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030D5" w14:textId="2E9FA7AD" w:rsidR="00206189" w:rsidRPr="00DE4DA3" w:rsidRDefault="00675FBF" w:rsidP="00DE4DA3">
      <w:pPr>
        <w:spacing w:after="0" w:line="240" w:lineRule="auto"/>
        <w:ind w:firstLine="0"/>
        <w:jc w:val="center"/>
        <w:rPr>
          <w:b/>
          <w:bCs/>
          <w:sz w:val="32"/>
          <w:szCs w:val="28"/>
        </w:rPr>
      </w:pPr>
      <w:r>
        <w:rPr>
          <w:b/>
          <w:bCs/>
          <w:sz w:val="32"/>
          <w:szCs w:val="28"/>
        </w:rPr>
        <w:t xml:space="preserve">           </w:t>
      </w:r>
      <w:r w:rsidR="005A453F">
        <w:rPr>
          <w:b/>
          <w:bCs/>
          <w:sz w:val="32"/>
          <w:szCs w:val="28"/>
        </w:rPr>
        <w:t xml:space="preserve">  </w:t>
      </w:r>
      <w:r w:rsidR="00DE4DA3" w:rsidRPr="00DE4DA3">
        <w:rPr>
          <w:b/>
          <w:bCs/>
          <w:sz w:val="32"/>
          <w:szCs w:val="28"/>
        </w:rPr>
        <w:t>BUKU TUGAS AKHIR</w:t>
      </w:r>
    </w:p>
    <w:p w14:paraId="639E1CA4" w14:textId="77777777" w:rsidR="00DE4DA3" w:rsidRPr="00DE4DA3" w:rsidRDefault="00DE4DA3" w:rsidP="00DE4DA3">
      <w:pPr>
        <w:spacing w:after="0" w:line="240" w:lineRule="auto"/>
        <w:ind w:firstLine="0"/>
        <w:jc w:val="center"/>
        <w:rPr>
          <w:b/>
          <w:bCs/>
          <w:sz w:val="32"/>
          <w:szCs w:val="28"/>
        </w:rPr>
      </w:pPr>
      <w:r w:rsidRPr="00DE4DA3">
        <w:rPr>
          <w:b/>
          <w:bCs/>
          <w:sz w:val="32"/>
          <w:szCs w:val="28"/>
        </w:rPr>
        <w:t>CAPSTONE DESIGN</w:t>
      </w:r>
    </w:p>
    <w:p w14:paraId="43BDA16F" w14:textId="77777777" w:rsidR="00DE4DA3" w:rsidRDefault="00DE4DA3" w:rsidP="00DE4DA3">
      <w:pPr>
        <w:ind w:firstLine="0"/>
      </w:pPr>
    </w:p>
    <w:p w14:paraId="5CE701B4" w14:textId="77777777" w:rsidR="00DE4DA3" w:rsidRDefault="00DE4DA3" w:rsidP="00DE4DA3">
      <w:pPr>
        <w:ind w:firstLine="0"/>
      </w:pPr>
    </w:p>
    <w:p w14:paraId="25394330" w14:textId="77777777" w:rsidR="00DE4DA3" w:rsidRDefault="00DE4DA3" w:rsidP="00DE4DA3">
      <w:pPr>
        <w:ind w:firstLine="0"/>
      </w:pPr>
    </w:p>
    <w:p w14:paraId="20D35863" w14:textId="77777777" w:rsidR="00DE4DA3" w:rsidRDefault="00DE4DA3" w:rsidP="00DE4DA3">
      <w:pPr>
        <w:ind w:firstLine="0"/>
      </w:pPr>
    </w:p>
    <w:p w14:paraId="66F2A089" w14:textId="77777777" w:rsidR="00DE4DA3" w:rsidRDefault="00DE4DA3" w:rsidP="00DE4DA3">
      <w:pPr>
        <w:ind w:firstLine="0"/>
        <w:jc w:val="center"/>
      </w:pPr>
      <w:r>
        <w:rPr>
          <w:noProof/>
        </w:rPr>
        <w:drawing>
          <wp:inline distT="0" distB="0" distL="0" distR="0" wp14:anchorId="3DE26AAF" wp14:editId="32237FD6">
            <wp:extent cx="3552825" cy="1187555"/>
            <wp:effectExtent l="0" t="0" r="0" b="0"/>
            <wp:docPr id="1" name="Picture 1" descr="TELKOM UNIVERSITY - LOGO HORIZONTAL - INFO KAMPUS DAN SUMBER REFERENS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KOM UNIVERSITY - LOGO HORIZONTAL - INFO KAMPUS DAN SUMBER REFERENSI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3994" cy="1191288"/>
                    </a:xfrm>
                    <a:prstGeom prst="rect">
                      <a:avLst/>
                    </a:prstGeom>
                    <a:noFill/>
                    <a:ln>
                      <a:noFill/>
                    </a:ln>
                  </pic:spPr>
                </pic:pic>
              </a:graphicData>
            </a:graphic>
          </wp:inline>
        </w:drawing>
      </w:r>
    </w:p>
    <w:p w14:paraId="0505880E" w14:textId="77777777" w:rsidR="00DE4DA3" w:rsidRDefault="00DE4DA3" w:rsidP="00DE4DA3">
      <w:pPr>
        <w:ind w:firstLine="0"/>
        <w:jc w:val="center"/>
      </w:pPr>
    </w:p>
    <w:p w14:paraId="40414439" w14:textId="77777777" w:rsidR="00DE4DA3" w:rsidRDefault="00DE4DA3" w:rsidP="00DE4DA3">
      <w:pPr>
        <w:ind w:firstLine="0"/>
        <w:jc w:val="center"/>
        <w:rPr>
          <w:b/>
          <w:bCs/>
          <w:sz w:val="36"/>
          <w:szCs w:val="32"/>
        </w:rPr>
      </w:pPr>
      <w:r w:rsidRPr="00DE4DA3">
        <w:rPr>
          <w:b/>
          <w:bCs/>
          <w:sz w:val="36"/>
          <w:szCs w:val="32"/>
        </w:rPr>
        <w:t>[JUDUL CAPSTONE DESIGN]</w:t>
      </w:r>
    </w:p>
    <w:p w14:paraId="22E30EF5" w14:textId="77777777" w:rsidR="00DE4DA3" w:rsidRDefault="00DE4DA3" w:rsidP="00DE4DA3">
      <w:pPr>
        <w:ind w:firstLine="0"/>
        <w:jc w:val="center"/>
        <w:rPr>
          <w:b/>
          <w:bCs/>
          <w:sz w:val="36"/>
          <w:szCs w:val="32"/>
        </w:rPr>
      </w:pPr>
    </w:p>
    <w:p w14:paraId="7BC19515" w14:textId="77777777" w:rsidR="00DE4DA3" w:rsidRDefault="00DE4DA3" w:rsidP="00DE4DA3">
      <w:pPr>
        <w:ind w:firstLine="0"/>
        <w:jc w:val="center"/>
        <w:rPr>
          <w:b/>
          <w:bCs/>
          <w:sz w:val="36"/>
          <w:szCs w:val="32"/>
        </w:rPr>
      </w:pPr>
    </w:p>
    <w:p w14:paraId="4C813CCA" w14:textId="77777777" w:rsidR="00DE4DA3" w:rsidRDefault="00DE4DA3" w:rsidP="00DE4DA3">
      <w:pPr>
        <w:spacing w:line="240" w:lineRule="auto"/>
        <w:ind w:firstLine="0"/>
        <w:jc w:val="center"/>
        <w:rPr>
          <w:b/>
          <w:bCs/>
          <w:sz w:val="28"/>
          <w:szCs w:val="24"/>
        </w:rPr>
      </w:pPr>
      <w:r>
        <w:rPr>
          <w:b/>
          <w:bCs/>
          <w:sz w:val="28"/>
          <w:szCs w:val="24"/>
        </w:rPr>
        <w:t>Oleh :</w:t>
      </w:r>
    </w:p>
    <w:p w14:paraId="1505FC75" w14:textId="77777777" w:rsidR="00DE4DA3" w:rsidRDefault="00DE4DA3" w:rsidP="00DE4DA3">
      <w:pPr>
        <w:spacing w:line="240" w:lineRule="auto"/>
        <w:ind w:firstLine="0"/>
        <w:jc w:val="center"/>
        <w:rPr>
          <w:b/>
          <w:bCs/>
          <w:sz w:val="28"/>
          <w:szCs w:val="24"/>
        </w:rPr>
      </w:pPr>
      <w:proofErr w:type="spellStart"/>
      <w:r>
        <w:rPr>
          <w:b/>
          <w:bCs/>
          <w:sz w:val="28"/>
          <w:szCs w:val="24"/>
        </w:rPr>
        <w:t>Penulis</w:t>
      </w:r>
      <w:proofErr w:type="spellEnd"/>
      <w:r>
        <w:rPr>
          <w:b/>
          <w:bCs/>
          <w:sz w:val="28"/>
          <w:szCs w:val="24"/>
        </w:rPr>
        <w:t xml:space="preserve"> 1 / NIM</w:t>
      </w:r>
    </w:p>
    <w:p w14:paraId="21B2DDA3" w14:textId="77777777" w:rsidR="00DE4DA3" w:rsidRPr="0055394C" w:rsidRDefault="00DE4DA3" w:rsidP="00DE4DA3">
      <w:pPr>
        <w:spacing w:line="240" w:lineRule="auto"/>
        <w:ind w:firstLine="0"/>
        <w:jc w:val="center"/>
        <w:rPr>
          <w:b/>
          <w:bCs/>
          <w:sz w:val="28"/>
          <w:szCs w:val="24"/>
          <w:lang w:val="sv-SE"/>
        </w:rPr>
      </w:pPr>
      <w:r w:rsidRPr="0055394C">
        <w:rPr>
          <w:b/>
          <w:bCs/>
          <w:sz w:val="28"/>
          <w:szCs w:val="24"/>
          <w:lang w:val="sv-SE"/>
        </w:rPr>
        <w:t>Penulis 2 / NIM</w:t>
      </w:r>
    </w:p>
    <w:p w14:paraId="65ED747A" w14:textId="77777777" w:rsidR="00DE4DA3" w:rsidRPr="0055394C" w:rsidRDefault="00DE4DA3" w:rsidP="00DE4DA3">
      <w:pPr>
        <w:spacing w:line="240" w:lineRule="auto"/>
        <w:ind w:firstLine="0"/>
        <w:jc w:val="center"/>
        <w:rPr>
          <w:b/>
          <w:bCs/>
          <w:sz w:val="28"/>
          <w:szCs w:val="24"/>
          <w:lang w:val="sv-SE"/>
        </w:rPr>
      </w:pPr>
      <w:r w:rsidRPr="0055394C">
        <w:rPr>
          <w:b/>
          <w:bCs/>
          <w:sz w:val="28"/>
          <w:szCs w:val="24"/>
          <w:lang w:val="sv-SE"/>
        </w:rPr>
        <w:t>Penulis 3 / NIM</w:t>
      </w:r>
    </w:p>
    <w:p w14:paraId="619A6A59" w14:textId="77777777" w:rsidR="00DE4DA3" w:rsidRPr="0055394C" w:rsidRDefault="00DE4DA3" w:rsidP="00DE4DA3">
      <w:pPr>
        <w:spacing w:line="240" w:lineRule="auto"/>
        <w:ind w:firstLine="0"/>
        <w:jc w:val="center"/>
        <w:rPr>
          <w:b/>
          <w:bCs/>
          <w:sz w:val="28"/>
          <w:szCs w:val="24"/>
          <w:lang w:val="sv-SE"/>
        </w:rPr>
      </w:pPr>
    </w:p>
    <w:p w14:paraId="7BEEC619" w14:textId="77777777" w:rsidR="00DE4DA3" w:rsidRPr="0055394C" w:rsidRDefault="00DE4DA3" w:rsidP="00DE4DA3">
      <w:pPr>
        <w:spacing w:line="240" w:lineRule="auto"/>
        <w:ind w:firstLine="0"/>
        <w:jc w:val="center"/>
        <w:rPr>
          <w:b/>
          <w:bCs/>
          <w:sz w:val="28"/>
          <w:szCs w:val="24"/>
          <w:lang w:val="sv-SE"/>
        </w:rPr>
      </w:pPr>
    </w:p>
    <w:p w14:paraId="1232B142" w14:textId="77777777" w:rsidR="00DE4DA3" w:rsidRPr="0055394C" w:rsidRDefault="00DE4DA3" w:rsidP="00DE4DA3">
      <w:pPr>
        <w:spacing w:line="240" w:lineRule="auto"/>
        <w:ind w:firstLine="0"/>
        <w:jc w:val="center"/>
        <w:rPr>
          <w:b/>
          <w:bCs/>
          <w:sz w:val="28"/>
          <w:szCs w:val="24"/>
          <w:lang w:val="sv-SE"/>
        </w:rPr>
      </w:pPr>
    </w:p>
    <w:p w14:paraId="3DC6F456" w14:textId="77777777" w:rsidR="00DE4DA3" w:rsidRPr="0055394C" w:rsidRDefault="00DE4DA3" w:rsidP="00DE4DA3">
      <w:pPr>
        <w:spacing w:line="240" w:lineRule="auto"/>
        <w:ind w:firstLine="0"/>
        <w:jc w:val="center"/>
        <w:rPr>
          <w:b/>
          <w:bCs/>
          <w:sz w:val="28"/>
          <w:szCs w:val="24"/>
          <w:lang w:val="sv-SE"/>
        </w:rPr>
      </w:pPr>
      <w:r w:rsidRPr="0055394C">
        <w:rPr>
          <w:b/>
          <w:bCs/>
          <w:sz w:val="28"/>
          <w:szCs w:val="24"/>
          <w:lang w:val="sv-SE"/>
        </w:rPr>
        <w:t>PRODI S1 TEKNIK [isi nama prodi]</w:t>
      </w:r>
    </w:p>
    <w:p w14:paraId="14986C66" w14:textId="77777777" w:rsidR="00DE4DA3" w:rsidRPr="0055394C" w:rsidRDefault="00DE4DA3" w:rsidP="00DE4DA3">
      <w:pPr>
        <w:spacing w:line="240" w:lineRule="auto"/>
        <w:ind w:firstLine="0"/>
        <w:jc w:val="center"/>
        <w:rPr>
          <w:b/>
          <w:bCs/>
          <w:sz w:val="28"/>
          <w:szCs w:val="24"/>
          <w:lang w:val="sv-SE"/>
        </w:rPr>
      </w:pPr>
      <w:r w:rsidRPr="0055394C">
        <w:rPr>
          <w:b/>
          <w:bCs/>
          <w:sz w:val="28"/>
          <w:szCs w:val="24"/>
          <w:lang w:val="sv-SE"/>
        </w:rPr>
        <w:t>FAKULTAS TEKNIK ELEKTRO</w:t>
      </w:r>
    </w:p>
    <w:p w14:paraId="368340C6" w14:textId="77777777" w:rsidR="00DE4DA3" w:rsidRPr="0055394C" w:rsidRDefault="00DE4DA3" w:rsidP="00DE4DA3">
      <w:pPr>
        <w:spacing w:line="240" w:lineRule="auto"/>
        <w:ind w:firstLine="0"/>
        <w:jc w:val="center"/>
        <w:rPr>
          <w:b/>
          <w:bCs/>
          <w:sz w:val="28"/>
          <w:szCs w:val="24"/>
          <w:lang w:val="sv-SE"/>
        </w:rPr>
      </w:pPr>
      <w:r w:rsidRPr="0055394C">
        <w:rPr>
          <w:b/>
          <w:bCs/>
          <w:sz w:val="28"/>
          <w:szCs w:val="24"/>
          <w:lang w:val="sv-SE"/>
        </w:rPr>
        <w:t>UNIVERSITAS TELKOM</w:t>
      </w:r>
    </w:p>
    <w:p w14:paraId="6458BCDA" w14:textId="77777777" w:rsidR="00DE4DA3" w:rsidRPr="0055394C" w:rsidRDefault="00DE4DA3" w:rsidP="00DE4DA3">
      <w:pPr>
        <w:spacing w:line="240" w:lineRule="auto"/>
        <w:ind w:firstLine="0"/>
        <w:jc w:val="center"/>
        <w:rPr>
          <w:b/>
          <w:bCs/>
          <w:sz w:val="28"/>
          <w:szCs w:val="24"/>
          <w:lang w:val="sv-SE"/>
        </w:rPr>
      </w:pPr>
      <w:r w:rsidRPr="0055394C">
        <w:rPr>
          <w:b/>
          <w:bCs/>
          <w:sz w:val="28"/>
          <w:szCs w:val="24"/>
          <w:lang w:val="sv-SE"/>
        </w:rPr>
        <w:t>BANDUNG</w:t>
      </w:r>
    </w:p>
    <w:p w14:paraId="1CE67750" w14:textId="77777777" w:rsidR="00482DC8" w:rsidRPr="0055394C" w:rsidRDefault="00DE4DA3" w:rsidP="00482DC8">
      <w:pPr>
        <w:spacing w:line="240" w:lineRule="auto"/>
        <w:ind w:firstLine="0"/>
        <w:jc w:val="center"/>
        <w:rPr>
          <w:b/>
          <w:bCs/>
          <w:sz w:val="28"/>
          <w:szCs w:val="24"/>
          <w:lang w:val="sv-SE"/>
        </w:rPr>
        <w:sectPr w:rsidR="00482DC8" w:rsidRPr="0055394C" w:rsidSect="001247A5">
          <w:pgSz w:w="11906" w:h="16838" w:code="9"/>
          <w:pgMar w:top="1440" w:right="1440" w:bottom="1440" w:left="1440" w:header="720" w:footer="720" w:gutter="0"/>
          <w:cols w:space="720"/>
          <w:docGrid w:linePitch="360"/>
        </w:sectPr>
      </w:pPr>
      <w:r w:rsidRPr="0055394C">
        <w:rPr>
          <w:b/>
          <w:bCs/>
          <w:sz w:val="28"/>
          <w:szCs w:val="24"/>
          <w:lang w:val="sv-SE"/>
        </w:rPr>
        <w:t>[tahun pembuatan]</w:t>
      </w:r>
    </w:p>
    <w:p w14:paraId="5B50B851" w14:textId="54132DCF" w:rsidR="00C338B6" w:rsidRDefault="00421A87" w:rsidP="0004428F">
      <w:pPr>
        <w:pStyle w:val="Style1"/>
        <w:spacing w:after="0"/>
        <w:rPr>
          <w:lang w:val="sv-SE"/>
        </w:rPr>
      </w:pPr>
      <w:bookmarkStart w:id="0" w:name="_Toc130977705"/>
      <w:r w:rsidRPr="0055394C">
        <w:rPr>
          <w:lang w:val="sv-SE"/>
        </w:rPr>
        <w:lastRenderedPageBreak/>
        <w:t>LEMBAR PENGESAHAN</w:t>
      </w:r>
      <w:bookmarkEnd w:id="0"/>
    </w:p>
    <w:p w14:paraId="6BDFB3C2" w14:textId="03F307D9" w:rsidR="00F821BA" w:rsidRPr="0055394C" w:rsidRDefault="00F821BA" w:rsidP="0004428F">
      <w:pPr>
        <w:pStyle w:val="Style1"/>
        <w:spacing w:before="0"/>
        <w:rPr>
          <w:bCs/>
          <w:sz w:val="28"/>
          <w:szCs w:val="24"/>
          <w:lang w:val="sv-SE"/>
        </w:rPr>
      </w:pPr>
      <w:r>
        <w:rPr>
          <w:lang w:val="sv-SE"/>
        </w:rPr>
        <w:t>BUKU CAPSTONE DESIGN</w:t>
      </w:r>
    </w:p>
    <w:p w14:paraId="7BDC161C" w14:textId="77777777" w:rsidR="00291B38" w:rsidRDefault="00291B38">
      <w:pPr>
        <w:spacing w:after="160" w:line="259" w:lineRule="auto"/>
        <w:ind w:firstLine="0"/>
        <w:jc w:val="left"/>
        <w:rPr>
          <w:lang w:val="sv-SE"/>
        </w:rPr>
      </w:pPr>
    </w:p>
    <w:p w14:paraId="6EBA1672" w14:textId="77777777" w:rsidR="00291B38" w:rsidRDefault="00291B38" w:rsidP="00291B38">
      <w:pPr>
        <w:spacing w:after="160"/>
        <w:ind w:firstLine="0"/>
        <w:jc w:val="center"/>
        <w:rPr>
          <w:b/>
          <w:bCs/>
          <w:lang w:val="sv-SE"/>
        </w:rPr>
      </w:pPr>
      <w:r w:rsidRPr="00291B38">
        <w:rPr>
          <w:b/>
          <w:bCs/>
          <w:lang w:val="sv-SE"/>
        </w:rPr>
        <w:t>TULISKAN JUDUL CAPSTONE BAHASA INDONESIA DENGAN HURUF KAPITAL DISINI</w:t>
      </w:r>
    </w:p>
    <w:p w14:paraId="6CCAD92F" w14:textId="77777777" w:rsidR="0071530B" w:rsidRDefault="00291B38" w:rsidP="00291B38">
      <w:pPr>
        <w:spacing w:after="160"/>
        <w:ind w:firstLine="0"/>
        <w:jc w:val="center"/>
        <w:rPr>
          <w:i/>
          <w:iCs/>
          <w:lang w:val="sv-SE"/>
        </w:rPr>
      </w:pPr>
      <w:r w:rsidRPr="0071530B">
        <w:rPr>
          <w:i/>
          <w:iCs/>
          <w:lang w:val="sv-SE"/>
        </w:rPr>
        <w:t>(</w:t>
      </w:r>
      <w:r w:rsidR="0071530B" w:rsidRPr="0071530B">
        <w:rPr>
          <w:i/>
          <w:iCs/>
          <w:lang w:val="sv-SE"/>
        </w:rPr>
        <w:t>TULISKAN JUDUL CAPSTONE DALAM BAHASA INGGRIS DENGAN HURUF KAPITAL DISINI)</w:t>
      </w:r>
    </w:p>
    <w:p w14:paraId="41D11AF4" w14:textId="77777777" w:rsidR="00577039" w:rsidRDefault="00577039" w:rsidP="00577039">
      <w:pPr>
        <w:spacing w:after="0"/>
        <w:ind w:firstLine="0"/>
        <w:jc w:val="center"/>
        <w:rPr>
          <w:lang w:val="sv-SE"/>
        </w:rPr>
      </w:pPr>
    </w:p>
    <w:p w14:paraId="35B0B658" w14:textId="04440DC6" w:rsidR="00577039" w:rsidRPr="005A13DB" w:rsidRDefault="0071530B" w:rsidP="00577039">
      <w:pPr>
        <w:spacing w:after="0"/>
        <w:ind w:firstLine="0"/>
        <w:jc w:val="center"/>
        <w:rPr>
          <w:b/>
          <w:bCs/>
          <w:lang w:val="sv-SE"/>
        </w:rPr>
      </w:pPr>
      <w:r w:rsidRPr="005A13DB">
        <w:rPr>
          <w:b/>
          <w:bCs/>
          <w:lang w:val="sv-SE"/>
        </w:rPr>
        <w:t xml:space="preserve">Telah disetujui dan disahkan sebagai </w:t>
      </w:r>
      <w:r w:rsidR="00AF77F7" w:rsidRPr="005A13DB">
        <w:rPr>
          <w:b/>
          <w:bCs/>
          <w:lang w:val="sv-SE"/>
        </w:rPr>
        <w:t>bagian dari Capstone Design</w:t>
      </w:r>
    </w:p>
    <w:p w14:paraId="36A43DF0" w14:textId="38492FCE" w:rsidR="00577039" w:rsidRPr="005A13DB" w:rsidRDefault="00577039" w:rsidP="00577039">
      <w:pPr>
        <w:spacing w:after="0"/>
        <w:ind w:firstLine="0"/>
        <w:jc w:val="center"/>
        <w:rPr>
          <w:b/>
          <w:bCs/>
          <w:lang w:val="sv-SE"/>
        </w:rPr>
      </w:pPr>
      <w:r w:rsidRPr="005A13DB">
        <w:rPr>
          <w:b/>
          <w:bCs/>
          <w:lang w:val="sv-SE"/>
        </w:rPr>
        <w:t>Program S1 Teknik Telekomunikasi</w:t>
      </w:r>
    </w:p>
    <w:p w14:paraId="41593F55" w14:textId="669ABCC3" w:rsidR="00577039" w:rsidRPr="005A13DB" w:rsidRDefault="00577039" w:rsidP="00577039">
      <w:pPr>
        <w:spacing w:after="0"/>
        <w:ind w:firstLine="0"/>
        <w:jc w:val="center"/>
        <w:rPr>
          <w:b/>
          <w:bCs/>
          <w:lang w:val="sv-SE"/>
        </w:rPr>
      </w:pPr>
      <w:r w:rsidRPr="005A13DB">
        <w:rPr>
          <w:b/>
          <w:bCs/>
          <w:lang w:val="sv-SE"/>
        </w:rPr>
        <w:t>Fakultas Teknik Elektro</w:t>
      </w:r>
    </w:p>
    <w:p w14:paraId="44F78ED0" w14:textId="1DF8DB4A" w:rsidR="00577039" w:rsidRPr="005A13DB" w:rsidRDefault="00577039" w:rsidP="00577039">
      <w:pPr>
        <w:spacing w:after="0"/>
        <w:ind w:firstLine="0"/>
        <w:jc w:val="center"/>
        <w:rPr>
          <w:b/>
          <w:bCs/>
          <w:lang w:val="sv-SE"/>
        </w:rPr>
      </w:pPr>
      <w:r w:rsidRPr="005A13DB">
        <w:rPr>
          <w:b/>
          <w:bCs/>
          <w:lang w:val="sv-SE"/>
        </w:rPr>
        <w:t>Universitas Telkom</w:t>
      </w:r>
    </w:p>
    <w:p w14:paraId="22C804D8" w14:textId="357943A2" w:rsidR="00577039" w:rsidRPr="005A13DB" w:rsidRDefault="00577039" w:rsidP="00577039">
      <w:pPr>
        <w:spacing w:after="0"/>
        <w:ind w:firstLine="0"/>
        <w:jc w:val="center"/>
        <w:rPr>
          <w:b/>
          <w:bCs/>
          <w:lang w:val="sv-SE"/>
        </w:rPr>
      </w:pPr>
      <w:r w:rsidRPr="005A13DB">
        <w:rPr>
          <w:b/>
          <w:bCs/>
          <w:lang w:val="sv-SE"/>
        </w:rPr>
        <w:t>Bandung</w:t>
      </w:r>
    </w:p>
    <w:p w14:paraId="01D91E8E" w14:textId="77777777" w:rsidR="005A13DB" w:rsidRDefault="005A13DB" w:rsidP="00577039">
      <w:pPr>
        <w:spacing w:after="0"/>
        <w:ind w:firstLine="0"/>
        <w:jc w:val="center"/>
        <w:rPr>
          <w:lang w:val="sv-SE"/>
        </w:rPr>
      </w:pPr>
    </w:p>
    <w:p w14:paraId="20200D52" w14:textId="4C0DD010" w:rsidR="005A13DB" w:rsidRDefault="005A13DB" w:rsidP="00577039">
      <w:pPr>
        <w:spacing w:after="0"/>
        <w:ind w:firstLine="0"/>
        <w:jc w:val="center"/>
        <w:rPr>
          <w:lang w:val="sv-SE"/>
        </w:rPr>
      </w:pPr>
      <w:r>
        <w:rPr>
          <w:lang w:val="sv-SE"/>
        </w:rPr>
        <w:t>Disusun oleh:</w:t>
      </w:r>
    </w:p>
    <w:p w14:paraId="4DB3FCDB" w14:textId="77777777" w:rsidR="005A13DB" w:rsidRDefault="005A13DB" w:rsidP="00577039">
      <w:pPr>
        <w:spacing w:after="0"/>
        <w:ind w:firstLine="0"/>
        <w:jc w:val="center"/>
        <w:rPr>
          <w:lang w:val="sv-SE"/>
        </w:rPr>
      </w:pPr>
    </w:p>
    <w:p w14:paraId="2932D893" w14:textId="512CB457" w:rsidR="005A13DB" w:rsidRPr="00B9765D" w:rsidRDefault="009053C2" w:rsidP="00577039">
      <w:pPr>
        <w:spacing w:after="0"/>
        <w:ind w:firstLine="0"/>
        <w:jc w:val="center"/>
        <w:rPr>
          <w:b/>
          <w:bCs/>
          <w:lang w:val="sv-SE"/>
        </w:rPr>
      </w:pPr>
      <w:r w:rsidRPr="00B9765D">
        <w:rPr>
          <w:b/>
          <w:bCs/>
          <w:lang w:val="sv-SE"/>
        </w:rPr>
        <w:t>Emerson Royal</w:t>
      </w:r>
    </w:p>
    <w:p w14:paraId="52B66349" w14:textId="38DD2AF2" w:rsidR="009053C2" w:rsidRPr="00B9765D" w:rsidRDefault="009053C2" w:rsidP="00577039">
      <w:pPr>
        <w:spacing w:after="0"/>
        <w:ind w:firstLine="0"/>
        <w:jc w:val="center"/>
        <w:rPr>
          <w:b/>
          <w:bCs/>
          <w:lang w:val="sv-SE"/>
        </w:rPr>
      </w:pPr>
      <w:r w:rsidRPr="00B9765D">
        <w:rPr>
          <w:b/>
          <w:bCs/>
          <w:lang w:val="sv-SE"/>
        </w:rPr>
        <w:t>1101</w:t>
      </w:r>
      <w:r w:rsidR="00B9765D" w:rsidRPr="00B9765D">
        <w:rPr>
          <w:b/>
          <w:bCs/>
          <w:lang w:val="sv-SE"/>
        </w:rPr>
        <w:t>200012</w:t>
      </w:r>
    </w:p>
    <w:p w14:paraId="0AEE19A8" w14:textId="77777777" w:rsidR="00B9765D" w:rsidRDefault="00B9765D" w:rsidP="00577039">
      <w:pPr>
        <w:spacing w:after="0"/>
        <w:ind w:firstLine="0"/>
        <w:jc w:val="center"/>
        <w:rPr>
          <w:lang w:val="sv-SE"/>
        </w:rPr>
      </w:pPr>
    </w:p>
    <w:p w14:paraId="19C8E213" w14:textId="369269EC" w:rsidR="00B9765D" w:rsidRDefault="00B9765D" w:rsidP="00577039">
      <w:pPr>
        <w:spacing w:after="0"/>
        <w:ind w:firstLine="0"/>
        <w:jc w:val="center"/>
        <w:rPr>
          <w:b/>
          <w:bCs/>
          <w:lang w:val="sv-SE"/>
        </w:rPr>
      </w:pPr>
      <w:r w:rsidRPr="00F7086D">
        <w:rPr>
          <w:b/>
          <w:bCs/>
          <w:lang w:val="sv-SE"/>
        </w:rPr>
        <w:t xml:space="preserve">Bandung, </w:t>
      </w:r>
      <w:r w:rsidR="00F7086D" w:rsidRPr="00F7086D">
        <w:rPr>
          <w:b/>
          <w:bCs/>
          <w:lang w:val="sv-SE"/>
        </w:rPr>
        <w:t>9 Mei 2023</w:t>
      </w:r>
    </w:p>
    <w:p w14:paraId="6BB1CBE1" w14:textId="0942CA5D" w:rsidR="00F7086D" w:rsidRDefault="00F7086D" w:rsidP="00577039">
      <w:pPr>
        <w:spacing w:after="0"/>
        <w:ind w:firstLine="0"/>
        <w:jc w:val="center"/>
        <w:rPr>
          <w:b/>
          <w:bCs/>
          <w:lang w:val="sv-SE"/>
        </w:rPr>
      </w:pPr>
      <w:r>
        <w:rPr>
          <w:b/>
          <w:bCs/>
          <w:lang w:val="sv-SE"/>
        </w:rPr>
        <w:t>Menyetujui,</w:t>
      </w:r>
    </w:p>
    <w:p w14:paraId="332835D6" w14:textId="77777777" w:rsidR="00F7086D" w:rsidRDefault="00F7086D" w:rsidP="00577039">
      <w:pPr>
        <w:spacing w:after="0"/>
        <w:ind w:firstLine="0"/>
        <w:jc w:val="center"/>
        <w:rPr>
          <w:b/>
          <w:bCs/>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7086D" w:rsidRPr="00F7086D" w14:paraId="7E852AD4" w14:textId="77777777" w:rsidTr="004E71F3">
        <w:tc>
          <w:tcPr>
            <w:tcW w:w="4508" w:type="dxa"/>
          </w:tcPr>
          <w:p w14:paraId="6625488E" w14:textId="43BA1C90" w:rsidR="00F7086D" w:rsidRPr="00F7086D" w:rsidRDefault="00F7086D" w:rsidP="00F7086D">
            <w:pPr>
              <w:spacing w:after="0" w:line="240" w:lineRule="auto"/>
              <w:ind w:firstLine="0"/>
              <w:jc w:val="center"/>
              <w:rPr>
                <w:lang w:val="sv-SE"/>
              </w:rPr>
            </w:pPr>
            <w:r w:rsidRPr="00F7086D">
              <w:rPr>
                <w:lang w:val="sv-SE"/>
              </w:rPr>
              <w:t>Pembimbing 1</w:t>
            </w:r>
          </w:p>
        </w:tc>
        <w:tc>
          <w:tcPr>
            <w:tcW w:w="4508" w:type="dxa"/>
          </w:tcPr>
          <w:p w14:paraId="3F5D6F57" w14:textId="646BAF80" w:rsidR="00F7086D" w:rsidRPr="00F7086D" w:rsidRDefault="00F7086D" w:rsidP="00F7086D">
            <w:pPr>
              <w:spacing w:after="0" w:line="240" w:lineRule="auto"/>
              <w:ind w:firstLine="0"/>
              <w:jc w:val="center"/>
              <w:rPr>
                <w:lang w:val="sv-SE"/>
              </w:rPr>
            </w:pPr>
            <w:r>
              <w:rPr>
                <w:lang w:val="sv-SE"/>
              </w:rPr>
              <w:t>Pembimbing 2</w:t>
            </w:r>
          </w:p>
        </w:tc>
      </w:tr>
      <w:tr w:rsidR="00F7086D" w:rsidRPr="00F7086D" w14:paraId="1A14AC45" w14:textId="77777777" w:rsidTr="004E71F3">
        <w:trPr>
          <w:trHeight w:val="1988"/>
        </w:trPr>
        <w:tc>
          <w:tcPr>
            <w:tcW w:w="4508" w:type="dxa"/>
          </w:tcPr>
          <w:p w14:paraId="55C8F921" w14:textId="77777777" w:rsidR="00F7086D" w:rsidRPr="00F7086D" w:rsidRDefault="00F7086D" w:rsidP="00F7086D">
            <w:pPr>
              <w:spacing w:after="0" w:line="240" w:lineRule="auto"/>
              <w:ind w:firstLine="0"/>
              <w:jc w:val="center"/>
              <w:rPr>
                <w:lang w:val="sv-SE"/>
              </w:rPr>
            </w:pPr>
          </w:p>
        </w:tc>
        <w:tc>
          <w:tcPr>
            <w:tcW w:w="4508" w:type="dxa"/>
          </w:tcPr>
          <w:p w14:paraId="1A0A5968" w14:textId="77777777" w:rsidR="00F7086D" w:rsidRPr="00F7086D" w:rsidRDefault="00F7086D" w:rsidP="00F7086D">
            <w:pPr>
              <w:spacing w:after="0" w:line="240" w:lineRule="auto"/>
              <w:ind w:firstLine="0"/>
              <w:jc w:val="center"/>
              <w:rPr>
                <w:lang w:val="sv-SE"/>
              </w:rPr>
            </w:pPr>
          </w:p>
        </w:tc>
      </w:tr>
      <w:tr w:rsidR="00F7086D" w:rsidRPr="004E71F3" w14:paraId="655C78CE" w14:textId="77777777" w:rsidTr="004E71F3">
        <w:tc>
          <w:tcPr>
            <w:tcW w:w="4508" w:type="dxa"/>
          </w:tcPr>
          <w:p w14:paraId="2621A377" w14:textId="5B1BC6A1" w:rsidR="00F7086D" w:rsidRPr="004E71F3" w:rsidRDefault="00F7086D" w:rsidP="00F7086D">
            <w:pPr>
              <w:spacing w:after="0" w:line="240" w:lineRule="auto"/>
              <w:ind w:firstLine="0"/>
              <w:jc w:val="center"/>
              <w:rPr>
                <w:u w:val="single"/>
                <w:lang w:val="sv-SE"/>
              </w:rPr>
            </w:pPr>
            <w:r w:rsidRPr="004E71F3">
              <w:rPr>
                <w:u w:val="single"/>
                <w:lang w:val="sv-SE"/>
              </w:rPr>
              <w:t>Dr. Nachwan Mufti A</w:t>
            </w:r>
            <w:r w:rsidR="004E71F3" w:rsidRPr="004E71F3">
              <w:rPr>
                <w:u w:val="single"/>
                <w:lang w:val="sv-SE"/>
              </w:rPr>
              <w:t>., S.T., M.T.</w:t>
            </w:r>
          </w:p>
        </w:tc>
        <w:tc>
          <w:tcPr>
            <w:tcW w:w="4508" w:type="dxa"/>
          </w:tcPr>
          <w:p w14:paraId="7388E23F" w14:textId="3AE55BAD" w:rsidR="00F7086D" w:rsidRPr="004E71F3" w:rsidRDefault="004E71F3" w:rsidP="00F7086D">
            <w:pPr>
              <w:spacing w:after="0" w:line="240" w:lineRule="auto"/>
              <w:ind w:firstLine="0"/>
              <w:jc w:val="center"/>
              <w:rPr>
                <w:u w:val="single"/>
                <w:lang w:val="sv-SE"/>
              </w:rPr>
            </w:pPr>
            <w:r w:rsidRPr="004E71F3">
              <w:rPr>
                <w:u w:val="single"/>
                <w:lang w:val="sv-SE"/>
              </w:rPr>
              <w:t>Vinsensius Sigit W.P., S.T., M.T.</w:t>
            </w:r>
          </w:p>
        </w:tc>
      </w:tr>
      <w:tr w:rsidR="00F7086D" w:rsidRPr="004E71F3" w14:paraId="1F24E378" w14:textId="77777777" w:rsidTr="004E71F3">
        <w:tc>
          <w:tcPr>
            <w:tcW w:w="4508" w:type="dxa"/>
          </w:tcPr>
          <w:p w14:paraId="279362A9" w14:textId="2561635E" w:rsidR="00F7086D" w:rsidRPr="004E71F3" w:rsidRDefault="004E71F3" w:rsidP="00F7086D">
            <w:pPr>
              <w:spacing w:after="0" w:line="240" w:lineRule="auto"/>
              <w:ind w:firstLine="0"/>
              <w:jc w:val="center"/>
              <w:rPr>
                <w:lang w:val="sv-SE"/>
              </w:rPr>
            </w:pPr>
            <w:r>
              <w:rPr>
                <w:lang w:val="sv-SE"/>
              </w:rPr>
              <w:t>NIP. 99730017</w:t>
            </w:r>
          </w:p>
        </w:tc>
        <w:tc>
          <w:tcPr>
            <w:tcW w:w="4508" w:type="dxa"/>
          </w:tcPr>
          <w:p w14:paraId="5C3CAF7B" w14:textId="74F9F504" w:rsidR="00F7086D" w:rsidRPr="004E71F3" w:rsidRDefault="004E71F3" w:rsidP="00F7086D">
            <w:pPr>
              <w:spacing w:after="0" w:line="240" w:lineRule="auto"/>
              <w:ind w:firstLine="0"/>
              <w:jc w:val="center"/>
              <w:rPr>
                <w:lang w:val="sv-SE"/>
              </w:rPr>
            </w:pPr>
            <w:r>
              <w:rPr>
                <w:lang w:val="sv-SE"/>
              </w:rPr>
              <w:t>NIP. 20930032</w:t>
            </w:r>
          </w:p>
        </w:tc>
      </w:tr>
    </w:tbl>
    <w:p w14:paraId="074EA13B" w14:textId="77777777" w:rsidR="00F7086D" w:rsidRPr="004E71F3" w:rsidRDefault="00F7086D" w:rsidP="00577039">
      <w:pPr>
        <w:spacing w:after="0"/>
        <w:ind w:firstLine="0"/>
        <w:jc w:val="center"/>
        <w:rPr>
          <w:b/>
          <w:bCs/>
          <w:lang w:val="sv-SE"/>
        </w:rPr>
      </w:pPr>
    </w:p>
    <w:p w14:paraId="4C44BE44" w14:textId="77777777" w:rsidR="00577039" w:rsidRPr="004E71F3" w:rsidRDefault="00577039" w:rsidP="00577039">
      <w:pPr>
        <w:spacing w:after="0"/>
        <w:ind w:firstLine="0"/>
        <w:jc w:val="center"/>
        <w:rPr>
          <w:lang w:val="sv-SE"/>
        </w:rPr>
      </w:pPr>
    </w:p>
    <w:p w14:paraId="7495DEDC" w14:textId="3EDCBFA3" w:rsidR="007C2E7B" w:rsidRPr="004E71F3" w:rsidRDefault="007C2E7B" w:rsidP="00577039">
      <w:pPr>
        <w:spacing w:after="0"/>
        <w:ind w:firstLine="0"/>
        <w:jc w:val="center"/>
        <w:rPr>
          <w:lang w:val="sv-SE"/>
        </w:rPr>
      </w:pPr>
      <w:r w:rsidRPr="004E71F3">
        <w:rPr>
          <w:i/>
          <w:iCs/>
          <w:lang w:val="sv-SE"/>
        </w:rPr>
        <w:br w:type="page"/>
      </w:r>
    </w:p>
    <w:p w14:paraId="1DFDC52F" w14:textId="180CED65" w:rsidR="00482DC8" w:rsidRDefault="007C2E7B" w:rsidP="007C2E7B">
      <w:pPr>
        <w:pStyle w:val="Style1"/>
        <w:rPr>
          <w:lang w:val="sv-SE"/>
        </w:rPr>
      </w:pPr>
      <w:bookmarkStart w:id="1" w:name="_Toc130977706"/>
      <w:r w:rsidRPr="0055394C">
        <w:rPr>
          <w:lang w:val="sv-SE"/>
        </w:rPr>
        <w:lastRenderedPageBreak/>
        <w:t>LEMBAR PERNYATAAN ORISINALITAS</w:t>
      </w:r>
      <w:bookmarkEnd w:id="1"/>
    </w:p>
    <w:p w14:paraId="7A5EDD65" w14:textId="77777777" w:rsidR="00C3197E" w:rsidRDefault="00C3197E" w:rsidP="00C3197E">
      <w:pPr>
        <w:pStyle w:val="Style1"/>
        <w:jc w:val="both"/>
        <w:rPr>
          <w:lang w:val="sv-SE"/>
        </w:rPr>
      </w:pPr>
    </w:p>
    <w:p w14:paraId="20E18FE8" w14:textId="6B530DE7" w:rsidR="00C3197E" w:rsidRDefault="00C3197E" w:rsidP="00C3197E">
      <w:pPr>
        <w:rPr>
          <w:lang w:val="sv-SE"/>
        </w:rPr>
      </w:pPr>
      <w:r>
        <w:rPr>
          <w:lang w:val="sv-SE"/>
        </w:rPr>
        <w:t>Saya, yang bertanda tangan di bawah ini</w:t>
      </w:r>
    </w:p>
    <w:p w14:paraId="7B7F1985" w14:textId="42716BAA" w:rsidR="00450A13" w:rsidRPr="0095052B" w:rsidRDefault="00450A13" w:rsidP="0095052B">
      <w:pPr>
        <w:spacing w:after="0"/>
      </w:pPr>
      <w:r w:rsidRPr="0095052B">
        <w:t>Nama</w:t>
      </w:r>
      <w:r w:rsidR="0095052B" w:rsidRPr="0095052B">
        <w:tab/>
      </w:r>
      <w:r w:rsidR="0095052B" w:rsidRPr="0095052B">
        <w:tab/>
        <w:t>:</w:t>
      </w:r>
      <w:r w:rsidR="0095052B">
        <w:t xml:space="preserve"> Emerson Royal</w:t>
      </w:r>
    </w:p>
    <w:p w14:paraId="35C46F86" w14:textId="089E6553" w:rsidR="00450A13" w:rsidRPr="0095052B" w:rsidRDefault="00450A13" w:rsidP="0095052B">
      <w:pPr>
        <w:spacing w:after="0"/>
      </w:pPr>
      <w:r w:rsidRPr="0095052B">
        <w:t>NIM</w:t>
      </w:r>
      <w:r w:rsidR="0095052B" w:rsidRPr="0095052B">
        <w:tab/>
      </w:r>
      <w:r w:rsidR="0095052B" w:rsidRPr="0095052B">
        <w:tab/>
        <w:t>:</w:t>
      </w:r>
      <w:r w:rsidR="0095052B">
        <w:t xml:space="preserve"> 1101200012</w:t>
      </w:r>
    </w:p>
    <w:p w14:paraId="27CFE558" w14:textId="4AE51677" w:rsidR="00450A13" w:rsidRPr="0095052B" w:rsidRDefault="00450A13" w:rsidP="00450A13">
      <w:pPr>
        <w:spacing w:after="0"/>
        <w:rPr>
          <w:lang w:val="sv-SE"/>
        </w:rPr>
      </w:pPr>
      <w:r w:rsidRPr="0095052B">
        <w:rPr>
          <w:lang w:val="sv-SE"/>
        </w:rPr>
        <w:t>Alamat</w:t>
      </w:r>
      <w:r w:rsidR="0095052B" w:rsidRPr="0095052B">
        <w:rPr>
          <w:lang w:val="sv-SE"/>
        </w:rPr>
        <w:tab/>
      </w:r>
      <w:r w:rsidR="0095052B" w:rsidRPr="0095052B">
        <w:rPr>
          <w:lang w:val="sv-SE"/>
        </w:rPr>
        <w:tab/>
        <w:t>: Cikoneng, jalan xxx, b</w:t>
      </w:r>
      <w:r w:rsidR="0095052B">
        <w:rPr>
          <w:lang w:val="sv-SE"/>
        </w:rPr>
        <w:t>lok xxx</w:t>
      </w:r>
    </w:p>
    <w:p w14:paraId="5BCA3162" w14:textId="1F7167D9" w:rsidR="00450A13" w:rsidRPr="0095052B" w:rsidRDefault="00450A13" w:rsidP="00450A13">
      <w:pPr>
        <w:spacing w:after="0"/>
      </w:pPr>
      <w:r w:rsidRPr="0095052B">
        <w:t xml:space="preserve">No. </w:t>
      </w:r>
      <w:proofErr w:type="spellStart"/>
      <w:r w:rsidRPr="0095052B">
        <w:t>Telepon</w:t>
      </w:r>
      <w:proofErr w:type="spellEnd"/>
      <w:r w:rsidR="0095052B" w:rsidRPr="0095052B">
        <w:tab/>
        <w:t>:</w:t>
      </w:r>
      <w:r w:rsidR="0095052B">
        <w:t xml:space="preserve"> 0812xxxxxx</w:t>
      </w:r>
    </w:p>
    <w:p w14:paraId="256FC542" w14:textId="30FD3BEA" w:rsidR="00450A13" w:rsidRPr="0095052B" w:rsidRDefault="00450A13" w:rsidP="00450A13">
      <w:pPr>
        <w:spacing w:after="0"/>
      </w:pPr>
      <w:r w:rsidRPr="0095052B">
        <w:t>Email</w:t>
      </w:r>
      <w:r w:rsidR="0095052B" w:rsidRPr="0095052B">
        <w:tab/>
      </w:r>
      <w:r w:rsidR="0095052B" w:rsidRPr="0095052B">
        <w:tab/>
        <w:t>: r</w:t>
      </w:r>
      <w:r w:rsidR="0095052B">
        <w:t>oyal.emerson@gmail.com</w:t>
      </w:r>
    </w:p>
    <w:p w14:paraId="256B854E" w14:textId="5C2C180A" w:rsidR="00450A13" w:rsidRDefault="00450A13" w:rsidP="00450A13">
      <w:pPr>
        <w:spacing w:before="120"/>
        <w:rPr>
          <w:lang w:val="sv-SE"/>
        </w:rPr>
      </w:pPr>
      <w:r w:rsidRPr="00FD7A72">
        <w:rPr>
          <w:lang w:val="sv-SE"/>
        </w:rPr>
        <w:t xml:space="preserve">Menyatakan bahwa </w:t>
      </w:r>
      <w:r w:rsidR="00FD7A72" w:rsidRPr="00FD7A72">
        <w:rPr>
          <w:lang w:val="sv-SE"/>
        </w:rPr>
        <w:t>Buku Capstone Design ini mer</w:t>
      </w:r>
      <w:r w:rsidR="00FD7A72">
        <w:rPr>
          <w:lang w:val="sv-SE"/>
        </w:rPr>
        <w:t>upakan karya orisinal saya sendiri bersama dengan kelompok Capstone Design saya, dengan judul</w:t>
      </w:r>
      <w:r w:rsidR="000E1AE0">
        <w:rPr>
          <w:lang w:val="sv-SE"/>
        </w:rPr>
        <w:t>:</w:t>
      </w:r>
    </w:p>
    <w:p w14:paraId="0407E14F" w14:textId="77777777" w:rsidR="0095052B" w:rsidRPr="00FD7A72" w:rsidRDefault="0095052B" w:rsidP="00450A13">
      <w:pPr>
        <w:spacing w:before="120"/>
        <w:rPr>
          <w:lang w:val="sv-SE"/>
        </w:rPr>
      </w:pPr>
    </w:p>
    <w:p w14:paraId="1C1204D3" w14:textId="77777777" w:rsidR="000E1AE0" w:rsidRDefault="000E1AE0" w:rsidP="000E1AE0">
      <w:pPr>
        <w:spacing w:after="160"/>
        <w:ind w:firstLine="0"/>
        <w:jc w:val="center"/>
        <w:rPr>
          <w:b/>
          <w:bCs/>
          <w:lang w:val="sv-SE"/>
        </w:rPr>
      </w:pPr>
      <w:r w:rsidRPr="00291B38">
        <w:rPr>
          <w:b/>
          <w:bCs/>
          <w:lang w:val="sv-SE"/>
        </w:rPr>
        <w:t>TULISKAN JUDUL CAPSTONE BAHASA INDONESIA DENGAN HURUF KAPITAL DISINI</w:t>
      </w:r>
    </w:p>
    <w:p w14:paraId="6FEEF03A" w14:textId="77777777" w:rsidR="0095052B" w:rsidRDefault="0095052B" w:rsidP="000E1AE0">
      <w:pPr>
        <w:spacing w:after="160"/>
        <w:ind w:firstLine="0"/>
        <w:jc w:val="center"/>
        <w:rPr>
          <w:b/>
          <w:bCs/>
          <w:lang w:val="sv-SE"/>
        </w:rPr>
      </w:pPr>
    </w:p>
    <w:p w14:paraId="7A4FCC92" w14:textId="77777777" w:rsidR="000E1AE0" w:rsidRDefault="000E1AE0" w:rsidP="000E1AE0">
      <w:pPr>
        <w:spacing w:after="160"/>
        <w:ind w:firstLine="0"/>
        <w:jc w:val="center"/>
        <w:rPr>
          <w:i/>
          <w:iCs/>
          <w:lang w:val="sv-SE"/>
        </w:rPr>
      </w:pPr>
      <w:r w:rsidRPr="0071530B">
        <w:rPr>
          <w:i/>
          <w:iCs/>
          <w:lang w:val="sv-SE"/>
        </w:rPr>
        <w:t>(TULISKAN JUDUL CAPSTONE DALAM BAHASA INGGRIS DENGAN HURUF KAPITAL DISINI)</w:t>
      </w:r>
    </w:p>
    <w:p w14:paraId="01C4664E" w14:textId="77777777" w:rsidR="0095052B" w:rsidRDefault="0095052B" w:rsidP="000E1AE0">
      <w:pPr>
        <w:spacing w:after="160"/>
        <w:ind w:firstLine="0"/>
        <w:jc w:val="center"/>
        <w:rPr>
          <w:i/>
          <w:iCs/>
          <w:lang w:val="sv-SE"/>
        </w:rPr>
      </w:pPr>
    </w:p>
    <w:p w14:paraId="609A573F" w14:textId="1E868F07" w:rsidR="000E1AE0" w:rsidRDefault="0095052B" w:rsidP="0095052B">
      <w:pPr>
        <w:rPr>
          <w:lang w:val="sv-SE"/>
        </w:rPr>
      </w:pPr>
      <w:r>
        <w:rPr>
          <w:lang w:val="sv-SE"/>
        </w:rPr>
        <w:t>Atas pernyataan ini, saya siap menanggung resiko/sanksi yang dijatuhkan kepada saya apabila dikemudian ditemukan adanya pelanggaran terhadap kejujuran akademik atau etika keilmuan dalam karya ini, atau ditemukan bukti yang menunjukkan ketidak aslian karya ini.</w:t>
      </w:r>
    </w:p>
    <w:p w14:paraId="7E1E11F0" w14:textId="77777777" w:rsidR="0095052B" w:rsidRDefault="0095052B" w:rsidP="0095052B">
      <w:pPr>
        <w:rPr>
          <w:lang w:val="sv-SE"/>
        </w:rPr>
      </w:pPr>
    </w:p>
    <w:p w14:paraId="0D7B72E8" w14:textId="77777777" w:rsidR="0095052B" w:rsidRDefault="0095052B">
      <w:pPr>
        <w:spacing w:after="160" w:line="259" w:lineRule="auto"/>
        <w:ind w:firstLine="0"/>
        <w:jc w:val="left"/>
        <w:rPr>
          <w:lang w:val="sv-SE"/>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1"/>
      </w:tblGrid>
      <w:tr w:rsidR="0095052B" w14:paraId="1239008A" w14:textId="77777777" w:rsidTr="0095052B">
        <w:trPr>
          <w:jc w:val="right"/>
        </w:trPr>
        <w:tc>
          <w:tcPr>
            <w:tcW w:w="3621" w:type="dxa"/>
            <w:vAlign w:val="center"/>
          </w:tcPr>
          <w:p w14:paraId="5330CD18" w14:textId="0ED80E7E" w:rsidR="0095052B" w:rsidRDefault="0095052B" w:rsidP="0095052B">
            <w:pPr>
              <w:spacing w:after="0" w:line="240" w:lineRule="auto"/>
              <w:ind w:firstLine="0"/>
              <w:jc w:val="center"/>
              <w:rPr>
                <w:lang w:val="sv-SE"/>
              </w:rPr>
            </w:pPr>
            <w:r>
              <w:rPr>
                <w:lang w:val="sv-SE"/>
              </w:rPr>
              <w:t>Bandung, 9 Mei 2023</w:t>
            </w:r>
          </w:p>
        </w:tc>
      </w:tr>
      <w:tr w:rsidR="0095052B" w14:paraId="5222E489" w14:textId="77777777" w:rsidTr="0095052B">
        <w:trPr>
          <w:trHeight w:val="1358"/>
          <w:jc w:val="right"/>
        </w:trPr>
        <w:tc>
          <w:tcPr>
            <w:tcW w:w="3621" w:type="dxa"/>
            <w:vAlign w:val="center"/>
          </w:tcPr>
          <w:p w14:paraId="2FD67A69" w14:textId="265071B6" w:rsidR="0095052B" w:rsidRDefault="0095052B" w:rsidP="0095052B">
            <w:pPr>
              <w:spacing w:after="0" w:line="240" w:lineRule="auto"/>
              <w:ind w:firstLine="0"/>
              <w:jc w:val="center"/>
              <w:rPr>
                <w:lang w:val="sv-SE"/>
              </w:rPr>
            </w:pPr>
            <w:r>
              <w:rPr>
                <w:lang w:val="sv-SE"/>
              </w:rPr>
              <w:t>(tanda tangan)</w:t>
            </w:r>
          </w:p>
        </w:tc>
      </w:tr>
      <w:tr w:rsidR="0095052B" w14:paraId="48DEB6C3" w14:textId="77777777" w:rsidTr="0095052B">
        <w:trPr>
          <w:jc w:val="right"/>
        </w:trPr>
        <w:tc>
          <w:tcPr>
            <w:tcW w:w="3621" w:type="dxa"/>
            <w:tcBorders>
              <w:bottom w:val="single" w:sz="4" w:space="0" w:color="auto"/>
            </w:tcBorders>
            <w:vAlign w:val="center"/>
          </w:tcPr>
          <w:p w14:paraId="1FA6462C" w14:textId="417E49BC" w:rsidR="0095052B" w:rsidRDefault="0095052B" w:rsidP="0095052B">
            <w:pPr>
              <w:spacing w:after="0" w:line="240" w:lineRule="auto"/>
              <w:ind w:firstLine="0"/>
              <w:jc w:val="center"/>
              <w:rPr>
                <w:lang w:val="sv-SE"/>
              </w:rPr>
            </w:pPr>
            <w:r>
              <w:t>Emerson Royal</w:t>
            </w:r>
          </w:p>
        </w:tc>
      </w:tr>
      <w:tr w:rsidR="0095052B" w14:paraId="26C36476" w14:textId="77777777" w:rsidTr="0095052B">
        <w:trPr>
          <w:jc w:val="right"/>
        </w:trPr>
        <w:tc>
          <w:tcPr>
            <w:tcW w:w="3621" w:type="dxa"/>
            <w:tcBorders>
              <w:top w:val="single" w:sz="4" w:space="0" w:color="auto"/>
            </w:tcBorders>
            <w:vAlign w:val="center"/>
          </w:tcPr>
          <w:p w14:paraId="23163A32" w14:textId="6CCCDBE3" w:rsidR="0095052B" w:rsidRDefault="0095052B" w:rsidP="0095052B">
            <w:pPr>
              <w:spacing w:after="0" w:line="240" w:lineRule="auto"/>
              <w:ind w:firstLine="0"/>
              <w:jc w:val="center"/>
              <w:rPr>
                <w:lang w:val="sv-SE"/>
              </w:rPr>
            </w:pPr>
            <w:r>
              <w:t>1101200012</w:t>
            </w:r>
          </w:p>
        </w:tc>
      </w:tr>
    </w:tbl>
    <w:p w14:paraId="42FBF3D0" w14:textId="66956CCA" w:rsidR="00482DC8" w:rsidRPr="00FD7A72" w:rsidRDefault="00482DC8">
      <w:pPr>
        <w:spacing w:after="160" w:line="259" w:lineRule="auto"/>
        <w:ind w:firstLine="0"/>
        <w:jc w:val="left"/>
        <w:rPr>
          <w:rFonts w:eastAsiaTheme="majorEastAsia" w:cstheme="majorBidi"/>
          <w:b/>
          <w:color w:val="000000" w:themeColor="text1"/>
          <w:sz w:val="32"/>
          <w:szCs w:val="32"/>
          <w:lang w:val="sv-SE"/>
        </w:rPr>
      </w:pPr>
      <w:r w:rsidRPr="00FD7A72">
        <w:rPr>
          <w:lang w:val="sv-SE"/>
        </w:rPr>
        <w:br w:type="page"/>
      </w:r>
    </w:p>
    <w:p w14:paraId="14E45E93" w14:textId="55E241D3" w:rsidR="007C2E7B" w:rsidRPr="0055394C" w:rsidRDefault="00482DC8" w:rsidP="00482DC8">
      <w:pPr>
        <w:pStyle w:val="Style1"/>
        <w:rPr>
          <w:lang w:val="sv-SE"/>
        </w:rPr>
      </w:pPr>
      <w:bookmarkStart w:id="2" w:name="_Toc130977707"/>
      <w:r w:rsidRPr="0055394C">
        <w:rPr>
          <w:lang w:val="sv-SE"/>
        </w:rPr>
        <w:lastRenderedPageBreak/>
        <w:t>ABSTRAK</w:t>
      </w:r>
      <w:bookmarkEnd w:id="2"/>
    </w:p>
    <w:p w14:paraId="0C2FF746" w14:textId="77777777" w:rsidR="00180C36" w:rsidRPr="0055394C" w:rsidRDefault="00482DC8" w:rsidP="00482DC8">
      <w:pPr>
        <w:rPr>
          <w:lang w:val="sv-SE"/>
        </w:rPr>
      </w:pPr>
      <w:r w:rsidRPr="0055394C">
        <w:rPr>
          <w:lang w:val="sv-SE"/>
        </w:rPr>
        <w:t xml:space="preserve">Format kertas, margin, penomoran halaman, penomoran </w:t>
      </w:r>
      <w:r w:rsidR="00890F65" w:rsidRPr="0055394C">
        <w:rPr>
          <w:lang w:val="sv-SE"/>
        </w:rPr>
        <w:t xml:space="preserve">Bab dan sub Bab sudah diatur secara format. Untuk mengubah level tulisan (dari Bab ke sub-Bab, ke paragraph atau sebaliknya) silahkan menggunakan tab styles pada tab Home di </w:t>
      </w:r>
      <w:r w:rsidR="00910992" w:rsidRPr="0055394C">
        <w:rPr>
          <w:lang w:val="sv-SE"/>
        </w:rPr>
        <w:t xml:space="preserve">Microsoft word. </w:t>
      </w:r>
      <w:r w:rsidR="008F0879" w:rsidRPr="0055394C">
        <w:rPr>
          <w:lang w:val="sv-SE"/>
        </w:rPr>
        <w:t>Jika mengubah penomoran dan mengganti dengan yang manual, akan berakibat ke template</w:t>
      </w:r>
      <w:r w:rsidR="00180C36" w:rsidRPr="0055394C">
        <w:rPr>
          <w:lang w:val="sv-SE"/>
        </w:rPr>
        <w:t>.</w:t>
      </w:r>
    </w:p>
    <w:p w14:paraId="64042D18" w14:textId="3FA8FB36" w:rsidR="009C1744" w:rsidRPr="0055394C" w:rsidRDefault="00482DC8" w:rsidP="00482DC8">
      <w:pPr>
        <w:rPr>
          <w:lang w:val="sv-SE"/>
        </w:rPr>
      </w:pPr>
      <w:r w:rsidRPr="0055394C">
        <w:rPr>
          <w:lang w:val="sv-SE"/>
        </w:rPr>
        <w:t>Tulisan Heading tanpa penomoran menggunakan style “Style 1”</w:t>
      </w:r>
      <w:r w:rsidR="00180C36" w:rsidRPr="0055394C">
        <w:rPr>
          <w:lang w:val="sv-SE"/>
        </w:rPr>
        <w:t>. Penulisan Bab menggunakan style “</w:t>
      </w:r>
      <w:r w:rsidR="003F1CEB" w:rsidRPr="0055394C">
        <w:rPr>
          <w:lang w:val="sv-SE"/>
        </w:rPr>
        <w:t>H</w:t>
      </w:r>
      <w:r w:rsidR="00180C36" w:rsidRPr="0055394C">
        <w:rPr>
          <w:lang w:val="sv-SE"/>
        </w:rPr>
        <w:t>eading 1”, penulisan sub bab menggunakan “</w:t>
      </w:r>
      <w:r w:rsidR="003F1CEB" w:rsidRPr="0055394C">
        <w:rPr>
          <w:lang w:val="sv-SE"/>
        </w:rPr>
        <w:t>H</w:t>
      </w:r>
      <w:r w:rsidR="00180C36" w:rsidRPr="0055394C">
        <w:rPr>
          <w:lang w:val="sv-SE"/>
        </w:rPr>
        <w:t>eading 2” dan penulisan sub-sub-bab menggunakan “</w:t>
      </w:r>
      <w:r w:rsidR="003F1CEB" w:rsidRPr="0055394C">
        <w:rPr>
          <w:lang w:val="sv-SE"/>
        </w:rPr>
        <w:t>H</w:t>
      </w:r>
      <w:r w:rsidR="00180C36" w:rsidRPr="0055394C">
        <w:rPr>
          <w:lang w:val="sv-SE"/>
        </w:rPr>
        <w:t>eading 3”</w:t>
      </w:r>
      <w:r w:rsidR="003F1CEB" w:rsidRPr="0055394C">
        <w:rPr>
          <w:lang w:val="sv-SE"/>
        </w:rPr>
        <w:t>. Pen</w:t>
      </w:r>
      <w:r w:rsidR="009C1744" w:rsidRPr="0055394C">
        <w:rPr>
          <w:lang w:val="sv-SE"/>
        </w:rPr>
        <w:t>ulisan paragraph menggunakan style “Normal”. Tidak perlu mengubah spacing dan ukuran tulisan lagi.</w:t>
      </w:r>
    </w:p>
    <w:p w14:paraId="50BA2600" w14:textId="06D7530B" w:rsidR="005A738A" w:rsidRPr="0055394C" w:rsidRDefault="005A738A" w:rsidP="00482DC8">
      <w:pPr>
        <w:rPr>
          <w:lang w:val="sv-SE"/>
        </w:rPr>
      </w:pPr>
      <w:r w:rsidRPr="0055394C">
        <w:rPr>
          <w:lang w:val="sv-SE"/>
        </w:rPr>
        <w:t>Abstrak terdiri dari 3 paragraf</w:t>
      </w:r>
      <w:r w:rsidR="005A6468" w:rsidRPr="0055394C">
        <w:rPr>
          <w:lang w:val="sv-SE"/>
        </w:rPr>
        <w:t xml:space="preserve"> : pragraf pertama menceritakan latar belakang ditambah 1 kalimat yang menceritakan masalah utama penelitian di akhir paragraph. Paragraf ke-2 merupakan solusi yang ditawarkan untuk mengatasi masalah yang ada pada paragraph 1, dan paragraph ketiga merupakan data kuantitatif maupun kualitatif dari hasil penelitian</w:t>
      </w:r>
      <w:r w:rsidR="00CB2E51" w:rsidRPr="0055394C">
        <w:rPr>
          <w:lang w:val="sv-SE"/>
        </w:rPr>
        <w:t xml:space="preserve"> dengan ditambah kesimpulan singkat. Kata kunci di pisahkan dengan tanda koma, maksimal 5 kata kunci</w:t>
      </w:r>
    </w:p>
    <w:p w14:paraId="47588431" w14:textId="29D41874" w:rsidR="00CB2E51" w:rsidRPr="0055394C" w:rsidRDefault="00CB2E51" w:rsidP="00CB2E51">
      <w:pPr>
        <w:ind w:firstLine="0"/>
        <w:rPr>
          <w:lang w:val="sv-SE"/>
        </w:rPr>
      </w:pPr>
    </w:p>
    <w:p w14:paraId="48BAED03" w14:textId="34795F12" w:rsidR="00CB2E51" w:rsidRPr="0055394C" w:rsidRDefault="00CB2E51" w:rsidP="00CB2E51">
      <w:pPr>
        <w:ind w:firstLine="0"/>
        <w:rPr>
          <w:lang w:val="sv-SE"/>
        </w:rPr>
      </w:pPr>
      <w:r w:rsidRPr="0055394C">
        <w:rPr>
          <w:lang w:val="sv-SE"/>
        </w:rPr>
        <w:t xml:space="preserve">Kata kunci : </w:t>
      </w:r>
      <w:r w:rsidR="008C505D" w:rsidRPr="0055394C">
        <w:rPr>
          <w:lang w:val="sv-SE"/>
        </w:rPr>
        <w:t>Abstrak, Penulisan, Style, Selingkung</w:t>
      </w:r>
    </w:p>
    <w:p w14:paraId="2D8B067E" w14:textId="77777777" w:rsidR="009C1744" w:rsidRPr="0055394C" w:rsidRDefault="009C1744">
      <w:pPr>
        <w:spacing w:after="160" w:line="259" w:lineRule="auto"/>
        <w:ind w:firstLine="0"/>
        <w:jc w:val="left"/>
        <w:rPr>
          <w:lang w:val="sv-SE"/>
        </w:rPr>
      </w:pPr>
      <w:r w:rsidRPr="0055394C">
        <w:rPr>
          <w:lang w:val="sv-SE"/>
        </w:rPr>
        <w:br w:type="page"/>
      </w:r>
    </w:p>
    <w:p w14:paraId="4D7744FF" w14:textId="2F410FAE" w:rsidR="00482DC8" w:rsidRPr="0055394C" w:rsidRDefault="009C1744" w:rsidP="009C1744">
      <w:pPr>
        <w:pStyle w:val="Style1"/>
        <w:rPr>
          <w:lang w:val="sv-SE"/>
        </w:rPr>
      </w:pPr>
      <w:bookmarkStart w:id="3" w:name="_Toc130977708"/>
      <w:r w:rsidRPr="0055394C">
        <w:rPr>
          <w:lang w:val="sv-SE"/>
        </w:rPr>
        <w:lastRenderedPageBreak/>
        <w:t>ABSTRACT</w:t>
      </w:r>
      <w:bookmarkEnd w:id="3"/>
    </w:p>
    <w:p w14:paraId="6E034D64" w14:textId="4EB693DC" w:rsidR="00E5270E" w:rsidRPr="0055394C" w:rsidRDefault="00E778A6" w:rsidP="008C505D">
      <w:pPr>
        <w:rPr>
          <w:lang w:val="sv-SE"/>
        </w:rPr>
      </w:pPr>
      <w:r w:rsidRPr="0055394C">
        <w:rPr>
          <w:lang w:val="sv-SE"/>
        </w:rPr>
        <w:t>Ab</w:t>
      </w:r>
      <w:r w:rsidR="009507AB" w:rsidRPr="0055394C">
        <w:rPr>
          <w:lang w:val="sv-SE"/>
        </w:rPr>
        <w:t>s</w:t>
      </w:r>
      <w:r w:rsidRPr="0055394C">
        <w:rPr>
          <w:lang w:val="sv-SE"/>
        </w:rPr>
        <w:t>trak dalam Bahasa inggris. Jangan lupa tambahkan keyword</w:t>
      </w:r>
    </w:p>
    <w:p w14:paraId="315A5DFE" w14:textId="77777777" w:rsidR="00E5270E" w:rsidRPr="0055394C" w:rsidRDefault="00E5270E">
      <w:pPr>
        <w:spacing w:after="160" w:line="259" w:lineRule="auto"/>
        <w:ind w:firstLine="0"/>
        <w:jc w:val="left"/>
        <w:rPr>
          <w:lang w:val="sv-SE"/>
        </w:rPr>
      </w:pPr>
      <w:r w:rsidRPr="0055394C">
        <w:rPr>
          <w:lang w:val="sv-SE"/>
        </w:rPr>
        <w:br w:type="page"/>
      </w:r>
    </w:p>
    <w:p w14:paraId="3F7B0D43" w14:textId="7B81CECC" w:rsidR="008C505D" w:rsidRPr="0055394C" w:rsidRDefault="008C505D" w:rsidP="008C505D">
      <w:pPr>
        <w:pStyle w:val="Style1"/>
        <w:rPr>
          <w:lang w:val="sv-SE"/>
        </w:rPr>
      </w:pPr>
      <w:bookmarkStart w:id="4" w:name="_Toc130977709"/>
      <w:r w:rsidRPr="0055394C">
        <w:rPr>
          <w:lang w:val="sv-SE"/>
        </w:rPr>
        <w:lastRenderedPageBreak/>
        <w:t>KATA PENGANTAR</w:t>
      </w:r>
      <w:bookmarkEnd w:id="4"/>
    </w:p>
    <w:p w14:paraId="3DE76A69" w14:textId="01FB1421" w:rsidR="00E5270E" w:rsidRPr="0055394C" w:rsidRDefault="00E5270E" w:rsidP="00E5270E">
      <w:pPr>
        <w:rPr>
          <w:lang w:val="sv-SE"/>
        </w:rPr>
      </w:pPr>
      <w:r w:rsidRPr="0055394C">
        <w:rPr>
          <w:lang w:val="sv-SE"/>
        </w:rPr>
        <w:t>Ditulis di halaman baru maksimal 1 halaman. (untuk pindah halaman ke halaman baru bisa langsung menggunakan ctrl+Enter</w:t>
      </w:r>
    </w:p>
    <w:p w14:paraId="183FF29C" w14:textId="32DACD2D" w:rsidR="00E5270E" w:rsidRPr="0055394C" w:rsidRDefault="00E5270E">
      <w:pPr>
        <w:spacing w:after="160" w:line="259" w:lineRule="auto"/>
        <w:ind w:firstLine="0"/>
        <w:jc w:val="left"/>
        <w:rPr>
          <w:lang w:val="sv-SE"/>
        </w:rPr>
      </w:pPr>
      <w:r w:rsidRPr="0055394C">
        <w:rPr>
          <w:lang w:val="sv-SE"/>
        </w:rPr>
        <w:br w:type="page"/>
      </w:r>
    </w:p>
    <w:p w14:paraId="28C674B2" w14:textId="47339D66" w:rsidR="008C505D" w:rsidRPr="0055394C" w:rsidRDefault="008C505D" w:rsidP="008C505D">
      <w:pPr>
        <w:pStyle w:val="Style1"/>
        <w:rPr>
          <w:lang w:val="sv-SE"/>
        </w:rPr>
      </w:pPr>
      <w:bookmarkStart w:id="5" w:name="_Toc130977710"/>
      <w:r w:rsidRPr="0055394C">
        <w:rPr>
          <w:lang w:val="sv-SE"/>
        </w:rPr>
        <w:lastRenderedPageBreak/>
        <w:t>UCAPAN TERIMAKASIH</w:t>
      </w:r>
      <w:bookmarkEnd w:id="5"/>
    </w:p>
    <w:p w14:paraId="222A1DF6" w14:textId="34BACFEB" w:rsidR="00E5270E" w:rsidRPr="0055394C" w:rsidRDefault="00E5270E" w:rsidP="00E5270E">
      <w:pPr>
        <w:rPr>
          <w:lang w:val="sv-SE"/>
        </w:rPr>
      </w:pPr>
      <w:r w:rsidRPr="0055394C">
        <w:rPr>
          <w:lang w:val="sv-SE"/>
        </w:rPr>
        <w:t>Ditulis di halaman baru maksimal 2 halaman</w:t>
      </w:r>
    </w:p>
    <w:p w14:paraId="7BF87F3C" w14:textId="63FA2EE7" w:rsidR="004E1B49" w:rsidRPr="0055394C" w:rsidRDefault="004E1B49">
      <w:pPr>
        <w:spacing w:after="160" w:line="259" w:lineRule="auto"/>
        <w:ind w:firstLine="0"/>
        <w:jc w:val="left"/>
        <w:rPr>
          <w:lang w:val="sv-SE"/>
        </w:rPr>
      </w:pPr>
      <w:r w:rsidRPr="0055394C">
        <w:rPr>
          <w:lang w:val="sv-SE"/>
        </w:rPr>
        <w:br w:type="page"/>
      </w:r>
    </w:p>
    <w:p w14:paraId="2CEAA1C5" w14:textId="77777777" w:rsidR="007267AF" w:rsidRDefault="007267AF" w:rsidP="007267AF">
      <w:pPr>
        <w:pStyle w:val="Style1"/>
      </w:pPr>
      <w:bookmarkStart w:id="6" w:name="_Toc130977711"/>
      <w:r>
        <w:lastRenderedPageBreak/>
        <w:t>DAFTAR ISI</w:t>
      </w:r>
      <w:bookmarkEnd w:id="6"/>
    </w:p>
    <w:p w14:paraId="29A0A5A2" w14:textId="739BCB40" w:rsidR="006C46C3" w:rsidRDefault="007267AF" w:rsidP="007267AF">
      <w:r>
        <w:t xml:space="preserve">Daftar </w:t>
      </w:r>
      <w:proofErr w:type="spellStart"/>
      <w:r>
        <w:t>isi</w:t>
      </w:r>
      <w:proofErr w:type="spellEnd"/>
      <w:r>
        <w:t xml:space="preserve"> </w:t>
      </w:r>
      <w:proofErr w:type="spellStart"/>
      <w:r>
        <w:t>dibuat</w:t>
      </w:r>
      <w:proofErr w:type="spellEnd"/>
      <w:r>
        <w:t xml:space="preserve"> </w:t>
      </w:r>
      <w:proofErr w:type="spellStart"/>
      <w:r>
        <w:t>otomatis</w:t>
      </w:r>
      <w:proofErr w:type="spellEnd"/>
      <w:r>
        <w:t xml:space="preserve"> </w:t>
      </w:r>
      <w:proofErr w:type="spellStart"/>
      <w:r>
        <w:t>menggunakan</w:t>
      </w:r>
      <w:proofErr w:type="spellEnd"/>
      <w:r>
        <w:t xml:space="preserve"> tab “Reference</w:t>
      </w:r>
      <w:r w:rsidR="009557B2">
        <w:t xml:space="preserve">-Table of Contents”. </w:t>
      </w:r>
      <w:r w:rsidR="00DF25BB" w:rsidRPr="0055394C">
        <w:rPr>
          <w:lang w:val="sv-SE"/>
        </w:rPr>
        <w:t>Update</w:t>
      </w:r>
      <w:r w:rsidR="006C46C3" w:rsidRPr="0055394C">
        <w:rPr>
          <w:lang w:val="sv-SE"/>
        </w:rPr>
        <w:t xml:space="preserve"> daftar isi tinggal menggunakan tombol “Update Table” pada daftar isi. </w:t>
      </w:r>
      <w:r w:rsidR="006C46C3">
        <w:t>(</w:t>
      </w:r>
      <w:proofErr w:type="spellStart"/>
      <w:r w:rsidR="006C46C3">
        <w:t>Nantinya</w:t>
      </w:r>
      <w:proofErr w:type="spellEnd"/>
      <w:r w:rsidR="006C46C3">
        <w:t xml:space="preserve"> tulisan </w:t>
      </w:r>
      <w:proofErr w:type="spellStart"/>
      <w:r w:rsidR="006C46C3">
        <w:t>ini</w:t>
      </w:r>
      <w:proofErr w:type="spellEnd"/>
      <w:r w:rsidR="006C46C3">
        <w:t xml:space="preserve"> </w:t>
      </w:r>
      <w:proofErr w:type="spellStart"/>
      <w:r w:rsidR="006C46C3">
        <w:t>dihapus</w:t>
      </w:r>
      <w:proofErr w:type="spellEnd"/>
      <w:r w:rsidR="006C46C3">
        <w:t xml:space="preserve"> </w:t>
      </w:r>
      <w:proofErr w:type="spellStart"/>
      <w:r w:rsidR="006C46C3">
        <w:t>saja</w:t>
      </w:r>
      <w:proofErr w:type="spellEnd"/>
      <w:r w:rsidR="006C46C3">
        <w:t>).</w:t>
      </w:r>
    </w:p>
    <w:sdt>
      <w:sdtPr>
        <w:rPr>
          <w:rFonts w:ascii="Times New Roman" w:eastAsiaTheme="minorHAnsi" w:hAnsi="Times New Roman" w:cstheme="minorBidi"/>
          <w:color w:val="auto"/>
          <w:sz w:val="24"/>
          <w:szCs w:val="22"/>
          <w:lang w:val="en-ID"/>
        </w:rPr>
        <w:id w:val="109019841"/>
        <w:docPartObj>
          <w:docPartGallery w:val="Table of Contents"/>
          <w:docPartUnique/>
        </w:docPartObj>
      </w:sdtPr>
      <w:sdtEndPr>
        <w:rPr>
          <w:b/>
          <w:bCs/>
          <w:noProof/>
        </w:rPr>
      </w:sdtEndPr>
      <w:sdtContent>
        <w:p w14:paraId="6505D73B" w14:textId="53EAE180" w:rsidR="006C46C3" w:rsidRDefault="006C46C3">
          <w:pPr>
            <w:pStyle w:val="TOCHeading"/>
          </w:pPr>
        </w:p>
        <w:p w14:paraId="6FA7514D" w14:textId="53B1F18E" w:rsidR="007E50C7" w:rsidRDefault="006C46C3" w:rsidP="00A477AB">
          <w:pPr>
            <w:pStyle w:val="TOC1"/>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30977705" w:history="1">
            <w:r w:rsidR="007E50C7" w:rsidRPr="00680FA2">
              <w:rPr>
                <w:rStyle w:val="Hyperlink"/>
                <w:noProof/>
                <w:lang w:val="sv-SE"/>
              </w:rPr>
              <w:t>LEMBAR PENGESAHAN</w:t>
            </w:r>
            <w:r w:rsidR="007E50C7">
              <w:rPr>
                <w:noProof/>
                <w:webHidden/>
              </w:rPr>
              <w:tab/>
            </w:r>
            <w:r w:rsidR="007E50C7">
              <w:rPr>
                <w:noProof/>
                <w:webHidden/>
              </w:rPr>
              <w:fldChar w:fldCharType="begin"/>
            </w:r>
            <w:r w:rsidR="007E50C7">
              <w:rPr>
                <w:noProof/>
                <w:webHidden/>
              </w:rPr>
              <w:instrText xml:space="preserve"> PAGEREF _Toc130977705 \h </w:instrText>
            </w:r>
            <w:r w:rsidR="007E50C7">
              <w:rPr>
                <w:noProof/>
                <w:webHidden/>
              </w:rPr>
            </w:r>
            <w:r w:rsidR="007E50C7">
              <w:rPr>
                <w:noProof/>
                <w:webHidden/>
              </w:rPr>
              <w:fldChar w:fldCharType="separate"/>
            </w:r>
            <w:r w:rsidR="007E50C7">
              <w:rPr>
                <w:noProof/>
                <w:webHidden/>
              </w:rPr>
              <w:t>i</w:t>
            </w:r>
            <w:r w:rsidR="007E50C7">
              <w:rPr>
                <w:noProof/>
                <w:webHidden/>
              </w:rPr>
              <w:fldChar w:fldCharType="end"/>
            </w:r>
          </w:hyperlink>
        </w:p>
        <w:p w14:paraId="00E6F262" w14:textId="0E702952" w:rsidR="007E50C7" w:rsidRDefault="009E764D" w:rsidP="00A477AB">
          <w:pPr>
            <w:pStyle w:val="TOC1"/>
            <w:rPr>
              <w:rFonts w:asciiTheme="minorHAnsi" w:eastAsiaTheme="minorEastAsia" w:hAnsiTheme="minorHAnsi"/>
              <w:noProof/>
              <w:sz w:val="22"/>
              <w:lang w:eastAsia="en-ID"/>
            </w:rPr>
          </w:pPr>
          <w:hyperlink w:anchor="_Toc130977706" w:history="1">
            <w:r w:rsidR="007E50C7" w:rsidRPr="00680FA2">
              <w:rPr>
                <w:rStyle w:val="Hyperlink"/>
                <w:noProof/>
                <w:lang w:val="sv-SE"/>
              </w:rPr>
              <w:t>LEMBAR PERNYATAAN ORISINALITAS</w:t>
            </w:r>
            <w:r w:rsidR="007E50C7">
              <w:rPr>
                <w:noProof/>
                <w:webHidden/>
              </w:rPr>
              <w:tab/>
            </w:r>
            <w:r w:rsidR="007E50C7">
              <w:rPr>
                <w:noProof/>
                <w:webHidden/>
              </w:rPr>
              <w:fldChar w:fldCharType="begin"/>
            </w:r>
            <w:r w:rsidR="007E50C7">
              <w:rPr>
                <w:noProof/>
                <w:webHidden/>
              </w:rPr>
              <w:instrText xml:space="preserve"> PAGEREF _Toc130977706 \h </w:instrText>
            </w:r>
            <w:r w:rsidR="007E50C7">
              <w:rPr>
                <w:noProof/>
                <w:webHidden/>
              </w:rPr>
            </w:r>
            <w:r w:rsidR="007E50C7">
              <w:rPr>
                <w:noProof/>
                <w:webHidden/>
              </w:rPr>
              <w:fldChar w:fldCharType="separate"/>
            </w:r>
            <w:r w:rsidR="007E50C7">
              <w:rPr>
                <w:noProof/>
                <w:webHidden/>
              </w:rPr>
              <w:t>ii</w:t>
            </w:r>
            <w:r w:rsidR="007E50C7">
              <w:rPr>
                <w:noProof/>
                <w:webHidden/>
              </w:rPr>
              <w:fldChar w:fldCharType="end"/>
            </w:r>
          </w:hyperlink>
        </w:p>
        <w:p w14:paraId="36ED535F" w14:textId="61662C87" w:rsidR="007E50C7" w:rsidRDefault="009E764D" w:rsidP="00A477AB">
          <w:pPr>
            <w:pStyle w:val="TOC1"/>
            <w:rPr>
              <w:rFonts w:asciiTheme="minorHAnsi" w:eastAsiaTheme="minorEastAsia" w:hAnsiTheme="minorHAnsi"/>
              <w:noProof/>
              <w:sz w:val="22"/>
              <w:lang w:eastAsia="en-ID"/>
            </w:rPr>
          </w:pPr>
          <w:hyperlink w:anchor="_Toc130977707" w:history="1">
            <w:r w:rsidR="007E50C7" w:rsidRPr="00680FA2">
              <w:rPr>
                <w:rStyle w:val="Hyperlink"/>
                <w:noProof/>
                <w:lang w:val="sv-SE"/>
              </w:rPr>
              <w:t>ABSTRAK</w:t>
            </w:r>
            <w:r w:rsidR="007E50C7">
              <w:rPr>
                <w:noProof/>
                <w:webHidden/>
              </w:rPr>
              <w:tab/>
            </w:r>
            <w:r w:rsidR="007E50C7">
              <w:rPr>
                <w:noProof/>
                <w:webHidden/>
              </w:rPr>
              <w:fldChar w:fldCharType="begin"/>
            </w:r>
            <w:r w:rsidR="007E50C7">
              <w:rPr>
                <w:noProof/>
                <w:webHidden/>
              </w:rPr>
              <w:instrText xml:space="preserve"> PAGEREF _Toc130977707 \h </w:instrText>
            </w:r>
            <w:r w:rsidR="007E50C7">
              <w:rPr>
                <w:noProof/>
                <w:webHidden/>
              </w:rPr>
            </w:r>
            <w:r w:rsidR="007E50C7">
              <w:rPr>
                <w:noProof/>
                <w:webHidden/>
              </w:rPr>
              <w:fldChar w:fldCharType="separate"/>
            </w:r>
            <w:r w:rsidR="007E50C7">
              <w:rPr>
                <w:noProof/>
                <w:webHidden/>
              </w:rPr>
              <w:t>iii</w:t>
            </w:r>
            <w:r w:rsidR="007E50C7">
              <w:rPr>
                <w:noProof/>
                <w:webHidden/>
              </w:rPr>
              <w:fldChar w:fldCharType="end"/>
            </w:r>
          </w:hyperlink>
        </w:p>
        <w:p w14:paraId="49A43F13" w14:textId="6EC27AD2" w:rsidR="007E50C7" w:rsidRDefault="009E764D" w:rsidP="00A477AB">
          <w:pPr>
            <w:pStyle w:val="TOC1"/>
            <w:rPr>
              <w:rFonts w:asciiTheme="minorHAnsi" w:eastAsiaTheme="minorEastAsia" w:hAnsiTheme="minorHAnsi"/>
              <w:noProof/>
              <w:sz w:val="22"/>
              <w:lang w:eastAsia="en-ID"/>
            </w:rPr>
          </w:pPr>
          <w:hyperlink w:anchor="_Toc130977708" w:history="1">
            <w:r w:rsidR="007E50C7" w:rsidRPr="00680FA2">
              <w:rPr>
                <w:rStyle w:val="Hyperlink"/>
                <w:noProof/>
                <w:lang w:val="sv-SE"/>
              </w:rPr>
              <w:t>ABSTRACT</w:t>
            </w:r>
            <w:r w:rsidR="007E50C7">
              <w:rPr>
                <w:noProof/>
                <w:webHidden/>
              </w:rPr>
              <w:tab/>
            </w:r>
            <w:r w:rsidR="007E50C7">
              <w:rPr>
                <w:noProof/>
                <w:webHidden/>
              </w:rPr>
              <w:fldChar w:fldCharType="begin"/>
            </w:r>
            <w:r w:rsidR="007E50C7">
              <w:rPr>
                <w:noProof/>
                <w:webHidden/>
              </w:rPr>
              <w:instrText xml:space="preserve"> PAGEREF _Toc130977708 \h </w:instrText>
            </w:r>
            <w:r w:rsidR="007E50C7">
              <w:rPr>
                <w:noProof/>
                <w:webHidden/>
              </w:rPr>
            </w:r>
            <w:r w:rsidR="007E50C7">
              <w:rPr>
                <w:noProof/>
                <w:webHidden/>
              </w:rPr>
              <w:fldChar w:fldCharType="separate"/>
            </w:r>
            <w:r w:rsidR="007E50C7">
              <w:rPr>
                <w:noProof/>
                <w:webHidden/>
              </w:rPr>
              <w:t>iv</w:t>
            </w:r>
            <w:r w:rsidR="007E50C7">
              <w:rPr>
                <w:noProof/>
                <w:webHidden/>
              </w:rPr>
              <w:fldChar w:fldCharType="end"/>
            </w:r>
          </w:hyperlink>
        </w:p>
        <w:p w14:paraId="3D149FDB" w14:textId="70D08708" w:rsidR="007E50C7" w:rsidRDefault="009E764D" w:rsidP="00A477AB">
          <w:pPr>
            <w:pStyle w:val="TOC1"/>
            <w:rPr>
              <w:rFonts w:asciiTheme="minorHAnsi" w:eastAsiaTheme="minorEastAsia" w:hAnsiTheme="minorHAnsi"/>
              <w:noProof/>
              <w:sz w:val="22"/>
              <w:lang w:eastAsia="en-ID"/>
            </w:rPr>
          </w:pPr>
          <w:hyperlink w:anchor="_Toc130977709" w:history="1">
            <w:r w:rsidR="007E50C7" w:rsidRPr="00680FA2">
              <w:rPr>
                <w:rStyle w:val="Hyperlink"/>
                <w:noProof/>
                <w:lang w:val="sv-SE"/>
              </w:rPr>
              <w:t>KATA PENGANTAR</w:t>
            </w:r>
            <w:r w:rsidR="007E50C7">
              <w:rPr>
                <w:noProof/>
                <w:webHidden/>
              </w:rPr>
              <w:tab/>
            </w:r>
            <w:r w:rsidR="007E50C7">
              <w:rPr>
                <w:noProof/>
                <w:webHidden/>
              </w:rPr>
              <w:fldChar w:fldCharType="begin"/>
            </w:r>
            <w:r w:rsidR="007E50C7">
              <w:rPr>
                <w:noProof/>
                <w:webHidden/>
              </w:rPr>
              <w:instrText xml:space="preserve"> PAGEREF _Toc130977709 \h </w:instrText>
            </w:r>
            <w:r w:rsidR="007E50C7">
              <w:rPr>
                <w:noProof/>
                <w:webHidden/>
              </w:rPr>
            </w:r>
            <w:r w:rsidR="007E50C7">
              <w:rPr>
                <w:noProof/>
                <w:webHidden/>
              </w:rPr>
              <w:fldChar w:fldCharType="separate"/>
            </w:r>
            <w:r w:rsidR="007E50C7">
              <w:rPr>
                <w:noProof/>
                <w:webHidden/>
              </w:rPr>
              <w:t>v</w:t>
            </w:r>
            <w:r w:rsidR="007E50C7">
              <w:rPr>
                <w:noProof/>
                <w:webHidden/>
              </w:rPr>
              <w:fldChar w:fldCharType="end"/>
            </w:r>
          </w:hyperlink>
        </w:p>
        <w:p w14:paraId="5B457A3C" w14:textId="7E9B9492" w:rsidR="007E50C7" w:rsidRDefault="009E764D" w:rsidP="00A477AB">
          <w:pPr>
            <w:pStyle w:val="TOC1"/>
            <w:rPr>
              <w:rFonts w:asciiTheme="minorHAnsi" w:eastAsiaTheme="minorEastAsia" w:hAnsiTheme="minorHAnsi"/>
              <w:noProof/>
              <w:sz w:val="22"/>
              <w:lang w:eastAsia="en-ID"/>
            </w:rPr>
          </w:pPr>
          <w:hyperlink w:anchor="_Toc130977710" w:history="1">
            <w:r w:rsidR="007E50C7" w:rsidRPr="00680FA2">
              <w:rPr>
                <w:rStyle w:val="Hyperlink"/>
                <w:noProof/>
                <w:lang w:val="sv-SE"/>
              </w:rPr>
              <w:t>UCAPAN TERIMAKASIH</w:t>
            </w:r>
            <w:r w:rsidR="007E50C7">
              <w:rPr>
                <w:noProof/>
                <w:webHidden/>
              </w:rPr>
              <w:tab/>
            </w:r>
            <w:r w:rsidR="007E50C7">
              <w:rPr>
                <w:noProof/>
                <w:webHidden/>
              </w:rPr>
              <w:fldChar w:fldCharType="begin"/>
            </w:r>
            <w:r w:rsidR="007E50C7">
              <w:rPr>
                <w:noProof/>
                <w:webHidden/>
              </w:rPr>
              <w:instrText xml:space="preserve"> PAGEREF _Toc130977710 \h </w:instrText>
            </w:r>
            <w:r w:rsidR="007E50C7">
              <w:rPr>
                <w:noProof/>
                <w:webHidden/>
              </w:rPr>
            </w:r>
            <w:r w:rsidR="007E50C7">
              <w:rPr>
                <w:noProof/>
                <w:webHidden/>
              </w:rPr>
              <w:fldChar w:fldCharType="separate"/>
            </w:r>
            <w:r w:rsidR="007E50C7">
              <w:rPr>
                <w:noProof/>
                <w:webHidden/>
              </w:rPr>
              <w:t>vi</w:t>
            </w:r>
            <w:r w:rsidR="007E50C7">
              <w:rPr>
                <w:noProof/>
                <w:webHidden/>
              </w:rPr>
              <w:fldChar w:fldCharType="end"/>
            </w:r>
          </w:hyperlink>
        </w:p>
        <w:p w14:paraId="136F3C4C" w14:textId="0AF0AA9D" w:rsidR="007E50C7" w:rsidRDefault="009E764D" w:rsidP="00A477AB">
          <w:pPr>
            <w:pStyle w:val="TOC1"/>
            <w:rPr>
              <w:rFonts w:asciiTheme="minorHAnsi" w:eastAsiaTheme="minorEastAsia" w:hAnsiTheme="minorHAnsi"/>
              <w:noProof/>
              <w:sz w:val="22"/>
              <w:lang w:eastAsia="en-ID"/>
            </w:rPr>
          </w:pPr>
          <w:hyperlink w:anchor="_Toc130977711" w:history="1">
            <w:r w:rsidR="007E50C7" w:rsidRPr="00680FA2">
              <w:rPr>
                <w:rStyle w:val="Hyperlink"/>
                <w:noProof/>
              </w:rPr>
              <w:t>DAFTAR ISI</w:t>
            </w:r>
            <w:r w:rsidR="007E50C7">
              <w:rPr>
                <w:noProof/>
                <w:webHidden/>
              </w:rPr>
              <w:tab/>
            </w:r>
            <w:r w:rsidR="007E50C7">
              <w:rPr>
                <w:noProof/>
                <w:webHidden/>
              </w:rPr>
              <w:fldChar w:fldCharType="begin"/>
            </w:r>
            <w:r w:rsidR="007E50C7">
              <w:rPr>
                <w:noProof/>
                <w:webHidden/>
              </w:rPr>
              <w:instrText xml:space="preserve"> PAGEREF _Toc130977711 \h </w:instrText>
            </w:r>
            <w:r w:rsidR="007E50C7">
              <w:rPr>
                <w:noProof/>
                <w:webHidden/>
              </w:rPr>
            </w:r>
            <w:r w:rsidR="007E50C7">
              <w:rPr>
                <w:noProof/>
                <w:webHidden/>
              </w:rPr>
              <w:fldChar w:fldCharType="separate"/>
            </w:r>
            <w:r w:rsidR="007E50C7">
              <w:rPr>
                <w:noProof/>
                <w:webHidden/>
              </w:rPr>
              <w:t>vii</w:t>
            </w:r>
            <w:r w:rsidR="007E50C7">
              <w:rPr>
                <w:noProof/>
                <w:webHidden/>
              </w:rPr>
              <w:fldChar w:fldCharType="end"/>
            </w:r>
          </w:hyperlink>
        </w:p>
        <w:p w14:paraId="2D68E3B0" w14:textId="784914A4" w:rsidR="007E50C7" w:rsidRDefault="009E764D" w:rsidP="00A477AB">
          <w:pPr>
            <w:pStyle w:val="TOC1"/>
            <w:rPr>
              <w:rFonts w:asciiTheme="minorHAnsi" w:eastAsiaTheme="minorEastAsia" w:hAnsiTheme="minorHAnsi"/>
              <w:noProof/>
              <w:sz w:val="22"/>
              <w:lang w:eastAsia="en-ID"/>
            </w:rPr>
          </w:pPr>
          <w:hyperlink w:anchor="_Toc130977712" w:history="1">
            <w:r w:rsidR="007E50C7" w:rsidRPr="00680FA2">
              <w:rPr>
                <w:rStyle w:val="Hyperlink"/>
                <w:noProof/>
              </w:rPr>
              <w:t>DAFTAR GAMBAR</w:t>
            </w:r>
            <w:r w:rsidR="007E50C7">
              <w:rPr>
                <w:noProof/>
                <w:webHidden/>
              </w:rPr>
              <w:tab/>
            </w:r>
            <w:r w:rsidR="007E50C7">
              <w:rPr>
                <w:noProof/>
                <w:webHidden/>
              </w:rPr>
              <w:fldChar w:fldCharType="begin"/>
            </w:r>
            <w:r w:rsidR="007E50C7">
              <w:rPr>
                <w:noProof/>
                <w:webHidden/>
              </w:rPr>
              <w:instrText xml:space="preserve"> PAGEREF _Toc130977712 \h </w:instrText>
            </w:r>
            <w:r w:rsidR="007E50C7">
              <w:rPr>
                <w:noProof/>
                <w:webHidden/>
              </w:rPr>
            </w:r>
            <w:r w:rsidR="007E50C7">
              <w:rPr>
                <w:noProof/>
                <w:webHidden/>
              </w:rPr>
              <w:fldChar w:fldCharType="separate"/>
            </w:r>
            <w:r w:rsidR="007E50C7">
              <w:rPr>
                <w:noProof/>
                <w:webHidden/>
              </w:rPr>
              <w:t>x</w:t>
            </w:r>
            <w:r w:rsidR="007E50C7">
              <w:rPr>
                <w:noProof/>
                <w:webHidden/>
              </w:rPr>
              <w:fldChar w:fldCharType="end"/>
            </w:r>
          </w:hyperlink>
        </w:p>
        <w:p w14:paraId="2BF393A2" w14:textId="1D830326" w:rsidR="007E50C7" w:rsidRDefault="009E764D" w:rsidP="00A477AB">
          <w:pPr>
            <w:pStyle w:val="TOC1"/>
            <w:rPr>
              <w:rFonts w:asciiTheme="minorHAnsi" w:eastAsiaTheme="minorEastAsia" w:hAnsiTheme="minorHAnsi"/>
              <w:noProof/>
              <w:sz w:val="22"/>
              <w:lang w:eastAsia="en-ID"/>
            </w:rPr>
          </w:pPr>
          <w:hyperlink w:anchor="_Toc130977713" w:history="1">
            <w:r w:rsidR="007E50C7" w:rsidRPr="00680FA2">
              <w:rPr>
                <w:rStyle w:val="Hyperlink"/>
                <w:noProof/>
              </w:rPr>
              <w:t>DAFTAR TABEL</w:t>
            </w:r>
            <w:r w:rsidR="007E50C7">
              <w:rPr>
                <w:noProof/>
                <w:webHidden/>
              </w:rPr>
              <w:tab/>
            </w:r>
            <w:r w:rsidR="007E50C7">
              <w:rPr>
                <w:noProof/>
                <w:webHidden/>
              </w:rPr>
              <w:fldChar w:fldCharType="begin"/>
            </w:r>
            <w:r w:rsidR="007E50C7">
              <w:rPr>
                <w:noProof/>
                <w:webHidden/>
              </w:rPr>
              <w:instrText xml:space="preserve"> PAGEREF _Toc130977713 \h </w:instrText>
            </w:r>
            <w:r w:rsidR="007E50C7">
              <w:rPr>
                <w:noProof/>
                <w:webHidden/>
              </w:rPr>
            </w:r>
            <w:r w:rsidR="007E50C7">
              <w:rPr>
                <w:noProof/>
                <w:webHidden/>
              </w:rPr>
              <w:fldChar w:fldCharType="separate"/>
            </w:r>
            <w:r w:rsidR="007E50C7">
              <w:rPr>
                <w:noProof/>
                <w:webHidden/>
              </w:rPr>
              <w:t>x</w:t>
            </w:r>
            <w:r w:rsidR="007E50C7">
              <w:rPr>
                <w:noProof/>
                <w:webHidden/>
              </w:rPr>
              <w:fldChar w:fldCharType="end"/>
            </w:r>
          </w:hyperlink>
        </w:p>
        <w:p w14:paraId="3A736646" w14:textId="5884883F" w:rsidR="007E50C7" w:rsidRDefault="009E764D" w:rsidP="00A477AB">
          <w:pPr>
            <w:pStyle w:val="TOC1"/>
            <w:rPr>
              <w:rFonts w:asciiTheme="minorHAnsi" w:eastAsiaTheme="minorEastAsia" w:hAnsiTheme="minorHAnsi"/>
              <w:noProof/>
              <w:sz w:val="22"/>
              <w:lang w:eastAsia="en-ID"/>
            </w:rPr>
          </w:pPr>
          <w:hyperlink w:anchor="_Toc130977714" w:history="1">
            <w:r w:rsidR="007E50C7" w:rsidRPr="00680FA2">
              <w:rPr>
                <w:rStyle w:val="Hyperlink"/>
                <w:noProof/>
                <w:lang w:val="sv-SE"/>
              </w:rPr>
              <w:t>DAFTAR SINGKATAN</w:t>
            </w:r>
            <w:r w:rsidR="007E50C7">
              <w:rPr>
                <w:noProof/>
                <w:webHidden/>
              </w:rPr>
              <w:tab/>
            </w:r>
            <w:r w:rsidR="007E50C7">
              <w:rPr>
                <w:noProof/>
                <w:webHidden/>
              </w:rPr>
              <w:fldChar w:fldCharType="begin"/>
            </w:r>
            <w:r w:rsidR="007E50C7">
              <w:rPr>
                <w:noProof/>
                <w:webHidden/>
              </w:rPr>
              <w:instrText xml:space="preserve"> PAGEREF _Toc130977714 \h </w:instrText>
            </w:r>
            <w:r w:rsidR="007E50C7">
              <w:rPr>
                <w:noProof/>
                <w:webHidden/>
              </w:rPr>
            </w:r>
            <w:r w:rsidR="007E50C7">
              <w:rPr>
                <w:noProof/>
                <w:webHidden/>
              </w:rPr>
              <w:fldChar w:fldCharType="separate"/>
            </w:r>
            <w:r w:rsidR="007E50C7">
              <w:rPr>
                <w:noProof/>
                <w:webHidden/>
              </w:rPr>
              <w:t>x</w:t>
            </w:r>
            <w:r w:rsidR="007E50C7">
              <w:rPr>
                <w:noProof/>
                <w:webHidden/>
              </w:rPr>
              <w:fldChar w:fldCharType="end"/>
            </w:r>
          </w:hyperlink>
        </w:p>
        <w:p w14:paraId="78275CA6" w14:textId="178D182C" w:rsidR="007E50C7" w:rsidRDefault="009E764D" w:rsidP="00A477AB">
          <w:pPr>
            <w:pStyle w:val="TOC1"/>
            <w:rPr>
              <w:rFonts w:asciiTheme="minorHAnsi" w:eastAsiaTheme="minorEastAsia" w:hAnsiTheme="minorHAnsi"/>
              <w:noProof/>
              <w:sz w:val="22"/>
              <w:lang w:eastAsia="en-ID"/>
            </w:rPr>
          </w:pPr>
          <w:hyperlink w:anchor="_Toc130977715" w:history="1">
            <w:r w:rsidR="007E50C7" w:rsidRPr="00680FA2">
              <w:rPr>
                <w:rStyle w:val="Hyperlink"/>
                <w:noProof/>
              </w:rPr>
              <w:t>BAB 1</w:t>
            </w:r>
            <w:r w:rsidR="007E50C7">
              <w:rPr>
                <w:rFonts w:asciiTheme="minorHAnsi" w:eastAsiaTheme="minorEastAsia" w:hAnsiTheme="minorHAnsi"/>
                <w:noProof/>
                <w:sz w:val="22"/>
                <w:lang w:eastAsia="en-ID"/>
              </w:rPr>
              <w:tab/>
            </w:r>
            <w:r w:rsidR="007E50C7" w:rsidRPr="00680FA2">
              <w:rPr>
                <w:rStyle w:val="Hyperlink"/>
                <w:noProof/>
              </w:rPr>
              <w:t>USULAN GAGASAN</w:t>
            </w:r>
            <w:r w:rsidR="007E50C7">
              <w:rPr>
                <w:noProof/>
                <w:webHidden/>
              </w:rPr>
              <w:tab/>
            </w:r>
            <w:r w:rsidR="007E50C7">
              <w:rPr>
                <w:noProof/>
                <w:webHidden/>
              </w:rPr>
              <w:fldChar w:fldCharType="begin"/>
            </w:r>
            <w:r w:rsidR="007E50C7">
              <w:rPr>
                <w:noProof/>
                <w:webHidden/>
              </w:rPr>
              <w:instrText xml:space="preserve"> PAGEREF _Toc130977715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191A489D" w14:textId="05B6A72B"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16" w:history="1">
            <w:r w:rsidR="007E50C7" w:rsidRPr="00680FA2">
              <w:rPr>
                <w:rStyle w:val="Hyperlink"/>
                <w:noProof/>
              </w:rPr>
              <w:t>1.1</w:t>
            </w:r>
            <w:r w:rsidR="007E50C7">
              <w:rPr>
                <w:rFonts w:asciiTheme="minorHAnsi" w:eastAsiaTheme="minorEastAsia" w:hAnsiTheme="minorHAnsi"/>
                <w:noProof/>
                <w:sz w:val="22"/>
                <w:lang w:eastAsia="en-ID"/>
              </w:rPr>
              <w:tab/>
            </w:r>
            <w:r w:rsidR="007E50C7" w:rsidRPr="00680FA2">
              <w:rPr>
                <w:rStyle w:val="Hyperlink"/>
                <w:noProof/>
              </w:rPr>
              <w:t>Latar Belakang Masalah</w:t>
            </w:r>
            <w:r w:rsidR="007E50C7">
              <w:rPr>
                <w:noProof/>
                <w:webHidden/>
              </w:rPr>
              <w:tab/>
            </w:r>
            <w:r w:rsidR="007E50C7">
              <w:rPr>
                <w:noProof/>
                <w:webHidden/>
              </w:rPr>
              <w:fldChar w:fldCharType="begin"/>
            </w:r>
            <w:r w:rsidR="007E50C7">
              <w:rPr>
                <w:noProof/>
                <w:webHidden/>
              </w:rPr>
              <w:instrText xml:space="preserve"> PAGEREF _Toc130977716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20606FB3" w14:textId="1DB19FAA"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17" w:history="1">
            <w:r w:rsidR="007E50C7" w:rsidRPr="00680FA2">
              <w:rPr>
                <w:rStyle w:val="Hyperlink"/>
                <w:noProof/>
              </w:rPr>
              <w:t>1.2</w:t>
            </w:r>
            <w:r w:rsidR="007E50C7">
              <w:rPr>
                <w:rFonts w:asciiTheme="minorHAnsi" w:eastAsiaTheme="minorEastAsia" w:hAnsiTheme="minorHAnsi"/>
                <w:noProof/>
                <w:sz w:val="22"/>
                <w:lang w:eastAsia="en-ID"/>
              </w:rPr>
              <w:tab/>
            </w:r>
            <w:r w:rsidR="007E50C7" w:rsidRPr="00680FA2">
              <w:rPr>
                <w:rStyle w:val="Hyperlink"/>
                <w:noProof/>
              </w:rPr>
              <w:t>Informasi Pendukung Masalah</w:t>
            </w:r>
            <w:r w:rsidR="007E50C7">
              <w:rPr>
                <w:noProof/>
                <w:webHidden/>
              </w:rPr>
              <w:tab/>
            </w:r>
            <w:r w:rsidR="007E50C7">
              <w:rPr>
                <w:noProof/>
                <w:webHidden/>
              </w:rPr>
              <w:fldChar w:fldCharType="begin"/>
            </w:r>
            <w:r w:rsidR="007E50C7">
              <w:rPr>
                <w:noProof/>
                <w:webHidden/>
              </w:rPr>
              <w:instrText xml:space="preserve"> PAGEREF _Toc130977717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2EA9F680" w14:textId="3ACB7DBB"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18" w:history="1">
            <w:r w:rsidR="007E50C7" w:rsidRPr="00680FA2">
              <w:rPr>
                <w:rStyle w:val="Hyperlink"/>
                <w:noProof/>
              </w:rPr>
              <w:t>1.3</w:t>
            </w:r>
            <w:r w:rsidR="007E50C7">
              <w:rPr>
                <w:rFonts w:asciiTheme="minorHAnsi" w:eastAsiaTheme="minorEastAsia" w:hAnsiTheme="minorHAnsi"/>
                <w:noProof/>
                <w:sz w:val="22"/>
                <w:lang w:eastAsia="en-ID"/>
              </w:rPr>
              <w:tab/>
            </w:r>
            <w:r w:rsidR="007E50C7" w:rsidRPr="00680FA2">
              <w:rPr>
                <w:rStyle w:val="Hyperlink"/>
                <w:noProof/>
              </w:rPr>
              <w:t>Analisis Umum</w:t>
            </w:r>
            <w:r w:rsidR="007E50C7">
              <w:rPr>
                <w:noProof/>
                <w:webHidden/>
              </w:rPr>
              <w:tab/>
            </w:r>
            <w:r w:rsidR="007E50C7">
              <w:rPr>
                <w:noProof/>
                <w:webHidden/>
              </w:rPr>
              <w:fldChar w:fldCharType="begin"/>
            </w:r>
            <w:r w:rsidR="007E50C7">
              <w:rPr>
                <w:noProof/>
                <w:webHidden/>
              </w:rPr>
              <w:instrText xml:space="preserve"> PAGEREF _Toc130977718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4962697C" w14:textId="441385F4"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19" w:history="1">
            <w:r w:rsidR="007E50C7" w:rsidRPr="00680FA2">
              <w:rPr>
                <w:rStyle w:val="Hyperlink"/>
                <w:noProof/>
              </w:rPr>
              <w:t>1.3.1</w:t>
            </w:r>
            <w:r w:rsidR="007E50C7">
              <w:rPr>
                <w:rFonts w:asciiTheme="minorHAnsi" w:eastAsiaTheme="minorEastAsia" w:hAnsiTheme="minorHAnsi"/>
                <w:noProof/>
                <w:sz w:val="22"/>
                <w:lang w:eastAsia="en-ID"/>
              </w:rPr>
              <w:tab/>
            </w:r>
            <w:r w:rsidR="007E50C7" w:rsidRPr="00680FA2">
              <w:rPr>
                <w:rStyle w:val="Hyperlink"/>
                <w:noProof/>
              </w:rPr>
              <w:t>Aspek Ekonomi</w:t>
            </w:r>
            <w:r w:rsidR="007E50C7">
              <w:rPr>
                <w:noProof/>
                <w:webHidden/>
              </w:rPr>
              <w:tab/>
            </w:r>
            <w:r w:rsidR="007E50C7">
              <w:rPr>
                <w:noProof/>
                <w:webHidden/>
              </w:rPr>
              <w:fldChar w:fldCharType="begin"/>
            </w:r>
            <w:r w:rsidR="007E50C7">
              <w:rPr>
                <w:noProof/>
                <w:webHidden/>
              </w:rPr>
              <w:instrText xml:space="preserve"> PAGEREF _Toc130977719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5F75A3D8" w14:textId="53434884"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0" w:history="1">
            <w:r w:rsidR="007E50C7" w:rsidRPr="00680FA2">
              <w:rPr>
                <w:rStyle w:val="Hyperlink"/>
                <w:noProof/>
              </w:rPr>
              <w:t>1.3.2</w:t>
            </w:r>
            <w:r w:rsidR="007E50C7">
              <w:rPr>
                <w:rFonts w:asciiTheme="minorHAnsi" w:eastAsiaTheme="minorEastAsia" w:hAnsiTheme="minorHAnsi"/>
                <w:noProof/>
                <w:sz w:val="22"/>
                <w:lang w:eastAsia="en-ID"/>
              </w:rPr>
              <w:tab/>
            </w:r>
            <w:r w:rsidR="007E50C7" w:rsidRPr="00680FA2">
              <w:rPr>
                <w:rStyle w:val="Hyperlink"/>
                <w:noProof/>
              </w:rPr>
              <w:t>Aspek Manufakturabilitas</w:t>
            </w:r>
            <w:r w:rsidR="007E50C7">
              <w:rPr>
                <w:noProof/>
                <w:webHidden/>
              </w:rPr>
              <w:tab/>
            </w:r>
            <w:r w:rsidR="007E50C7">
              <w:rPr>
                <w:noProof/>
                <w:webHidden/>
              </w:rPr>
              <w:fldChar w:fldCharType="begin"/>
            </w:r>
            <w:r w:rsidR="007E50C7">
              <w:rPr>
                <w:noProof/>
                <w:webHidden/>
              </w:rPr>
              <w:instrText xml:space="preserve"> PAGEREF _Toc130977720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3F1B8197" w14:textId="5D96B49E"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1" w:history="1">
            <w:r w:rsidR="007E50C7" w:rsidRPr="00680FA2">
              <w:rPr>
                <w:rStyle w:val="Hyperlink"/>
                <w:noProof/>
              </w:rPr>
              <w:t>1.3.3</w:t>
            </w:r>
            <w:r w:rsidR="007E50C7">
              <w:rPr>
                <w:rFonts w:asciiTheme="minorHAnsi" w:eastAsiaTheme="minorEastAsia" w:hAnsiTheme="minorHAnsi"/>
                <w:noProof/>
                <w:sz w:val="22"/>
                <w:lang w:eastAsia="en-ID"/>
              </w:rPr>
              <w:tab/>
            </w:r>
            <w:r w:rsidR="007E50C7" w:rsidRPr="00680FA2">
              <w:rPr>
                <w:rStyle w:val="Hyperlink"/>
                <w:noProof/>
              </w:rPr>
              <w:t>Aspek Lain (lengkapi sendiri)</w:t>
            </w:r>
            <w:r w:rsidR="007E50C7">
              <w:rPr>
                <w:noProof/>
                <w:webHidden/>
              </w:rPr>
              <w:tab/>
            </w:r>
            <w:r w:rsidR="007E50C7">
              <w:rPr>
                <w:noProof/>
                <w:webHidden/>
              </w:rPr>
              <w:fldChar w:fldCharType="begin"/>
            </w:r>
            <w:r w:rsidR="007E50C7">
              <w:rPr>
                <w:noProof/>
                <w:webHidden/>
              </w:rPr>
              <w:instrText xml:space="preserve"> PAGEREF _Toc130977721 \h </w:instrText>
            </w:r>
            <w:r w:rsidR="007E50C7">
              <w:rPr>
                <w:noProof/>
                <w:webHidden/>
              </w:rPr>
            </w:r>
            <w:r w:rsidR="007E50C7">
              <w:rPr>
                <w:noProof/>
                <w:webHidden/>
              </w:rPr>
              <w:fldChar w:fldCharType="separate"/>
            </w:r>
            <w:r w:rsidR="007E50C7">
              <w:rPr>
                <w:noProof/>
                <w:webHidden/>
              </w:rPr>
              <w:t>1</w:t>
            </w:r>
            <w:r w:rsidR="007E50C7">
              <w:rPr>
                <w:noProof/>
                <w:webHidden/>
              </w:rPr>
              <w:fldChar w:fldCharType="end"/>
            </w:r>
          </w:hyperlink>
        </w:p>
        <w:p w14:paraId="1D475BD1" w14:textId="5AA80D83"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22" w:history="1">
            <w:r w:rsidR="007E50C7" w:rsidRPr="00680FA2">
              <w:rPr>
                <w:rStyle w:val="Hyperlink"/>
                <w:noProof/>
              </w:rPr>
              <w:t>1.4</w:t>
            </w:r>
            <w:r w:rsidR="007E50C7">
              <w:rPr>
                <w:rFonts w:asciiTheme="minorHAnsi" w:eastAsiaTheme="minorEastAsia" w:hAnsiTheme="minorHAnsi"/>
                <w:noProof/>
                <w:sz w:val="22"/>
                <w:lang w:eastAsia="en-ID"/>
              </w:rPr>
              <w:tab/>
            </w:r>
            <w:r w:rsidR="007E50C7" w:rsidRPr="00680FA2">
              <w:rPr>
                <w:rStyle w:val="Hyperlink"/>
                <w:noProof/>
              </w:rPr>
              <w:t>Kebutuhan yang Harus Dipenuhi</w:t>
            </w:r>
            <w:r w:rsidR="007E50C7">
              <w:rPr>
                <w:noProof/>
                <w:webHidden/>
              </w:rPr>
              <w:tab/>
            </w:r>
            <w:r w:rsidR="007E50C7">
              <w:rPr>
                <w:noProof/>
                <w:webHidden/>
              </w:rPr>
              <w:fldChar w:fldCharType="begin"/>
            </w:r>
            <w:r w:rsidR="007E50C7">
              <w:rPr>
                <w:noProof/>
                <w:webHidden/>
              </w:rPr>
              <w:instrText xml:space="preserve"> PAGEREF _Toc130977722 \h </w:instrText>
            </w:r>
            <w:r w:rsidR="007E50C7">
              <w:rPr>
                <w:noProof/>
                <w:webHidden/>
              </w:rPr>
            </w:r>
            <w:r w:rsidR="007E50C7">
              <w:rPr>
                <w:noProof/>
                <w:webHidden/>
              </w:rPr>
              <w:fldChar w:fldCharType="separate"/>
            </w:r>
            <w:r w:rsidR="007E50C7">
              <w:rPr>
                <w:noProof/>
                <w:webHidden/>
              </w:rPr>
              <w:t>2</w:t>
            </w:r>
            <w:r w:rsidR="007E50C7">
              <w:rPr>
                <w:noProof/>
                <w:webHidden/>
              </w:rPr>
              <w:fldChar w:fldCharType="end"/>
            </w:r>
          </w:hyperlink>
        </w:p>
        <w:p w14:paraId="559A3239" w14:textId="05205148"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3" w:history="1">
            <w:r w:rsidR="007E50C7" w:rsidRPr="00680FA2">
              <w:rPr>
                <w:rStyle w:val="Hyperlink"/>
                <w:noProof/>
              </w:rPr>
              <w:t>1.4.1</w:t>
            </w:r>
            <w:r w:rsidR="007E50C7">
              <w:rPr>
                <w:rFonts w:asciiTheme="minorHAnsi" w:eastAsiaTheme="minorEastAsia" w:hAnsiTheme="minorHAnsi"/>
                <w:noProof/>
                <w:sz w:val="22"/>
                <w:lang w:eastAsia="en-ID"/>
              </w:rPr>
              <w:tab/>
            </w:r>
            <w:r w:rsidR="007E50C7" w:rsidRPr="00680FA2">
              <w:rPr>
                <w:rStyle w:val="Hyperlink"/>
                <w:noProof/>
              </w:rPr>
              <w:t>Cara Memasukkan Tabel</w:t>
            </w:r>
            <w:r w:rsidR="007E50C7">
              <w:rPr>
                <w:noProof/>
                <w:webHidden/>
              </w:rPr>
              <w:tab/>
            </w:r>
            <w:r w:rsidR="007E50C7">
              <w:rPr>
                <w:noProof/>
                <w:webHidden/>
              </w:rPr>
              <w:fldChar w:fldCharType="begin"/>
            </w:r>
            <w:r w:rsidR="007E50C7">
              <w:rPr>
                <w:noProof/>
                <w:webHidden/>
              </w:rPr>
              <w:instrText xml:space="preserve"> PAGEREF _Toc130977723 \h </w:instrText>
            </w:r>
            <w:r w:rsidR="007E50C7">
              <w:rPr>
                <w:noProof/>
                <w:webHidden/>
              </w:rPr>
            </w:r>
            <w:r w:rsidR="007E50C7">
              <w:rPr>
                <w:noProof/>
                <w:webHidden/>
              </w:rPr>
              <w:fldChar w:fldCharType="separate"/>
            </w:r>
            <w:r w:rsidR="007E50C7">
              <w:rPr>
                <w:noProof/>
                <w:webHidden/>
              </w:rPr>
              <w:t>2</w:t>
            </w:r>
            <w:r w:rsidR="007E50C7">
              <w:rPr>
                <w:noProof/>
                <w:webHidden/>
              </w:rPr>
              <w:fldChar w:fldCharType="end"/>
            </w:r>
          </w:hyperlink>
        </w:p>
        <w:p w14:paraId="1785919F" w14:textId="18226F2F"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4" w:history="1">
            <w:r w:rsidR="007E50C7" w:rsidRPr="00680FA2">
              <w:rPr>
                <w:rStyle w:val="Hyperlink"/>
                <w:noProof/>
              </w:rPr>
              <w:t>1.4.2</w:t>
            </w:r>
            <w:r w:rsidR="007E50C7">
              <w:rPr>
                <w:rFonts w:asciiTheme="minorHAnsi" w:eastAsiaTheme="minorEastAsia" w:hAnsiTheme="minorHAnsi"/>
                <w:noProof/>
                <w:sz w:val="22"/>
                <w:lang w:eastAsia="en-ID"/>
              </w:rPr>
              <w:tab/>
            </w:r>
            <w:r w:rsidR="007E50C7" w:rsidRPr="00680FA2">
              <w:rPr>
                <w:rStyle w:val="Hyperlink"/>
                <w:noProof/>
              </w:rPr>
              <w:t>Cara memasukkan gambar</w:t>
            </w:r>
            <w:r w:rsidR="007E50C7">
              <w:rPr>
                <w:noProof/>
                <w:webHidden/>
              </w:rPr>
              <w:tab/>
            </w:r>
            <w:r w:rsidR="007E50C7">
              <w:rPr>
                <w:noProof/>
                <w:webHidden/>
              </w:rPr>
              <w:fldChar w:fldCharType="begin"/>
            </w:r>
            <w:r w:rsidR="007E50C7">
              <w:rPr>
                <w:noProof/>
                <w:webHidden/>
              </w:rPr>
              <w:instrText xml:space="preserve"> PAGEREF _Toc130977724 \h </w:instrText>
            </w:r>
            <w:r w:rsidR="007E50C7">
              <w:rPr>
                <w:noProof/>
                <w:webHidden/>
              </w:rPr>
            </w:r>
            <w:r w:rsidR="007E50C7">
              <w:rPr>
                <w:noProof/>
                <w:webHidden/>
              </w:rPr>
              <w:fldChar w:fldCharType="separate"/>
            </w:r>
            <w:r w:rsidR="007E50C7">
              <w:rPr>
                <w:noProof/>
                <w:webHidden/>
              </w:rPr>
              <w:t>2</w:t>
            </w:r>
            <w:r w:rsidR="007E50C7">
              <w:rPr>
                <w:noProof/>
                <w:webHidden/>
              </w:rPr>
              <w:fldChar w:fldCharType="end"/>
            </w:r>
          </w:hyperlink>
        </w:p>
        <w:p w14:paraId="7A303D3A" w14:textId="609C9C3C"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5" w:history="1">
            <w:r w:rsidR="007E50C7" w:rsidRPr="00680FA2">
              <w:rPr>
                <w:rStyle w:val="Hyperlink"/>
                <w:noProof/>
              </w:rPr>
              <w:t>1.4.3</w:t>
            </w:r>
            <w:r w:rsidR="007E50C7">
              <w:rPr>
                <w:rFonts w:asciiTheme="minorHAnsi" w:eastAsiaTheme="minorEastAsia" w:hAnsiTheme="minorHAnsi"/>
                <w:noProof/>
                <w:sz w:val="22"/>
                <w:lang w:eastAsia="en-ID"/>
              </w:rPr>
              <w:tab/>
            </w:r>
            <w:r w:rsidR="007E50C7" w:rsidRPr="00680FA2">
              <w:rPr>
                <w:rStyle w:val="Hyperlink"/>
                <w:noProof/>
              </w:rPr>
              <w:t>Cara memasukkan sitasi</w:t>
            </w:r>
            <w:r w:rsidR="007E50C7">
              <w:rPr>
                <w:noProof/>
                <w:webHidden/>
              </w:rPr>
              <w:tab/>
            </w:r>
            <w:r w:rsidR="007E50C7">
              <w:rPr>
                <w:noProof/>
                <w:webHidden/>
              </w:rPr>
              <w:fldChar w:fldCharType="begin"/>
            </w:r>
            <w:r w:rsidR="007E50C7">
              <w:rPr>
                <w:noProof/>
                <w:webHidden/>
              </w:rPr>
              <w:instrText xml:space="preserve"> PAGEREF _Toc130977725 \h </w:instrText>
            </w:r>
            <w:r w:rsidR="007E50C7">
              <w:rPr>
                <w:noProof/>
                <w:webHidden/>
              </w:rPr>
            </w:r>
            <w:r w:rsidR="007E50C7">
              <w:rPr>
                <w:noProof/>
                <w:webHidden/>
              </w:rPr>
              <w:fldChar w:fldCharType="separate"/>
            </w:r>
            <w:r w:rsidR="007E50C7">
              <w:rPr>
                <w:noProof/>
                <w:webHidden/>
              </w:rPr>
              <w:t>3</w:t>
            </w:r>
            <w:r w:rsidR="007E50C7">
              <w:rPr>
                <w:noProof/>
                <w:webHidden/>
              </w:rPr>
              <w:fldChar w:fldCharType="end"/>
            </w:r>
          </w:hyperlink>
        </w:p>
        <w:p w14:paraId="27A9CA51" w14:textId="0678320E"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26" w:history="1">
            <w:r w:rsidR="007E50C7" w:rsidRPr="00680FA2">
              <w:rPr>
                <w:rStyle w:val="Hyperlink"/>
                <w:noProof/>
              </w:rPr>
              <w:t>1.5</w:t>
            </w:r>
            <w:r w:rsidR="007E50C7">
              <w:rPr>
                <w:rFonts w:asciiTheme="minorHAnsi" w:eastAsiaTheme="minorEastAsia" w:hAnsiTheme="minorHAnsi"/>
                <w:noProof/>
                <w:sz w:val="22"/>
                <w:lang w:eastAsia="en-ID"/>
              </w:rPr>
              <w:tab/>
            </w:r>
            <w:r w:rsidR="007E50C7" w:rsidRPr="00680FA2">
              <w:rPr>
                <w:rStyle w:val="Hyperlink"/>
                <w:noProof/>
              </w:rPr>
              <w:t>Solusi Sistem yang Diusulkan</w:t>
            </w:r>
            <w:r w:rsidR="007E50C7">
              <w:rPr>
                <w:noProof/>
                <w:webHidden/>
              </w:rPr>
              <w:tab/>
            </w:r>
            <w:r w:rsidR="007E50C7">
              <w:rPr>
                <w:noProof/>
                <w:webHidden/>
              </w:rPr>
              <w:fldChar w:fldCharType="begin"/>
            </w:r>
            <w:r w:rsidR="007E50C7">
              <w:rPr>
                <w:noProof/>
                <w:webHidden/>
              </w:rPr>
              <w:instrText xml:space="preserve"> PAGEREF _Toc130977726 \h </w:instrText>
            </w:r>
            <w:r w:rsidR="007E50C7">
              <w:rPr>
                <w:noProof/>
                <w:webHidden/>
              </w:rPr>
            </w:r>
            <w:r w:rsidR="007E50C7">
              <w:rPr>
                <w:noProof/>
                <w:webHidden/>
              </w:rPr>
              <w:fldChar w:fldCharType="separate"/>
            </w:r>
            <w:r w:rsidR="007E50C7">
              <w:rPr>
                <w:noProof/>
                <w:webHidden/>
              </w:rPr>
              <w:t>3</w:t>
            </w:r>
            <w:r w:rsidR="007E50C7">
              <w:rPr>
                <w:noProof/>
                <w:webHidden/>
              </w:rPr>
              <w:fldChar w:fldCharType="end"/>
            </w:r>
          </w:hyperlink>
        </w:p>
        <w:p w14:paraId="37C33CCC" w14:textId="637F3643"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7" w:history="1">
            <w:r w:rsidR="007E50C7" w:rsidRPr="00680FA2">
              <w:rPr>
                <w:rStyle w:val="Hyperlink"/>
                <w:noProof/>
              </w:rPr>
              <w:t>1.5.1</w:t>
            </w:r>
            <w:r w:rsidR="007E50C7">
              <w:rPr>
                <w:rFonts w:asciiTheme="minorHAnsi" w:eastAsiaTheme="minorEastAsia" w:hAnsiTheme="minorHAnsi"/>
                <w:noProof/>
                <w:sz w:val="22"/>
                <w:lang w:eastAsia="en-ID"/>
              </w:rPr>
              <w:tab/>
            </w:r>
            <w:r w:rsidR="007E50C7" w:rsidRPr="00680FA2">
              <w:rPr>
                <w:rStyle w:val="Hyperlink"/>
                <w:noProof/>
              </w:rPr>
              <w:t>Karakteristik Produk</w:t>
            </w:r>
            <w:r w:rsidR="007E50C7">
              <w:rPr>
                <w:noProof/>
                <w:webHidden/>
              </w:rPr>
              <w:tab/>
            </w:r>
            <w:r w:rsidR="007E50C7">
              <w:rPr>
                <w:noProof/>
                <w:webHidden/>
              </w:rPr>
              <w:fldChar w:fldCharType="begin"/>
            </w:r>
            <w:r w:rsidR="007E50C7">
              <w:rPr>
                <w:noProof/>
                <w:webHidden/>
              </w:rPr>
              <w:instrText xml:space="preserve"> PAGEREF _Toc130977727 \h </w:instrText>
            </w:r>
            <w:r w:rsidR="007E50C7">
              <w:rPr>
                <w:noProof/>
                <w:webHidden/>
              </w:rPr>
            </w:r>
            <w:r w:rsidR="007E50C7">
              <w:rPr>
                <w:noProof/>
                <w:webHidden/>
              </w:rPr>
              <w:fldChar w:fldCharType="separate"/>
            </w:r>
            <w:r w:rsidR="007E50C7">
              <w:rPr>
                <w:noProof/>
                <w:webHidden/>
              </w:rPr>
              <w:t>3</w:t>
            </w:r>
            <w:r w:rsidR="007E50C7">
              <w:rPr>
                <w:noProof/>
                <w:webHidden/>
              </w:rPr>
              <w:fldChar w:fldCharType="end"/>
            </w:r>
          </w:hyperlink>
        </w:p>
        <w:p w14:paraId="580040DD" w14:textId="4D532F99"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28" w:history="1">
            <w:r w:rsidR="007E50C7" w:rsidRPr="00680FA2">
              <w:rPr>
                <w:rStyle w:val="Hyperlink"/>
                <w:noProof/>
              </w:rPr>
              <w:t>1.5.2</w:t>
            </w:r>
            <w:r w:rsidR="007E50C7">
              <w:rPr>
                <w:rFonts w:asciiTheme="minorHAnsi" w:eastAsiaTheme="minorEastAsia" w:hAnsiTheme="minorHAnsi"/>
                <w:noProof/>
                <w:sz w:val="22"/>
                <w:lang w:eastAsia="en-ID"/>
              </w:rPr>
              <w:tab/>
            </w:r>
            <w:r w:rsidR="007E50C7" w:rsidRPr="00680FA2">
              <w:rPr>
                <w:rStyle w:val="Hyperlink"/>
                <w:noProof/>
              </w:rPr>
              <w:t>Skenario Penggunaan</w:t>
            </w:r>
            <w:r w:rsidR="007E50C7">
              <w:rPr>
                <w:noProof/>
                <w:webHidden/>
              </w:rPr>
              <w:tab/>
            </w:r>
            <w:r w:rsidR="007E50C7">
              <w:rPr>
                <w:noProof/>
                <w:webHidden/>
              </w:rPr>
              <w:fldChar w:fldCharType="begin"/>
            </w:r>
            <w:r w:rsidR="007E50C7">
              <w:rPr>
                <w:noProof/>
                <w:webHidden/>
              </w:rPr>
              <w:instrText xml:space="preserve"> PAGEREF _Toc130977728 \h </w:instrText>
            </w:r>
            <w:r w:rsidR="007E50C7">
              <w:rPr>
                <w:noProof/>
                <w:webHidden/>
              </w:rPr>
            </w:r>
            <w:r w:rsidR="007E50C7">
              <w:rPr>
                <w:noProof/>
                <w:webHidden/>
              </w:rPr>
              <w:fldChar w:fldCharType="separate"/>
            </w:r>
            <w:r w:rsidR="007E50C7">
              <w:rPr>
                <w:noProof/>
                <w:webHidden/>
              </w:rPr>
              <w:t>4</w:t>
            </w:r>
            <w:r w:rsidR="007E50C7">
              <w:rPr>
                <w:noProof/>
                <w:webHidden/>
              </w:rPr>
              <w:fldChar w:fldCharType="end"/>
            </w:r>
          </w:hyperlink>
        </w:p>
        <w:p w14:paraId="1CC54790" w14:textId="604CA397"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29" w:history="1">
            <w:r w:rsidR="007E50C7" w:rsidRPr="00680FA2">
              <w:rPr>
                <w:rStyle w:val="Hyperlink"/>
                <w:noProof/>
              </w:rPr>
              <w:t>1.6</w:t>
            </w:r>
            <w:r w:rsidR="007E50C7">
              <w:rPr>
                <w:rFonts w:asciiTheme="minorHAnsi" w:eastAsiaTheme="minorEastAsia" w:hAnsiTheme="minorHAnsi"/>
                <w:noProof/>
                <w:sz w:val="22"/>
                <w:lang w:eastAsia="en-ID"/>
              </w:rPr>
              <w:tab/>
            </w:r>
            <w:r w:rsidR="007E50C7" w:rsidRPr="00680FA2">
              <w:rPr>
                <w:rStyle w:val="Hyperlink"/>
                <w:noProof/>
              </w:rPr>
              <w:t>Kesimpulan dan Ringkasan CD-1</w:t>
            </w:r>
            <w:r w:rsidR="007E50C7">
              <w:rPr>
                <w:noProof/>
                <w:webHidden/>
              </w:rPr>
              <w:tab/>
            </w:r>
            <w:r w:rsidR="007E50C7">
              <w:rPr>
                <w:noProof/>
                <w:webHidden/>
              </w:rPr>
              <w:fldChar w:fldCharType="begin"/>
            </w:r>
            <w:r w:rsidR="007E50C7">
              <w:rPr>
                <w:noProof/>
                <w:webHidden/>
              </w:rPr>
              <w:instrText xml:space="preserve"> PAGEREF _Toc130977729 \h </w:instrText>
            </w:r>
            <w:r w:rsidR="007E50C7">
              <w:rPr>
                <w:noProof/>
                <w:webHidden/>
              </w:rPr>
            </w:r>
            <w:r w:rsidR="007E50C7">
              <w:rPr>
                <w:noProof/>
                <w:webHidden/>
              </w:rPr>
              <w:fldChar w:fldCharType="separate"/>
            </w:r>
            <w:r w:rsidR="007E50C7">
              <w:rPr>
                <w:noProof/>
                <w:webHidden/>
              </w:rPr>
              <w:t>4</w:t>
            </w:r>
            <w:r w:rsidR="007E50C7">
              <w:rPr>
                <w:noProof/>
                <w:webHidden/>
              </w:rPr>
              <w:fldChar w:fldCharType="end"/>
            </w:r>
          </w:hyperlink>
        </w:p>
        <w:p w14:paraId="57571AA8" w14:textId="293D725D" w:rsidR="007E50C7" w:rsidRDefault="009E764D" w:rsidP="00A477AB">
          <w:pPr>
            <w:pStyle w:val="TOC1"/>
            <w:rPr>
              <w:rFonts w:asciiTheme="minorHAnsi" w:eastAsiaTheme="minorEastAsia" w:hAnsiTheme="minorHAnsi"/>
              <w:noProof/>
              <w:sz w:val="22"/>
              <w:lang w:eastAsia="en-ID"/>
            </w:rPr>
          </w:pPr>
          <w:hyperlink w:anchor="_Toc130977730" w:history="1">
            <w:r w:rsidR="007E50C7" w:rsidRPr="00680FA2">
              <w:rPr>
                <w:rStyle w:val="Hyperlink"/>
                <w:noProof/>
              </w:rPr>
              <w:t>BAB 2</w:t>
            </w:r>
            <w:r w:rsidR="007E50C7">
              <w:rPr>
                <w:rFonts w:asciiTheme="minorHAnsi" w:eastAsiaTheme="minorEastAsia" w:hAnsiTheme="minorHAnsi"/>
                <w:noProof/>
                <w:sz w:val="22"/>
                <w:lang w:eastAsia="en-ID"/>
              </w:rPr>
              <w:tab/>
            </w:r>
            <w:r w:rsidR="007E50C7" w:rsidRPr="00680FA2">
              <w:rPr>
                <w:rStyle w:val="Hyperlink"/>
                <w:noProof/>
              </w:rPr>
              <w:t>DESAIN KONSEP SOLUSI</w:t>
            </w:r>
            <w:r w:rsidR="007E50C7">
              <w:rPr>
                <w:noProof/>
                <w:webHidden/>
              </w:rPr>
              <w:tab/>
            </w:r>
            <w:r w:rsidR="007E50C7">
              <w:rPr>
                <w:noProof/>
                <w:webHidden/>
              </w:rPr>
              <w:fldChar w:fldCharType="begin"/>
            </w:r>
            <w:r w:rsidR="007E50C7">
              <w:rPr>
                <w:noProof/>
                <w:webHidden/>
              </w:rPr>
              <w:instrText xml:space="preserve"> PAGEREF _Toc130977730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43A6737A" w14:textId="585DF0E9"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31" w:history="1">
            <w:r w:rsidR="007E50C7" w:rsidRPr="00680FA2">
              <w:rPr>
                <w:rStyle w:val="Hyperlink"/>
                <w:noProof/>
              </w:rPr>
              <w:t>2.1</w:t>
            </w:r>
            <w:r w:rsidR="007E50C7">
              <w:rPr>
                <w:rFonts w:asciiTheme="minorHAnsi" w:eastAsiaTheme="minorEastAsia" w:hAnsiTheme="minorHAnsi"/>
                <w:noProof/>
                <w:sz w:val="22"/>
                <w:lang w:eastAsia="en-ID"/>
              </w:rPr>
              <w:tab/>
            </w:r>
            <w:r w:rsidR="007E50C7" w:rsidRPr="00680FA2">
              <w:rPr>
                <w:rStyle w:val="Hyperlink"/>
                <w:noProof/>
              </w:rPr>
              <w:t>Spesifikasi Produk</w:t>
            </w:r>
            <w:r w:rsidR="007E50C7">
              <w:rPr>
                <w:noProof/>
                <w:webHidden/>
              </w:rPr>
              <w:tab/>
            </w:r>
            <w:r w:rsidR="007E50C7">
              <w:rPr>
                <w:noProof/>
                <w:webHidden/>
              </w:rPr>
              <w:fldChar w:fldCharType="begin"/>
            </w:r>
            <w:r w:rsidR="007E50C7">
              <w:rPr>
                <w:noProof/>
                <w:webHidden/>
              </w:rPr>
              <w:instrText xml:space="preserve"> PAGEREF _Toc130977731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63A8DDFE" w14:textId="6625F24C"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32" w:history="1">
            <w:r w:rsidR="007E50C7" w:rsidRPr="00680FA2">
              <w:rPr>
                <w:rStyle w:val="Hyperlink"/>
                <w:noProof/>
              </w:rPr>
              <w:t>2.2</w:t>
            </w:r>
            <w:r w:rsidR="007E50C7">
              <w:rPr>
                <w:rFonts w:asciiTheme="minorHAnsi" w:eastAsiaTheme="minorEastAsia" w:hAnsiTheme="minorHAnsi"/>
                <w:noProof/>
                <w:sz w:val="22"/>
                <w:lang w:eastAsia="en-ID"/>
              </w:rPr>
              <w:tab/>
            </w:r>
            <w:r w:rsidR="007E50C7" w:rsidRPr="00680FA2">
              <w:rPr>
                <w:rStyle w:val="Hyperlink"/>
                <w:noProof/>
              </w:rPr>
              <w:t>Verifikasi</w:t>
            </w:r>
            <w:r w:rsidR="007E50C7">
              <w:rPr>
                <w:noProof/>
                <w:webHidden/>
              </w:rPr>
              <w:tab/>
            </w:r>
            <w:r w:rsidR="007E50C7">
              <w:rPr>
                <w:noProof/>
                <w:webHidden/>
              </w:rPr>
              <w:fldChar w:fldCharType="begin"/>
            </w:r>
            <w:r w:rsidR="007E50C7">
              <w:rPr>
                <w:noProof/>
                <w:webHidden/>
              </w:rPr>
              <w:instrText xml:space="preserve"> PAGEREF _Toc130977732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60594ED6" w14:textId="77B5C46E"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33" w:history="1">
            <w:r w:rsidR="007E50C7" w:rsidRPr="00680FA2">
              <w:rPr>
                <w:rStyle w:val="Hyperlink"/>
                <w:noProof/>
              </w:rPr>
              <w:t>2.2.1</w:t>
            </w:r>
            <w:r w:rsidR="007E50C7">
              <w:rPr>
                <w:rFonts w:asciiTheme="minorHAnsi" w:eastAsiaTheme="minorEastAsia" w:hAnsiTheme="minorHAnsi"/>
                <w:noProof/>
                <w:sz w:val="22"/>
                <w:lang w:eastAsia="en-ID"/>
              </w:rPr>
              <w:tab/>
            </w:r>
            <w:r w:rsidR="007E50C7" w:rsidRPr="00680FA2">
              <w:rPr>
                <w:rStyle w:val="Hyperlink"/>
                <w:noProof/>
              </w:rPr>
              <w:t>Verifikasi Spesifikasi 1</w:t>
            </w:r>
            <w:r w:rsidR="007E50C7">
              <w:rPr>
                <w:noProof/>
                <w:webHidden/>
              </w:rPr>
              <w:tab/>
            </w:r>
            <w:r w:rsidR="007E50C7">
              <w:rPr>
                <w:noProof/>
                <w:webHidden/>
              </w:rPr>
              <w:fldChar w:fldCharType="begin"/>
            </w:r>
            <w:r w:rsidR="007E50C7">
              <w:rPr>
                <w:noProof/>
                <w:webHidden/>
              </w:rPr>
              <w:instrText xml:space="preserve"> PAGEREF _Toc130977733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5D32415B" w14:textId="516B5700"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34" w:history="1">
            <w:r w:rsidR="007E50C7" w:rsidRPr="00680FA2">
              <w:rPr>
                <w:rStyle w:val="Hyperlink"/>
                <w:noProof/>
              </w:rPr>
              <w:t>2.2.2</w:t>
            </w:r>
            <w:r w:rsidR="007E50C7">
              <w:rPr>
                <w:rFonts w:asciiTheme="minorHAnsi" w:eastAsiaTheme="minorEastAsia" w:hAnsiTheme="minorHAnsi"/>
                <w:noProof/>
                <w:sz w:val="22"/>
                <w:lang w:eastAsia="en-ID"/>
              </w:rPr>
              <w:tab/>
            </w:r>
            <w:r w:rsidR="007E50C7" w:rsidRPr="00680FA2">
              <w:rPr>
                <w:rStyle w:val="Hyperlink"/>
                <w:noProof/>
              </w:rPr>
              <w:t>Verifikasi spesifikasi 2</w:t>
            </w:r>
            <w:r w:rsidR="007E50C7">
              <w:rPr>
                <w:noProof/>
                <w:webHidden/>
              </w:rPr>
              <w:tab/>
            </w:r>
            <w:r w:rsidR="007E50C7">
              <w:rPr>
                <w:noProof/>
                <w:webHidden/>
              </w:rPr>
              <w:fldChar w:fldCharType="begin"/>
            </w:r>
            <w:r w:rsidR="007E50C7">
              <w:rPr>
                <w:noProof/>
                <w:webHidden/>
              </w:rPr>
              <w:instrText xml:space="preserve"> PAGEREF _Toc130977734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6C022330" w14:textId="6C07E410"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35" w:history="1">
            <w:r w:rsidR="007E50C7" w:rsidRPr="00680FA2">
              <w:rPr>
                <w:rStyle w:val="Hyperlink"/>
                <w:noProof/>
              </w:rPr>
              <w:t>2.3</w:t>
            </w:r>
            <w:r w:rsidR="007E50C7">
              <w:rPr>
                <w:rFonts w:asciiTheme="minorHAnsi" w:eastAsiaTheme="minorEastAsia" w:hAnsiTheme="minorHAnsi"/>
                <w:noProof/>
                <w:sz w:val="22"/>
                <w:lang w:eastAsia="en-ID"/>
              </w:rPr>
              <w:tab/>
            </w:r>
            <w:r w:rsidR="007E50C7" w:rsidRPr="00680FA2">
              <w:rPr>
                <w:rStyle w:val="Hyperlink"/>
                <w:noProof/>
              </w:rPr>
              <w:t>Kesimpulan dan Ringkasan CD-2</w:t>
            </w:r>
            <w:r w:rsidR="007E50C7">
              <w:rPr>
                <w:noProof/>
                <w:webHidden/>
              </w:rPr>
              <w:tab/>
            </w:r>
            <w:r w:rsidR="007E50C7">
              <w:rPr>
                <w:noProof/>
                <w:webHidden/>
              </w:rPr>
              <w:fldChar w:fldCharType="begin"/>
            </w:r>
            <w:r w:rsidR="007E50C7">
              <w:rPr>
                <w:noProof/>
                <w:webHidden/>
              </w:rPr>
              <w:instrText xml:space="preserve"> PAGEREF _Toc130977735 \h </w:instrText>
            </w:r>
            <w:r w:rsidR="007E50C7">
              <w:rPr>
                <w:noProof/>
                <w:webHidden/>
              </w:rPr>
            </w:r>
            <w:r w:rsidR="007E50C7">
              <w:rPr>
                <w:noProof/>
                <w:webHidden/>
              </w:rPr>
              <w:fldChar w:fldCharType="separate"/>
            </w:r>
            <w:r w:rsidR="007E50C7">
              <w:rPr>
                <w:noProof/>
                <w:webHidden/>
              </w:rPr>
              <w:t>5</w:t>
            </w:r>
            <w:r w:rsidR="007E50C7">
              <w:rPr>
                <w:noProof/>
                <w:webHidden/>
              </w:rPr>
              <w:fldChar w:fldCharType="end"/>
            </w:r>
          </w:hyperlink>
        </w:p>
        <w:p w14:paraId="290CCE31" w14:textId="478A0796" w:rsidR="007E50C7" w:rsidRDefault="009E764D" w:rsidP="00A477AB">
          <w:pPr>
            <w:pStyle w:val="TOC1"/>
            <w:rPr>
              <w:rFonts w:asciiTheme="minorHAnsi" w:eastAsiaTheme="minorEastAsia" w:hAnsiTheme="minorHAnsi"/>
              <w:noProof/>
              <w:sz w:val="22"/>
              <w:lang w:eastAsia="en-ID"/>
            </w:rPr>
          </w:pPr>
          <w:hyperlink w:anchor="_Toc130977736" w:history="1">
            <w:r w:rsidR="007E50C7" w:rsidRPr="00680FA2">
              <w:rPr>
                <w:rStyle w:val="Hyperlink"/>
                <w:noProof/>
              </w:rPr>
              <w:t>BAB 3</w:t>
            </w:r>
            <w:r w:rsidR="007E50C7">
              <w:rPr>
                <w:rFonts w:asciiTheme="minorHAnsi" w:eastAsiaTheme="minorEastAsia" w:hAnsiTheme="minorHAnsi"/>
                <w:noProof/>
                <w:sz w:val="22"/>
                <w:lang w:eastAsia="en-ID"/>
              </w:rPr>
              <w:tab/>
            </w:r>
            <w:r w:rsidR="007E50C7" w:rsidRPr="00680FA2">
              <w:rPr>
                <w:rStyle w:val="Hyperlink"/>
                <w:noProof/>
              </w:rPr>
              <w:t>DESAIN RANCANGAN SOLUSI</w:t>
            </w:r>
            <w:r w:rsidR="007E50C7">
              <w:rPr>
                <w:noProof/>
                <w:webHidden/>
              </w:rPr>
              <w:tab/>
            </w:r>
            <w:r w:rsidR="007E50C7">
              <w:rPr>
                <w:noProof/>
                <w:webHidden/>
              </w:rPr>
              <w:fldChar w:fldCharType="begin"/>
            </w:r>
            <w:r w:rsidR="007E50C7">
              <w:rPr>
                <w:noProof/>
                <w:webHidden/>
              </w:rPr>
              <w:instrText xml:space="preserve"> PAGEREF _Toc130977736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6B4EFB0D" w14:textId="4DED332F"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37" w:history="1">
            <w:r w:rsidR="007E50C7" w:rsidRPr="00680FA2">
              <w:rPr>
                <w:rStyle w:val="Hyperlink"/>
                <w:noProof/>
              </w:rPr>
              <w:t>3.1</w:t>
            </w:r>
            <w:r w:rsidR="007E50C7">
              <w:rPr>
                <w:rFonts w:asciiTheme="minorHAnsi" w:eastAsiaTheme="minorEastAsia" w:hAnsiTheme="minorHAnsi"/>
                <w:noProof/>
                <w:sz w:val="22"/>
                <w:lang w:eastAsia="en-ID"/>
              </w:rPr>
              <w:tab/>
            </w:r>
            <w:r w:rsidR="007E50C7" w:rsidRPr="00680FA2">
              <w:rPr>
                <w:rStyle w:val="Hyperlink"/>
                <w:noProof/>
              </w:rPr>
              <w:t>Konsep Sistem</w:t>
            </w:r>
            <w:r w:rsidR="007E50C7">
              <w:rPr>
                <w:noProof/>
                <w:webHidden/>
              </w:rPr>
              <w:tab/>
            </w:r>
            <w:r w:rsidR="007E50C7">
              <w:rPr>
                <w:noProof/>
                <w:webHidden/>
              </w:rPr>
              <w:fldChar w:fldCharType="begin"/>
            </w:r>
            <w:r w:rsidR="007E50C7">
              <w:rPr>
                <w:noProof/>
                <w:webHidden/>
              </w:rPr>
              <w:instrText xml:space="preserve"> PAGEREF _Toc130977737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500205FA" w14:textId="22CC165F"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38" w:history="1">
            <w:r w:rsidR="007E50C7" w:rsidRPr="00680FA2">
              <w:rPr>
                <w:rStyle w:val="Hyperlink"/>
                <w:noProof/>
              </w:rPr>
              <w:t>3.1.1</w:t>
            </w:r>
            <w:r w:rsidR="007E50C7">
              <w:rPr>
                <w:rFonts w:asciiTheme="minorHAnsi" w:eastAsiaTheme="minorEastAsia" w:hAnsiTheme="minorHAnsi"/>
                <w:noProof/>
                <w:sz w:val="22"/>
                <w:lang w:eastAsia="en-ID"/>
              </w:rPr>
              <w:tab/>
            </w:r>
            <w:r w:rsidR="007E50C7" w:rsidRPr="00680FA2">
              <w:rPr>
                <w:rStyle w:val="Hyperlink"/>
                <w:noProof/>
              </w:rPr>
              <w:t>Pilihan Sistem</w:t>
            </w:r>
            <w:r w:rsidR="007E50C7">
              <w:rPr>
                <w:noProof/>
                <w:webHidden/>
              </w:rPr>
              <w:tab/>
            </w:r>
            <w:r w:rsidR="007E50C7">
              <w:rPr>
                <w:noProof/>
                <w:webHidden/>
              </w:rPr>
              <w:fldChar w:fldCharType="begin"/>
            </w:r>
            <w:r w:rsidR="007E50C7">
              <w:rPr>
                <w:noProof/>
                <w:webHidden/>
              </w:rPr>
              <w:instrText xml:space="preserve"> PAGEREF _Toc130977738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78AC2328" w14:textId="18DE5452"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39" w:history="1">
            <w:r w:rsidR="007E50C7" w:rsidRPr="00680FA2">
              <w:rPr>
                <w:rStyle w:val="Hyperlink"/>
                <w:noProof/>
              </w:rPr>
              <w:t>3.1.2</w:t>
            </w:r>
            <w:r w:rsidR="007E50C7">
              <w:rPr>
                <w:rFonts w:asciiTheme="minorHAnsi" w:eastAsiaTheme="minorEastAsia" w:hAnsiTheme="minorHAnsi"/>
                <w:noProof/>
                <w:sz w:val="22"/>
                <w:lang w:eastAsia="en-ID"/>
              </w:rPr>
              <w:tab/>
            </w:r>
            <w:r w:rsidR="007E50C7" w:rsidRPr="00680FA2">
              <w:rPr>
                <w:rStyle w:val="Hyperlink"/>
                <w:noProof/>
              </w:rPr>
              <w:t>Analisis</w:t>
            </w:r>
            <w:r w:rsidR="007E50C7">
              <w:rPr>
                <w:noProof/>
                <w:webHidden/>
              </w:rPr>
              <w:tab/>
            </w:r>
            <w:r w:rsidR="007E50C7">
              <w:rPr>
                <w:noProof/>
                <w:webHidden/>
              </w:rPr>
              <w:fldChar w:fldCharType="begin"/>
            </w:r>
            <w:r w:rsidR="007E50C7">
              <w:rPr>
                <w:noProof/>
                <w:webHidden/>
              </w:rPr>
              <w:instrText xml:space="preserve"> PAGEREF _Toc130977739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7ECD9F7A" w14:textId="020FB021"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40" w:history="1">
            <w:r w:rsidR="007E50C7" w:rsidRPr="00680FA2">
              <w:rPr>
                <w:rStyle w:val="Hyperlink"/>
                <w:noProof/>
              </w:rPr>
              <w:t>3.1.3</w:t>
            </w:r>
            <w:r w:rsidR="007E50C7">
              <w:rPr>
                <w:rFonts w:asciiTheme="minorHAnsi" w:eastAsiaTheme="minorEastAsia" w:hAnsiTheme="minorHAnsi"/>
                <w:noProof/>
                <w:sz w:val="22"/>
                <w:lang w:eastAsia="en-ID"/>
              </w:rPr>
              <w:tab/>
            </w:r>
            <w:r w:rsidR="007E50C7" w:rsidRPr="00680FA2">
              <w:rPr>
                <w:rStyle w:val="Hyperlink"/>
                <w:noProof/>
              </w:rPr>
              <w:t>Sistem yang akan Dikembangkan</w:t>
            </w:r>
            <w:r w:rsidR="007E50C7">
              <w:rPr>
                <w:noProof/>
                <w:webHidden/>
              </w:rPr>
              <w:tab/>
            </w:r>
            <w:r w:rsidR="007E50C7">
              <w:rPr>
                <w:noProof/>
                <w:webHidden/>
              </w:rPr>
              <w:fldChar w:fldCharType="begin"/>
            </w:r>
            <w:r w:rsidR="007E50C7">
              <w:rPr>
                <w:noProof/>
                <w:webHidden/>
              </w:rPr>
              <w:instrText xml:space="preserve"> PAGEREF _Toc130977740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316C0588" w14:textId="3670F090"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1" w:history="1">
            <w:r w:rsidR="007E50C7" w:rsidRPr="00680FA2">
              <w:rPr>
                <w:rStyle w:val="Hyperlink"/>
                <w:noProof/>
              </w:rPr>
              <w:t>3.2</w:t>
            </w:r>
            <w:r w:rsidR="007E50C7">
              <w:rPr>
                <w:rFonts w:asciiTheme="minorHAnsi" w:eastAsiaTheme="minorEastAsia" w:hAnsiTheme="minorHAnsi"/>
                <w:noProof/>
                <w:sz w:val="22"/>
                <w:lang w:eastAsia="en-ID"/>
              </w:rPr>
              <w:tab/>
            </w:r>
            <w:r w:rsidR="007E50C7" w:rsidRPr="00680FA2">
              <w:rPr>
                <w:rStyle w:val="Hyperlink"/>
                <w:noProof/>
              </w:rPr>
              <w:t>Rencana Desain Sistem</w:t>
            </w:r>
            <w:r w:rsidR="007E50C7">
              <w:rPr>
                <w:noProof/>
                <w:webHidden/>
              </w:rPr>
              <w:tab/>
            </w:r>
            <w:r w:rsidR="007E50C7">
              <w:rPr>
                <w:noProof/>
                <w:webHidden/>
              </w:rPr>
              <w:fldChar w:fldCharType="begin"/>
            </w:r>
            <w:r w:rsidR="007E50C7">
              <w:rPr>
                <w:noProof/>
                <w:webHidden/>
              </w:rPr>
              <w:instrText xml:space="preserve"> PAGEREF _Toc130977741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181CEFC6" w14:textId="0718CEF1"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2" w:history="1">
            <w:r w:rsidR="007E50C7" w:rsidRPr="00680FA2">
              <w:rPr>
                <w:rStyle w:val="Hyperlink"/>
                <w:noProof/>
              </w:rPr>
              <w:t>3.3</w:t>
            </w:r>
            <w:r w:rsidR="007E50C7">
              <w:rPr>
                <w:rFonts w:asciiTheme="minorHAnsi" w:eastAsiaTheme="minorEastAsia" w:hAnsiTheme="minorHAnsi"/>
                <w:noProof/>
                <w:sz w:val="22"/>
                <w:lang w:eastAsia="en-ID"/>
              </w:rPr>
              <w:tab/>
            </w:r>
            <w:r w:rsidR="007E50C7" w:rsidRPr="00680FA2">
              <w:rPr>
                <w:rStyle w:val="Hyperlink"/>
                <w:noProof/>
              </w:rPr>
              <w:t>Pengujian Komponen (Kalibrasi)</w:t>
            </w:r>
            <w:r w:rsidR="007E50C7">
              <w:rPr>
                <w:noProof/>
                <w:webHidden/>
              </w:rPr>
              <w:tab/>
            </w:r>
            <w:r w:rsidR="007E50C7">
              <w:rPr>
                <w:noProof/>
                <w:webHidden/>
              </w:rPr>
              <w:fldChar w:fldCharType="begin"/>
            </w:r>
            <w:r w:rsidR="007E50C7">
              <w:rPr>
                <w:noProof/>
                <w:webHidden/>
              </w:rPr>
              <w:instrText xml:space="preserve"> PAGEREF _Toc130977742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29274FB4" w14:textId="60326B82"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3" w:history="1">
            <w:r w:rsidR="007E50C7" w:rsidRPr="00680FA2">
              <w:rPr>
                <w:rStyle w:val="Hyperlink"/>
                <w:noProof/>
              </w:rPr>
              <w:t>3.4</w:t>
            </w:r>
            <w:r w:rsidR="007E50C7">
              <w:rPr>
                <w:rFonts w:asciiTheme="minorHAnsi" w:eastAsiaTheme="minorEastAsia" w:hAnsiTheme="minorHAnsi"/>
                <w:noProof/>
                <w:sz w:val="22"/>
                <w:lang w:eastAsia="en-ID"/>
              </w:rPr>
              <w:tab/>
            </w:r>
            <w:r w:rsidR="007E50C7" w:rsidRPr="00680FA2">
              <w:rPr>
                <w:rStyle w:val="Hyperlink"/>
                <w:noProof/>
              </w:rPr>
              <w:t>Jadwal Pengerjaan</w:t>
            </w:r>
            <w:r w:rsidR="007E50C7">
              <w:rPr>
                <w:noProof/>
                <w:webHidden/>
              </w:rPr>
              <w:tab/>
            </w:r>
            <w:r w:rsidR="007E50C7">
              <w:rPr>
                <w:noProof/>
                <w:webHidden/>
              </w:rPr>
              <w:fldChar w:fldCharType="begin"/>
            </w:r>
            <w:r w:rsidR="007E50C7">
              <w:rPr>
                <w:noProof/>
                <w:webHidden/>
              </w:rPr>
              <w:instrText xml:space="preserve"> PAGEREF _Toc130977743 \h </w:instrText>
            </w:r>
            <w:r w:rsidR="007E50C7">
              <w:rPr>
                <w:noProof/>
                <w:webHidden/>
              </w:rPr>
            </w:r>
            <w:r w:rsidR="007E50C7">
              <w:rPr>
                <w:noProof/>
                <w:webHidden/>
              </w:rPr>
              <w:fldChar w:fldCharType="separate"/>
            </w:r>
            <w:r w:rsidR="007E50C7">
              <w:rPr>
                <w:noProof/>
                <w:webHidden/>
              </w:rPr>
              <w:t>6</w:t>
            </w:r>
            <w:r w:rsidR="007E50C7">
              <w:rPr>
                <w:noProof/>
                <w:webHidden/>
              </w:rPr>
              <w:fldChar w:fldCharType="end"/>
            </w:r>
          </w:hyperlink>
        </w:p>
        <w:p w14:paraId="64297EE3" w14:textId="50D671E2"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4" w:history="1">
            <w:r w:rsidR="007E50C7" w:rsidRPr="00680FA2">
              <w:rPr>
                <w:rStyle w:val="Hyperlink"/>
                <w:noProof/>
              </w:rPr>
              <w:t>3.5</w:t>
            </w:r>
            <w:r w:rsidR="007E50C7">
              <w:rPr>
                <w:rFonts w:asciiTheme="minorHAnsi" w:eastAsiaTheme="minorEastAsia" w:hAnsiTheme="minorHAnsi"/>
                <w:noProof/>
                <w:sz w:val="22"/>
                <w:lang w:eastAsia="en-ID"/>
              </w:rPr>
              <w:tab/>
            </w:r>
            <w:r w:rsidR="007E50C7" w:rsidRPr="00680FA2">
              <w:rPr>
                <w:rStyle w:val="Hyperlink"/>
                <w:noProof/>
              </w:rPr>
              <w:t>Kesimpulan dan Ringkasan CD-3</w:t>
            </w:r>
            <w:r w:rsidR="007E50C7">
              <w:rPr>
                <w:noProof/>
                <w:webHidden/>
              </w:rPr>
              <w:tab/>
            </w:r>
            <w:r w:rsidR="007E50C7">
              <w:rPr>
                <w:noProof/>
                <w:webHidden/>
              </w:rPr>
              <w:fldChar w:fldCharType="begin"/>
            </w:r>
            <w:r w:rsidR="007E50C7">
              <w:rPr>
                <w:noProof/>
                <w:webHidden/>
              </w:rPr>
              <w:instrText xml:space="preserve"> PAGEREF _Toc130977744 \h </w:instrText>
            </w:r>
            <w:r w:rsidR="007E50C7">
              <w:rPr>
                <w:noProof/>
                <w:webHidden/>
              </w:rPr>
            </w:r>
            <w:r w:rsidR="007E50C7">
              <w:rPr>
                <w:noProof/>
                <w:webHidden/>
              </w:rPr>
              <w:fldChar w:fldCharType="separate"/>
            </w:r>
            <w:r w:rsidR="007E50C7">
              <w:rPr>
                <w:noProof/>
                <w:webHidden/>
              </w:rPr>
              <w:t>7</w:t>
            </w:r>
            <w:r w:rsidR="007E50C7">
              <w:rPr>
                <w:noProof/>
                <w:webHidden/>
              </w:rPr>
              <w:fldChar w:fldCharType="end"/>
            </w:r>
          </w:hyperlink>
        </w:p>
        <w:p w14:paraId="26F5A3C8" w14:textId="4EE98754" w:rsidR="007E50C7" w:rsidRDefault="009E764D" w:rsidP="00A477AB">
          <w:pPr>
            <w:pStyle w:val="TOC1"/>
            <w:rPr>
              <w:rFonts w:asciiTheme="minorHAnsi" w:eastAsiaTheme="minorEastAsia" w:hAnsiTheme="minorHAnsi"/>
              <w:noProof/>
              <w:sz w:val="22"/>
              <w:lang w:eastAsia="en-ID"/>
            </w:rPr>
          </w:pPr>
          <w:hyperlink w:anchor="_Toc130977745" w:history="1">
            <w:r w:rsidR="007E50C7" w:rsidRPr="00680FA2">
              <w:rPr>
                <w:rStyle w:val="Hyperlink"/>
                <w:noProof/>
              </w:rPr>
              <w:t>BAB 4</w:t>
            </w:r>
            <w:r w:rsidR="007E50C7">
              <w:rPr>
                <w:rFonts w:asciiTheme="minorHAnsi" w:eastAsiaTheme="minorEastAsia" w:hAnsiTheme="minorHAnsi"/>
                <w:noProof/>
                <w:sz w:val="22"/>
                <w:lang w:eastAsia="en-ID"/>
              </w:rPr>
              <w:tab/>
            </w:r>
            <w:r w:rsidR="007E50C7" w:rsidRPr="00680FA2">
              <w:rPr>
                <w:rStyle w:val="Hyperlink"/>
                <w:noProof/>
              </w:rPr>
              <w:t>IMPLEMENTASI</w:t>
            </w:r>
            <w:r w:rsidR="007E50C7">
              <w:rPr>
                <w:noProof/>
                <w:webHidden/>
              </w:rPr>
              <w:tab/>
            </w:r>
            <w:r w:rsidR="007E50C7">
              <w:rPr>
                <w:noProof/>
                <w:webHidden/>
              </w:rPr>
              <w:fldChar w:fldCharType="begin"/>
            </w:r>
            <w:r w:rsidR="007E50C7">
              <w:rPr>
                <w:noProof/>
                <w:webHidden/>
              </w:rPr>
              <w:instrText xml:space="preserve"> PAGEREF _Toc130977745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3898F6EA" w14:textId="47EDD6D3"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6" w:history="1">
            <w:r w:rsidR="007E50C7" w:rsidRPr="00680FA2">
              <w:rPr>
                <w:rStyle w:val="Hyperlink"/>
                <w:noProof/>
              </w:rPr>
              <w:t>4.1</w:t>
            </w:r>
            <w:r w:rsidR="007E50C7">
              <w:rPr>
                <w:rFonts w:asciiTheme="minorHAnsi" w:eastAsiaTheme="minorEastAsia" w:hAnsiTheme="minorHAnsi"/>
                <w:noProof/>
                <w:sz w:val="22"/>
                <w:lang w:eastAsia="en-ID"/>
              </w:rPr>
              <w:tab/>
            </w:r>
            <w:r w:rsidR="007E50C7" w:rsidRPr="00680FA2">
              <w:rPr>
                <w:rStyle w:val="Hyperlink"/>
                <w:noProof/>
              </w:rPr>
              <w:t>Implementasi Sistem</w:t>
            </w:r>
            <w:r w:rsidR="007E50C7">
              <w:rPr>
                <w:noProof/>
                <w:webHidden/>
              </w:rPr>
              <w:tab/>
            </w:r>
            <w:r w:rsidR="007E50C7">
              <w:rPr>
                <w:noProof/>
                <w:webHidden/>
              </w:rPr>
              <w:fldChar w:fldCharType="begin"/>
            </w:r>
            <w:r w:rsidR="007E50C7">
              <w:rPr>
                <w:noProof/>
                <w:webHidden/>
              </w:rPr>
              <w:instrText xml:space="preserve"> PAGEREF _Toc130977746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5F453EE1" w14:textId="03B56401"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47" w:history="1">
            <w:r w:rsidR="007E50C7" w:rsidRPr="00680FA2">
              <w:rPr>
                <w:rStyle w:val="Hyperlink"/>
                <w:noProof/>
                <w:lang w:val="sv-SE"/>
              </w:rPr>
              <w:t>4.1.1</w:t>
            </w:r>
            <w:r w:rsidR="007E50C7">
              <w:rPr>
                <w:rFonts w:asciiTheme="minorHAnsi" w:eastAsiaTheme="minorEastAsia" w:hAnsiTheme="minorHAnsi"/>
                <w:noProof/>
                <w:sz w:val="22"/>
                <w:lang w:eastAsia="en-ID"/>
              </w:rPr>
              <w:tab/>
            </w:r>
            <w:r w:rsidR="007E50C7" w:rsidRPr="00680FA2">
              <w:rPr>
                <w:rStyle w:val="Hyperlink"/>
                <w:noProof/>
                <w:lang w:val="sv-SE"/>
              </w:rPr>
              <w:t>Sub-sistem 1 (boleh diganti dengan nama subsistemnya)</w:t>
            </w:r>
            <w:r w:rsidR="007E50C7">
              <w:rPr>
                <w:noProof/>
                <w:webHidden/>
              </w:rPr>
              <w:tab/>
            </w:r>
            <w:r w:rsidR="007E50C7">
              <w:rPr>
                <w:noProof/>
                <w:webHidden/>
              </w:rPr>
              <w:fldChar w:fldCharType="begin"/>
            </w:r>
            <w:r w:rsidR="007E50C7">
              <w:rPr>
                <w:noProof/>
                <w:webHidden/>
              </w:rPr>
              <w:instrText xml:space="preserve"> PAGEREF _Toc130977747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7E8A2FB3" w14:textId="1AAAE1A6"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48" w:history="1">
            <w:r w:rsidR="007E50C7" w:rsidRPr="00680FA2">
              <w:rPr>
                <w:rStyle w:val="Hyperlink"/>
                <w:noProof/>
                <w:lang w:val="sv-SE"/>
              </w:rPr>
              <w:t>4.1.2</w:t>
            </w:r>
            <w:r w:rsidR="007E50C7">
              <w:rPr>
                <w:rFonts w:asciiTheme="minorHAnsi" w:eastAsiaTheme="minorEastAsia" w:hAnsiTheme="minorHAnsi"/>
                <w:noProof/>
                <w:sz w:val="22"/>
                <w:lang w:eastAsia="en-ID"/>
              </w:rPr>
              <w:tab/>
            </w:r>
            <w:r w:rsidR="007E50C7" w:rsidRPr="00680FA2">
              <w:rPr>
                <w:rStyle w:val="Hyperlink"/>
                <w:noProof/>
                <w:lang w:val="sv-SE"/>
              </w:rPr>
              <w:t>Sub-sistem 2</w:t>
            </w:r>
            <w:r w:rsidR="007E50C7">
              <w:rPr>
                <w:noProof/>
                <w:webHidden/>
              </w:rPr>
              <w:tab/>
            </w:r>
            <w:r w:rsidR="007E50C7">
              <w:rPr>
                <w:noProof/>
                <w:webHidden/>
              </w:rPr>
              <w:fldChar w:fldCharType="begin"/>
            </w:r>
            <w:r w:rsidR="007E50C7">
              <w:rPr>
                <w:noProof/>
                <w:webHidden/>
              </w:rPr>
              <w:instrText xml:space="preserve"> PAGEREF _Toc130977748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1654F0CC" w14:textId="670220B5"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49" w:history="1">
            <w:r w:rsidR="007E50C7" w:rsidRPr="00680FA2">
              <w:rPr>
                <w:rStyle w:val="Hyperlink"/>
                <w:noProof/>
                <w:lang w:val="sv-SE"/>
              </w:rPr>
              <w:t>4.2</w:t>
            </w:r>
            <w:r w:rsidR="007E50C7">
              <w:rPr>
                <w:rFonts w:asciiTheme="minorHAnsi" w:eastAsiaTheme="minorEastAsia" w:hAnsiTheme="minorHAnsi"/>
                <w:noProof/>
                <w:sz w:val="22"/>
                <w:lang w:eastAsia="en-ID"/>
              </w:rPr>
              <w:tab/>
            </w:r>
            <w:r w:rsidR="007E50C7" w:rsidRPr="00680FA2">
              <w:rPr>
                <w:rStyle w:val="Hyperlink"/>
                <w:noProof/>
                <w:lang w:val="sv-SE"/>
              </w:rPr>
              <w:t>Analisis Pengerjaan Implementasi Sistem</w:t>
            </w:r>
            <w:r w:rsidR="007E50C7">
              <w:rPr>
                <w:noProof/>
                <w:webHidden/>
              </w:rPr>
              <w:tab/>
            </w:r>
            <w:r w:rsidR="007E50C7">
              <w:rPr>
                <w:noProof/>
                <w:webHidden/>
              </w:rPr>
              <w:fldChar w:fldCharType="begin"/>
            </w:r>
            <w:r w:rsidR="007E50C7">
              <w:rPr>
                <w:noProof/>
                <w:webHidden/>
              </w:rPr>
              <w:instrText xml:space="preserve"> PAGEREF _Toc130977749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53A684DF" w14:textId="77A2F227"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50" w:history="1">
            <w:r w:rsidR="007E50C7" w:rsidRPr="00680FA2">
              <w:rPr>
                <w:rStyle w:val="Hyperlink"/>
                <w:noProof/>
                <w:lang w:val="sv-SE"/>
              </w:rPr>
              <w:t>4.3</w:t>
            </w:r>
            <w:r w:rsidR="007E50C7">
              <w:rPr>
                <w:rFonts w:asciiTheme="minorHAnsi" w:eastAsiaTheme="minorEastAsia" w:hAnsiTheme="minorHAnsi"/>
                <w:noProof/>
                <w:sz w:val="22"/>
                <w:lang w:eastAsia="en-ID"/>
              </w:rPr>
              <w:tab/>
            </w:r>
            <w:r w:rsidR="007E50C7" w:rsidRPr="00680FA2">
              <w:rPr>
                <w:rStyle w:val="Hyperlink"/>
                <w:noProof/>
                <w:lang w:val="sv-SE"/>
              </w:rPr>
              <w:t>Hasil Akhir Sistem</w:t>
            </w:r>
            <w:r w:rsidR="007E50C7">
              <w:rPr>
                <w:noProof/>
                <w:webHidden/>
              </w:rPr>
              <w:tab/>
            </w:r>
            <w:r w:rsidR="007E50C7">
              <w:rPr>
                <w:noProof/>
                <w:webHidden/>
              </w:rPr>
              <w:fldChar w:fldCharType="begin"/>
            </w:r>
            <w:r w:rsidR="007E50C7">
              <w:rPr>
                <w:noProof/>
                <w:webHidden/>
              </w:rPr>
              <w:instrText xml:space="preserve"> PAGEREF _Toc130977750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364432C8" w14:textId="6E5E181A"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51" w:history="1">
            <w:r w:rsidR="007E50C7" w:rsidRPr="00680FA2">
              <w:rPr>
                <w:rStyle w:val="Hyperlink"/>
                <w:noProof/>
                <w:lang w:val="sv-SE"/>
              </w:rPr>
              <w:t>4.4</w:t>
            </w:r>
            <w:r w:rsidR="007E50C7">
              <w:rPr>
                <w:rFonts w:asciiTheme="minorHAnsi" w:eastAsiaTheme="minorEastAsia" w:hAnsiTheme="minorHAnsi"/>
                <w:noProof/>
                <w:sz w:val="22"/>
                <w:lang w:eastAsia="en-ID"/>
              </w:rPr>
              <w:tab/>
            </w:r>
            <w:r w:rsidR="007E50C7" w:rsidRPr="00680FA2">
              <w:rPr>
                <w:rStyle w:val="Hyperlink"/>
                <w:noProof/>
                <w:lang w:val="sv-SE"/>
              </w:rPr>
              <w:t>Kesimpulan dan Ringkasan CD-4</w:t>
            </w:r>
            <w:r w:rsidR="007E50C7">
              <w:rPr>
                <w:noProof/>
                <w:webHidden/>
              </w:rPr>
              <w:tab/>
            </w:r>
            <w:r w:rsidR="007E50C7">
              <w:rPr>
                <w:noProof/>
                <w:webHidden/>
              </w:rPr>
              <w:fldChar w:fldCharType="begin"/>
            </w:r>
            <w:r w:rsidR="007E50C7">
              <w:rPr>
                <w:noProof/>
                <w:webHidden/>
              </w:rPr>
              <w:instrText xml:space="preserve"> PAGEREF _Toc130977751 \h </w:instrText>
            </w:r>
            <w:r w:rsidR="007E50C7">
              <w:rPr>
                <w:noProof/>
                <w:webHidden/>
              </w:rPr>
            </w:r>
            <w:r w:rsidR="007E50C7">
              <w:rPr>
                <w:noProof/>
                <w:webHidden/>
              </w:rPr>
              <w:fldChar w:fldCharType="separate"/>
            </w:r>
            <w:r w:rsidR="007E50C7">
              <w:rPr>
                <w:noProof/>
                <w:webHidden/>
              </w:rPr>
              <w:t>8</w:t>
            </w:r>
            <w:r w:rsidR="007E50C7">
              <w:rPr>
                <w:noProof/>
                <w:webHidden/>
              </w:rPr>
              <w:fldChar w:fldCharType="end"/>
            </w:r>
          </w:hyperlink>
        </w:p>
        <w:p w14:paraId="715CFF57" w14:textId="03D49F3B" w:rsidR="007E50C7" w:rsidRDefault="009E764D" w:rsidP="00A477AB">
          <w:pPr>
            <w:pStyle w:val="TOC1"/>
            <w:rPr>
              <w:rFonts w:asciiTheme="minorHAnsi" w:eastAsiaTheme="minorEastAsia" w:hAnsiTheme="minorHAnsi"/>
              <w:noProof/>
              <w:sz w:val="22"/>
              <w:lang w:eastAsia="en-ID"/>
            </w:rPr>
          </w:pPr>
          <w:hyperlink w:anchor="_Toc130977752" w:history="1">
            <w:r w:rsidR="007E50C7" w:rsidRPr="00680FA2">
              <w:rPr>
                <w:rStyle w:val="Hyperlink"/>
                <w:noProof/>
                <w:lang w:val="sv-SE"/>
              </w:rPr>
              <w:t>BAB 5</w:t>
            </w:r>
            <w:r w:rsidR="007E50C7">
              <w:rPr>
                <w:rFonts w:asciiTheme="minorHAnsi" w:eastAsiaTheme="minorEastAsia" w:hAnsiTheme="minorHAnsi"/>
                <w:noProof/>
                <w:sz w:val="22"/>
                <w:lang w:eastAsia="en-ID"/>
              </w:rPr>
              <w:tab/>
            </w:r>
            <w:r w:rsidR="007E50C7" w:rsidRPr="00680FA2">
              <w:rPr>
                <w:rStyle w:val="Hyperlink"/>
                <w:noProof/>
                <w:lang w:val="sv-SE"/>
              </w:rPr>
              <w:t>PENGUJIAN SISTEM</w:t>
            </w:r>
            <w:r w:rsidR="007E50C7">
              <w:rPr>
                <w:noProof/>
                <w:webHidden/>
              </w:rPr>
              <w:tab/>
            </w:r>
            <w:r w:rsidR="007E50C7">
              <w:rPr>
                <w:noProof/>
                <w:webHidden/>
              </w:rPr>
              <w:fldChar w:fldCharType="begin"/>
            </w:r>
            <w:r w:rsidR="007E50C7">
              <w:rPr>
                <w:noProof/>
                <w:webHidden/>
              </w:rPr>
              <w:instrText xml:space="preserve"> PAGEREF _Toc130977752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17BCA0E6" w14:textId="3EEB8A93"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53" w:history="1">
            <w:r w:rsidR="007E50C7" w:rsidRPr="00680FA2">
              <w:rPr>
                <w:rStyle w:val="Hyperlink"/>
                <w:noProof/>
                <w:lang w:val="sv-SE"/>
              </w:rPr>
              <w:t>5.1</w:t>
            </w:r>
            <w:r w:rsidR="007E50C7">
              <w:rPr>
                <w:rFonts w:asciiTheme="minorHAnsi" w:eastAsiaTheme="minorEastAsia" w:hAnsiTheme="minorHAnsi"/>
                <w:noProof/>
                <w:sz w:val="22"/>
                <w:lang w:eastAsia="en-ID"/>
              </w:rPr>
              <w:tab/>
            </w:r>
            <w:r w:rsidR="007E50C7" w:rsidRPr="00680FA2">
              <w:rPr>
                <w:rStyle w:val="Hyperlink"/>
                <w:noProof/>
                <w:lang w:val="sv-SE"/>
              </w:rPr>
              <w:t>Skema Pengujian Sistem</w:t>
            </w:r>
            <w:r w:rsidR="007E50C7">
              <w:rPr>
                <w:noProof/>
                <w:webHidden/>
              </w:rPr>
              <w:tab/>
            </w:r>
            <w:r w:rsidR="007E50C7">
              <w:rPr>
                <w:noProof/>
                <w:webHidden/>
              </w:rPr>
              <w:fldChar w:fldCharType="begin"/>
            </w:r>
            <w:r w:rsidR="007E50C7">
              <w:rPr>
                <w:noProof/>
                <w:webHidden/>
              </w:rPr>
              <w:instrText xml:space="preserve"> PAGEREF _Toc130977753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3A75476F" w14:textId="57F03152"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54" w:history="1">
            <w:r w:rsidR="007E50C7" w:rsidRPr="00680FA2">
              <w:rPr>
                <w:rStyle w:val="Hyperlink"/>
                <w:noProof/>
                <w:lang w:val="sv-SE"/>
              </w:rPr>
              <w:t>5.2</w:t>
            </w:r>
            <w:r w:rsidR="007E50C7">
              <w:rPr>
                <w:rFonts w:asciiTheme="minorHAnsi" w:eastAsiaTheme="minorEastAsia" w:hAnsiTheme="minorHAnsi"/>
                <w:noProof/>
                <w:sz w:val="22"/>
                <w:lang w:eastAsia="en-ID"/>
              </w:rPr>
              <w:tab/>
            </w:r>
            <w:r w:rsidR="007E50C7" w:rsidRPr="00680FA2">
              <w:rPr>
                <w:rStyle w:val="Hyperlink"/>
                <w:noProof/>
                <w:lang w:val="sv-SE"/>
              </w:rPr>
              <w:t>Proses Pengujian</w:t>
            </w:r>
            <w:r w:rsidR="007E50C7">
              <w:rPr>
                <w:noProof/>
                <w:webHidden/>
              </w:rPr>
              <w:tab/>
            </w:r>
            <w:r w:rsidR="007E50C7">
              <w:rPr>
                <w:noProof/>
                <w:webHidden/>
              </w:rPr>
              <w:fldChar w:fldCharType="begin"/>
            </w:r>
            <w:r w:rsidR="007E50C7">
              <w:rPr>
                <w:noProof/>
                <w:webHidden/>
              </w:rPr>
              <w:instrText xml:space="preserve"> PAGEREF _Toc130977754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404249C9" w14:textId="1B30A895"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55" w:history="1">
            <w:r w:rsidR="007E50C7" w:rsidRPr="00680FA2">
              <w:rPr>
                <w:rStyle w:val="Hyperlink"/>
                <w:noProof/>
                <w:lang w:val="sv-SE"/>
              </w:rPr>
              <w:t>5.2.1</w:t>
            </w:r>
            <w:r w:rsidR="007E50C7">
              <w:rPr>
                <w:rFonts w:asciiTheme="minorHAnsi" w:eastAsiaTheme="minorEastAsia" w:hAnsiTheme="minorHAnsi"/>
                <w:noProof/>
                <w:sz w:val="22"/>
                <w:lang w:eastAsia="en-ID"/>
              </w:rPr>
              <w:tab/>
            </w:r>
            <w:r w:rsidR="007E50C7" w:rsidRPr="00680FA2">
              <w:rPr>
                <w:rStyle w:val="Hyperlink"/>
                <w:noProof/>
                <w:lang w:val="sv-SE"/>
              </w:rPr>
              <w:t>Proses Pengujian 1</w:t>
            </w:r>
            <w:r w:rsidR="007E50C7">
              <w:rPr>
                <w:noProof/>
                <w:webHidden/>
              </w:rPr>
              <w:tab/>
            </w:r>
            <w:r w:rsidR="007E50C7">
              <w:rPr>
                <w:noProof/>
                <w:webHidden/>
              </w:rPr>
              <w:fldChar w:fldCharType="begin"/>
            </w:r>
            <w:r w:rsidR="007E50C7">
              <w:rPr>
                <w:noProof/>
                <w:webHidden/>
              </w:rPr>
              <w:instrText xml:space="preserve"> PAGEREF _Toc130977755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4A158367" w14:textId="451B7905"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56" w:history="1">
            <w:r w:rsidR="007E50C7" w:rsidRPr="00680FA2">
              <w:rPr>
                <w:rStyle w:val="Hyperlink"/>
                <w:noProof/>
                <w:lang w:val="sv-SE"/>
              </w:rPr>
              <w:t>5.2.2</w:t>
            </w:r>
            <w:r w:rsidR="007E50C7">
              <w:rPr>
                <w:rFonts w:asciiTheme="minorHAnsi" w:eastAsiaTheme="minorEastAsia" w:hAnsiTheme="minorHAnsi"/>
                <w:noProof/>
                <w:sz w:val="22"/>
                <w:lang w:eastAsia="en-ID"/>
              </w:rPr>
              <w:tab/>
            </w:r>
            <w:r w:rsidR="007E50C7" w:rsidRPr="00680FA2">
              <w:rPr>
                <w:rStyle w:val="Hyperlink"/>
                <w:noProof/>
                <w:lang w:val="sv-SE"/>
              </w:rPr>
              <w:t>Proses Pengujian 2</w:t>
            </w:r>
            <w:r w:rsidR="007E50C7">
              <w:rPr>
                <w:noProof/>
                <w:webHidden/>
              </w:rPr>
              <w:tab/>
            </w:r>
            <w:r w:rsidR="007E50C7">
              <w:rPr>
                <w:noProof/>
                <w:webHidden/>
              </w:rPr>
              <w:fldChar w:fldCharType="begin"/>
            </w:r>
            <w:r w:rsidR="007E50C7">
              <w:rPr>
                <w:noProof/>
                <w:webHidden/>
              </w:rPr>
              <w:instrText xml:space="preserve"> PAGEREF _Toc130977756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365EE906" w14:textId="79A417EC"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57" w:history="1">
            <w:r w:rsidR="007E50C7" w:rsidRPr="00680FA2">
              <w:rPr>
                <w:rStyle w:val="Hyperlink"/>
                <w:noProof/>
                <w:lang w:val="sv-SE"/>
              </w:rPr>
              <w:t>5.3</w:t>
            </w:r>
            <w:r w:rsidR="007E50C7">
              <w:rPr>
                <w:rFonts w:asciiTheme="minorHAnsi" w:eastAsiaTheme="minorEastAsia" w:hAnsiTheme="minorHAnsi"/>
                <w:noProof/>
                <w:sz w:val="22"/>
                <w:lang w:eastAsia="en-ID"/>
              </w:rPr>
              <w:tab/>
            </w:r>
            <w:r w:rsidR="007E50C7" w:rsidRPr="00680FA2">
              <w:rPr>
                <w:rStyle w:val="Hyperlink"/>
                <w:noProof/>
                <w:lang w:val="sv-SE"/>
              </w:rPr>
              <w:t>Analisis Hasil Pengujian</w:t>
            </w:r>
            <w:r w:rsidR="007E50C7">
              <w:rPr>
                <w:noProof/>
                <w:webHidden/>
              </w:rPr>
              <w:tab/>
            </w:r>
            <w:r w:rsidR="007E50C7">
              <w:rPr>
                <w:noProof/>
                <w:webHidden/>
              </w:rPr>
              <w:fldChar w:fldCharType="begin"/>
            </w:r>
            <w:r w:rsidR="007E50C7">
              <w:rPr>
                <w:noProof/>
                <w:webHidden/>
              </w:rPr>
              <w:instrText xml:space="preserve"> PAGEREF _Toc130977757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721E6684" w14:textId="555771D4"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58" w:history="1">
            <w:r w:rsidR="007E50C7" w:rsidRPr="00680FA2">
              <w:rPr>
                <w:rStyle w:val="Hyperlink"/>
                <w:noProof/>
              </w:rPr>
              <w:t>5.3.1</w:t>
            </w:r>
            <w:r w:rsidR="007E50C7">
              <w:rPr>
                <w:rFonts w:asciiTheme="minorHAnsi" w:eastAsiaTheme="minorEastAsia" w:hAnsiTheme="minorHAnsi"/>
                <w:noProof/>
                <w:sz w:val="22"/>
                <w:lang w:eastAsia="en-ID"/>
              </w:rPr>
              <w:tab/>
            </w:r>
            <w:r w:rsidR="007E50C7" w:rsidRPr="00680FA2">
              <w:rPr>
                <w:rStyle w:val="Hyperlink"/>
                <w:noProof/>
              </w:rPr>
              <w:t>Analisis Hasil Pengujian 1</w:t>
            </w:r>
            <w:r w:rsidR="007E50C7">
              <w:rPr>
                <w:noProof/>
                <w:webHidden/>
              </w:rPr>
              <w:tab/>
            </w:r>
            <w:r w:rsidR="007E50C7">
              <w:rPr>
                <w:noProof/>
                <w:webHidden/>
              </w:rPr>
              <w:fldChar w:fldCharType="begin"/>
            </w:r>
            <w:r w:rsidR="007E50C7">
              <w:rPr>
                <w:noProof/>
                <w:webHidden/>
              </w:rPr>
              <w:instrText xml:space="preserve"> PAGEREF _Toc130977758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134FBFE8" w14:textId="6BEDC912" w:rsidR="007E50C7" w:rsidRDefault="009E764D" w:rsidP="00A477AB">
          <w:pPr>
            <w:pStyle w:val="TOC3"/>
            <w:tabs>
              <w:tab w:val="left" w:pos="810"/>
              <w:tab w:val="left" w:pos="1170"/>
              <w:tab w:val="left" w:pos="1760"/>
              <w:tab w:val="right" w:leader="dot" w:pos="9016"/>
            </w:tabs>
            <w:ind w:firstLine="0"/>
            <w:rPr>
              <w:rFonts w:asciiTheme="minorHAnsi" w:eastAsiaTheme="minorEastAsia" w:hAnsiTheme="minorHAnsi"/>
              <w:noProof/>
              <w:sz w:val="22"/>
              <w:lang w:eastAsia="en-ID"/>
            </w:rPr>
          </w:pPr>
          <w:hyperlink w:anchor="_Toc130977759" w:history="1">
            <w:r w:rsidR="007E50C7" w:rsidRPr="00680FA2">
              <w:rPr>
                <w:rStyle w:val="Hyperlink"/>
                <w:noProof/>
              </w:rPr>
              <w:t>5.3.2</w:t>
            </w:r>
            <w:r w:rsidR="007E50C7">
              <w:rPr>
                <w:rFonts w:asciiTheme="minorHAnsi" w:eastAsiaTheme="minorEastAsia" w:hAnsiTheme="minorHAnsi"/>
                <w:noProof/>
                <w:sz w:val="22"/>
                <w:lang w:eastAsia="en-ID"/>
              </w:rPr>
              <w:tab/>
            </w:r>
            <w:r w:rsidR="007E50C7" w:rsidRPr="00680FA2">
              <w:rPr>
                <w:rStyle w:val="Hyperlink"/>
                <w:noProof/>
              </w:rPr>
              <w:t>Analisis Hasil Pengujian 2</w:t>
            </w:r>
            <w:r w:rsidR="007E50C7">
              <w:rPr>
                <w:noProof/>
                <w:webHidden/>
              </w:rPr>
              <w:tab/>
            </w:r>
            <w:r w:rsidR="007E50C7">
              <w:rPr>
                <w:noProof/>
                <w:webHidden/>
              </w:rPr>
              <w:fldChar w:fldCharType="begin"/>
            </w:r>
            <w:r w:rsidR="007E50C7">
              <w:rPr>
                <w:noProof/>
                <w:webHidden/>
              </w:rPr>
              <w:instrText xml:space="preserve"> PAGEREF _Toc130977759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7581D4C3" w14:textId="69355B03" w:rsidR="007E50C7" w:rsidRDefault="009E764D" w:rsidP="00A477AB">
          <w:pPr>
            <w:pStyle w:val="TOC2"/>
            <w:tabs>
              <w:tab w:val="left" w:pos="810"/>
              <w:tab w:val="left" w:pos="1170"/>
              <w:tab w:val="left" w:pos="1320"/>
              <w:tab w:val="right" w:leader="dot" w:pos="9016"/>
            </w:tabs>
            <w:ind w:firstLine="0"/>
            <w:rPr>
              <w:rFonts w:asciiTheme="minorHAnsi" w:eastAsiaTheme="minorEastAsia" w:hAnsiTheme="minorHAnsi"/>
              <w:noProof/>
              <w:sz w:val="22"/>
              <w:lang w:eastAsia="en-ID"/>
            </w:rPr>
          </w:pPr>
          <w:hyperlink w:anchor="_Toc130977760" w:history="1">
            <w:r w:rsidR="007E50C7" w:rsidRPr="00680FA2">
              <w:rPr>
                <w:rStyle w:val="Hyperlink"/>
                <w:noProof/>
                <w:lang w:val="sv-SE"/>
              </w:rPr>
              <w:t>5.4</w:t>
            </w:r>
            <w:r w:rsidR="007E50C7">
              <w:rPr>
                <w:rFonts w:asciiTheme="minorHAnsi" w:eastAsiaTheme="minorEastAsia" w:hAnsiTheme="minorHAnsi"/>
                <w:noProof/>
                <w:sz w:val="22"/>
                <w:lang w:eastAsia="en-ID"/>
              </w:rPr>
              <w:tab/>
            </w:r>
            <w:r w:rsidR="007E50C7" w:rsidRPr="00680FA2">
              <w:rPr>
                <w:rStyle w:val="Hyperlink"/>
                <w:noProof/>
                <w:lang w:val="sv-SE"/>
              </w:rPr>
              <w:t>Kesimpulan dan Ringkasan CD-5</w:t>
            </w:r>
            <w:r w:rsidR="007E50C7">
              <w:rPr>
                <w:noProof/>
                <w:webHidden/>
              </w:rPr>
              <w:tab/>
            </w:r>
            <w:r w:rsidR="007E50C7">
              <w:rPr>
                <w:noProof/>
                <w:webHidden/>
              </w:rPr>
              <w:fldChar w:fldCharType="begin"/>
            </w:r>
            <w:r w:rsidR="007E50C7">
              <w:rPr>
                <w:noProof/>
                <w:webHidden/>
              </w:rPr>
              <w:instrText xml:space="preserve"> PAGEREF _Toc130977760 \h </w:instrText>
            </w:r>
            <w:r w:rsidR="007E50C7">
              <w:rPr>
                <w:noProof/>
                <w:webHidden/>
              </w:rPr>
            </w:r>
            <w:r w:rsidR="007E50C7">
              <w:rPr>
                <w:noProof/>
                <w:webHidden/>
              </w:rPr>
              <w:fldChar w:fldCharType="separate"/>
            </w:r>
            <w:r w:rsidR="007E50C7">
              <w:rPr>
                <w:noProof/>
                <w:webHidden/>
              </w:rPr>
              <w:t>9</w:t>
            </w:r>
            <w:r w:rsidR="007E50C7">
              <w:rPr>
                <w:noProof/>
                <w:webHidden/>
              </w:rPr>
              <w:fldChar w:fldCharType="end"/>
            </w:r>
          </w:hyperlink>
        </w:p>
        <w:p w14:paraId="10CC207F" w14:textId="70E61831" w:rsidR="007E50C7" w:rsidRDefault="009E764D" w:rsidP="00A477AB">
          <w:pPr>
            <w:pStyle w:val="TOC1"/>
            <w:rPr>
              <w:rFonts w:asciiTheme="minorHAnsi" w:eastAsiaTheme="minorEastAsia" w:hAnsiTheme="minorHAnsi"/>
              <w:noProof/>
              <w:sz w:val="22"/>
              <w:lang w:eastAsia="en-ID"/>
            </w:rPr>
          </w:pPr>
          <w:hyperlink w:anchor="_Toc130977761" w:history="1">
            <w:r w:rsidR="007E50C7" w:rsidRPr="00680FA2">
              <w:rPr>
                <w:rStyle w:val="Hyperlink"/>
                <w:noProof/>
              </w:rPr>
              <w:t>DAFTAR PUSTAKA</w:t>
            </w:r>
            <w:r w:rsidR="007E50C7">
              <w:rPr>
                <w:noProof/>
                <w:webHidden/>
              </w:rPr>
              <w:tab/>
            </w:r>
            <w:r w:rsidR="007E50C7">
              <w:rPr>
                <w:noProof/>
                <w:webHidden/>
              </w:rPr>
              <w:fldChar w:fldCharType="begin"/>
            </w:r>
            <w:r w:rsidR="007E50C7">
              <w:rPr>
                <w:noProof/>
                <w:webHidden/>
              </w:rPr>
              <w:instrText xml:space="preserve"> PAGEREF _Toc130977761 \h </w:instrText>
            </w:r>
            <w:r w:rsidR="007E50C7">
              <w:rPr>
                <w:noProof/>
                <w:webHidden/>
              </w:rPr>
            </w:r>
            <w:r w:rsidR="007E50C7">
              <w:rPr>
                <w:noProof/>
                <w:webHidden/>
              </w:rPr>
              <w:fldChar w:fldCharType="separate"/>
            </w:r>
            <w:r w:rsidR="007E50C7">
              <w:rPr>
                <w:noProof/>
                <w:webHidden/>
              </w:rPr>
              <w:t>10</w:t>
            </w:r>
            <w:r w:rsidR="007E50C7">
              <w:rPr>
                <w:noProof/>
                <w:webHidden/>
              </w:rPr>
              <w:fldChar w:fldCharType="end"/>
            </w:r>
          </w:hyperlink>
        </w:p>
        <w:p w14:paraId="02077218" w14:textId="5D70E2CC" w:rsidR="007E50C7" w:rsidRDefault="009E764D" w:rsidP="00A477AB">
          <w:pPr>
            <w:pStyle w:val="TOC1"/>
            <w:rPr>
              <w:rFonts w:asciiTheme="minorHAnsi" w:eastAsiaTheme="minorEastAsia" w:hAnsiTheme="minorHAnsi"/>
              <w:noProof/>
              <w:sz w:val="22"/>
              <w:lang w:eastAsia="en-ID"/>
            </w:rPr>
          </w:pPr>
          <w:hyperlink w:anchor="_Toc130977762" w:history="1">
            <w:r w:rsidR="007E50C7" w:rsidRPr="00680FA2">
              <w:rPr>
                <w:rStyle w:val="Hyperlink"/>
                <w:noProof/>
              </w:rPr>
              <w:t>LAMPIRAN CD-1</w:t>
            </w:r>
            <w:r w:rsidR="007E50C7">
              <w:rPr>
                <w:noProof/>
                <w:webHidden/>
              </w:rPr>
              <w:tab/>
            </w:r>
            <w:r w:rsidR="007E50C7">
              <w:rPr>
                <w:noProof/>
                <w:webHidden/>
              </w:rPr>
              <w:fldChar w:fldCharType="begin"/>
            </w:r>
            <w:r w:rsidR="007E50C7">
              <w:rPr>
                <w:noProof/>
                <w:webHidden/>
              </w:rPr>
              <w:instrText xml:space="preserve"> PAGEREF _Toc130977762 \h </w:instrText>
            </w:r>
            <w:r w:rsidR="007E50C7">
              <w:rPr>
                <w:noProof/>
                <w:webHidden/>
              </w:rPr>
            </w:r>
            <w:r w:rsidR="007E50C7">
              <w:rPr>
                <w:noProof/>
                <w:webHidden/>
              </w:rPr>
              <w:fldChar w:fldCharType="separate"/>
            </w:r>
            <w:r w:rsidR="007E50C7">
              <w:rPr>
                <w:noProof/>
                <w:webHidden/>
              </w:rPr>
              <w:t>12</w:t>
            </w:r>
            <w:r w:rsidR="007E50C7">
              <w:rPr>
                <w:noProof/>
                <w:webHidden/>
              </w:rPr>
              <w:fldChar w:fldCharType="end"/>
            </w:r>
          </w:hyperlink>
        </w:p>
        <w:p w14:paraId="72B0C0E8" w14:textId="3242F357" w:rsidR="007E50C7" w:rsidRDefault="009E764D" w:rsidP="00A477AB">
          <w:pPr>
            <w:pStyle w:val="TOC1"/>
            <w:rPr>
              <w:rFonts w:asciiTheme="minorHAnsi" w:eastAsiaTheme="minorEastAsia" w:hAnsiTheme="minorHAnsi"/>
              <w:noProof/>
              <w:sz w:val="22"/>
              <w:lang w:eastAsia="en-ID"/>
            </w:rPr>
          </w:pPr>
          <w:hyperlink w:anchor="_Toc130977763" w:history="1">
            <w:r w:rsidR="007E50C7" w:rsidRPr="00680FA2">
              <w:rPr>
                <w:rStyle w:val="Hyperlink"/>
                <w:noProof/>
              </w:rPr>
              <w:t>LAMPIRAN CD-2</w:t>
            </w:r>
            <w:r w:rsidR="007E50C7">
              <w:rPr>
                <w:noProof/>
                <w:webHidden/>
              </w:rPr>
              <w:tab/>
            </w:r>
            <w:r w:rsidR="007E50C7">
              <w:rPr>
                <w:noProof/>
                <w:webHidden/>
              </w:rPr>
              <w:fldChar w:fldCharType="begin"/>
            </w:r>
            <w:r w:rsidR="007E50C7">
              <w:rPr>
                <w:noProof/>
                <w:webHidden/>
              </w:rPr>
              <w:instrText xml:space="preserve"> PAGEREF _Toc130977763 \h </w:instrText>
            </w:r>
            <w:r w:rsidR="007E50C7">
              <w:rPr>
                <w:noProof/>
                <w:webHidden/>
              </w:rPr>
            </w:r>
            <w:r w:rsidR="007E50C7">
              <w:rPr>
                <w:noProof/>
                <w:webHidden/>
              </w:rPr>
              <w:fldChar w:fldCharType="separate"/>
            </w:r>
            <w:r w:rsidR="007E50C7">
              <w:rPr>
                <w:noProof/>
                <w:webHidden/>
              </w:rPr>
              <w:t>13</w:t>
            </w:r>
            <w:r w:rsidR="007E50C7">
              <w:rPr>
                <w:noProof/>
                <w:webHidden/>
              </w:rPr>
              <w:fldChar w:fldCharType="end"/>
            </w:r>
          </w:hyperlink>
        </w:p>
        <w:p w14:paraId="01E57B59" w14:textId="3C34EF9E" w:rsidR="007E50C7" w:rsidRDefault="009E764D" w:rsidP="00A477AB">
          <w:pPr>
            <w:pStyle w:val="TOC1"/>
            <w:rPr>
              <w:rFonts w:asciiTheme="minorHAnsi" w:eastAsiaTheme="minorEastAsia" w:hAnsiTheme="minorHAnsi"/>
              <w:noProof/>
              <w:sz w:val="22"/>
              <w:lang w:eastAsia="en-ID"/>
            </w:rPr>
          </w:pPr>
          <w:hyperlink w:anchor="_Toc130977764" w:history="1">
            <w:r w:rsidR="007E50C7" w:rsidRPr="00680FA2">
              <w:rPr>
                <w:rStyle w:val="Hyperlink"/>
                <w:noProof/>
                <w:lang w:val="sv-SE"/>
              </w:rPr>
              <w:t>LAMPIRAN CD-3</w:t>
            </w:r>
            <w:r w:rsidR="007E50C7">
              <w:rPr>
                <w:noProof/>
                <w:webHidden/>
              </w:rPr>
              <w:tab/>
            </w:r>
            <w:r w:rsidR="007E50C7">
              <w:rPr>
                <w:noProof/>
                <w:webHidden/>
              </w:rPr>
              <w:fldChar w:fldCharType="begin"/>
            </w:r>
            <w:r w:rsidR="007E50C7">
              <w:rPr>
                <w:noProof/>
                <w:webHidden/>
              </w:rPr>
              <w:instrText xml:space="preserve"> PAGEREF _Toc130977764 \h </w:instrText>
            </w:r>
            <w:r w:rsidR="007E50C7">
              <w:rPr>
                <w:noProof/>
                <w:webHidden/>
              </w:rPr>
            </w:r>
            <w:r w:rsidR="007E50C7">
              <w:rPr>
                <w:noProof/>
                <w:webHidden/>
              </w:rPr>
              <w:fldChar w:fldCharType="separate"/>
            </w:r>
            <w:r w:rsidR="007E50C7">
              <w:rPr>
                <w:noProof/>
                <w:webHidden/>
              </w:rPr>
              <w:t>14</w:t>
            </w:r>
            <w:r w:rsidR="007E50C7">
              <w:rPr>
                <w:noProof/>
                <w:webHidden/>
              </w:rPr>
              <w:fldChar w:fldCharType="end"/>
            </w:r>
          </w:hyperlink>
        </w:p>
        <w:p w14:paraId="5BB9C180" w14:textId="089CCCE4" w:rsidR="007E50C7" w:rsidRDefault="009E764D" w:rsidP="00A477AB">
          <w:pPr>
            <w:pStyle w:val="TOC1"/>
            <w:rPr>
              <w:rFonts w:asciiTheme="minorHAnsi" w:eastAsiaTheme="minorEastAsia" w:hAnsiTheme="minorHAnsi"/>
              <w:noProof/>
              <w:sz w:val="22"/>
              <w:lang w:eastAsia="en-ID"/>
            </w:rPr>
          </w:pPr>
          <w:hyperlink w:anchor="_Toc130977765" w:history="1">
            <w:r w:rsidR="007E50C7" w:rsidRPr="00680FA2">
              <w:rPr>
                <w:rStyle w:val="Hyperlink"/>
                <w:noProof/>
                <w:lang w:val="sv-SE"/>
              </w:rPr>
              <w:t>LAMPIRAN CD-4</w:t>
            </w:r>
            <w:r w:rsidR="007E50C7">
              <w:rPr>
                <w:noProof/>
                <w:webHidden/>
              </w:rPr>
              <w:tab/>
            </w:r>
            <w:r w:rsidR="007E50C7">
              <w:rPr>
                <w:noProof/>
                <w:webHidden/>
              </w:rPr>
              <w:fldChar w:fldCharType="begin"/>
            </w:r>
            <w:r w:rsidR="007E50C7">
              <w:rPr>
                <w:noProof/>
                <w:webHidden/>
              </w:rPr>
              <w:instrText xml:space="preserve"> PAGEREF _Toc130977765 \h </w:instrText>
            </w:r>
            <w:r w:rsidR="007E50C7">
              <w:rPr>
                <w:noProof/>
                <w:webHidden/>
              </w:rPr>
            </w:r>
            <w:r w:rsidR="007E50C7">
              <w:rPr>
                <w:noProof/>
                <w:webHidden/>
              </w:rPr>
              <w:fldChar w:fldCharType="separate"/>
            </w:r>
            <w:r w:rsidR="007E50C7">
              <w:rPr>
                <w:noProof/>
                <w:webHidden/>
              </w:rPr>
              <w:t>15</w:t>
            </w:r>
            <w:r w:rsidR="007E50C7">
              <w:rPr>
                <w:noProof/>
                <w:webHidden/>
              </w:rPr>
              <w:fldChar w:fldCharType="end"/>
            </w:r>
          </w:hyperlink>
        </w:p>
        <w:p w14:paraId="00411FE0" w14:textId="585FEEB5" w:rsidR="007E50C7" w:rsidRDefault="009E764D" w:rsidP="00A477AB">
          <w:pPr>
            <w:pStyle w:val="TOC1"/>
            <w:rPr>
              <w:rFonts w:asciiTheme="minorHAnsi" w:eastAsiaTheme="minorEastAsia" w:hAnsiTheme="minorHAnsi"/>
              <w:noProof/>
              <w:sz w:val="22"/>
              <w:lang w:eastAsia="en-ID"/>
            </w:rPr>
          </w:pPr>
          <w:hyperlink w:anchor="_Toc130977766" w:history="1">
            <w:r w:rsidR="007E50C7" w:rsidRPr="00680FA2">
              <w:rPr>
                <w:rStyle w:val="Hyperlink"/>
                <w:noProof/>
                <w:lang w:val="sv-SE"/>
              </w:rPr>
              <w:t>LAMPIRAN CD-5</w:t>
            </w:r>
            <w:r w:rsidR="007E50C7">
              <w:rPr>
                <w:noProof/>
                <w:webHidden/>
              </w:rPr>
              <w:tab/>
            </w:r>
            <w:r w:rsidR="007E50C7">
              <w:rPr>
                <w:noProof/>
                <w:webHidden/>
              </w:rPr>
              <w:fldChar w:fldCharType="begin"/>
            </w:r>
            <w:r w:rsidR="007E50C7">
              <w:rPr>
                <w:noProof/>
                <w:webHidden/>
              </w:rPr>
              <w:instrText xml:space="preserve"> PAGEREF _Toc130977766 \h </w:instrText>
            </w:r>
            <w:r w:rsidR="007E50C7">
              <w:rPr>
                <w:noProof/>
                <w:webHidden/>
              </w:rPr>
            </w:r>
            <w:r w:rsidR="007E50C7">
              <w:rPr>
                <w:noProof/>
                <w:webHidden/>
              </w:rPr>
              <w:fldChar w:fldCharType="separate"/>
            </w:r>
            <w:r w:rsidR="007E50C7">
              <w:rPr>
                <w:noProof/>
                <w:webHidden/>
              </w:rPr>
              <w:t>16</w:t>
            </w:r>
            <w:r w:rsidR="007E50C7">
              <w:rPr>
                <w:noProof/>
                <w:webHidden/>
              </w:rPr>
              <w:fldChar w:fldCharType="end"/>
            </w:r>
          </w:hyperlink>
        </w:p>
        <w:p w14:paraId="2C1EE17B" w14:textId="5D708CB8" w:rsidR="006C46C3" w:rsidRDefault="006C46C3" w:rsidP="00A477AB">
          <w:pPr>
            <w:tabs>
              <w:tab w:val="left" w:pos="810"/>
              <w:tab w:val="left" w:pos="1170"/>
            </w:tabs>
            <w:ind w:firstLine="0"/>
          </w:pPr>
          <w:r>
            <w:rPr>
              <w:b/>
              <w:bCs/>
              <w:noProof/>
            </w:rPr>
            <w:fldChar w:fldCharType="end"/>
          </w:r>
        </w:p>
      </w:sdtContent>
    </w:sdt>
    <w:p w14:paraId="08621AC2" w14:textId="77777777" w:rsidR="006C46C3" w:rsidRDefault="006C46C3">
      <w:pPr>
        <w:spacing w:after="160" w:line="259" w:lineRule="auto"/>
        <w:ind w:firstLine="0"/>
        <w:jc w:val="left"/>
      </w:pPr>
      <w:r>
        <w:br w:type="page"/>
      </w:r>
    </w:p>
    <w:p w14:paraId="4C1DAEDD" w14:textId="77777777" w:rsidR="006C46C3" w:rsidRDefault="006C46C3" w:rsidP="006C46C3">
      <w:pPr>
        <w:pStyle w:val="Style1"/>
      </w:pPr>
      <w:bookmarkStart w:id="7" w:name="_Toc130977712"/>
      <w:r>
        <w:lastRenderedPageBreak/>
        <w:t>DAFTAR GAMBAR</w:t>
      </w:r>
      <w:bookmarkEnd w:id="7"/>
    </w:p>
    <w:p w14:paraId="29C92CC5" w14:textId="3779B09E" w:rsidR="00553A85" w:rsidRDefault="00553A85" w:rsidP="00502A3C">
      <w:pPr>
        <w:pStyle w:val="TableofFigures"/>
        <w:tabs>
          <w:tab w:val="right" w:leader="dot" w:pos="9016"/>
        </w:tabs>
        <w:ind w:firstLine="0"/>
        <w:rPr>
          <w:noProof/>
        </w:rPr>
      </w:pPr>
      <w:r>
        <w:fldChar w:fldCharType="begin"/>
      </w:r>
      <w:r>
        <w:instrText xml:space="preserve"> TOC \h \z \c "Gambar" </w:instrText>
      </w:r>
      <w:r>
        <w:fldChar w:fldCharType="separate"/>
      </w:r>
      <w:hyperlink w:anchor="_Toc127802731" w:history="1">
        <w:r w:rsidRPr="0068517D">
          <w:rPr>
            <w:rStyle w:val="Hyperlink"/>
            <w:b/>
            <w:bCs/>
            <w:noProof/>
          </w:rPr>
          <w:t>Gambar 1.1 Tukang sayur berjualan</w:t>
        </w:r>
        <w:r>
          <w:rPr>
            <w:noProof/>
            <w:webHidden/>
          </w:rPr>
          <w:tab/>
        </w:r>
        <w:r>
          <w:rPr>
            <w:noProof/>
            <w:webHidden/>
          </w:rPr>
          <w:fldChar w:fldCharType="begin"/>
        </w:r>
        <w:r>
          <w:rPr>
            <w:noProof/>
            <w:webHidden/>
          </w:rPr>
          <w:instrText xml:space="preserve"> PAGEREF _Toc127802731 \h </w:instrText>
        </w:r>
        <w:r>
          <w:rPr>
            <w:noProof/>
            <w:webHidden/>
          </w:rPr>
        </w:r>
        <w:r>
          <w:rPr>
            <w:noProof/>
            <w:webHidden/>
          </w:rPr>
          <w:fldChar w:fldCharType="separate"/>
        </w:r>
        <w:r>
          <w:rPr>
            <w:noProof/>
            <w:webHidden/>
          </w:rPr>
          <w:t>2</w:t>
        </w:r>
        <w:r>
          <w:rPr>
            <w:noProof/>
            <w:webHidden/>
          </w:rPr>
          <w:fldChar w:fldCharType="end"/>
        </w:r>
      </w:hyperlink>
    </w:p>
    <w:p w14:paraId="5279C670" w14:textId="25C73B90" w:rsidR="00553A85" w:rsidRDefault="00553A85" w:rsidP="00553A85">
      <w:pPr>
        <w:ind w:firstLine="0"/>
      </w:pPr>
      <w:r>
        <w:fldChar w:fldCharType="end"/>
      </w:r>
    </w:p>
    <w:p w14:paraId="5E60DBFC" w14:textId="77777777" w:rsidR="00A0273F" w:rsidRDefault="00A0273F" w:rsidP="00A0273F">
      <w:pPr>
        <w:pStyle w:val="Style1"/>
      </w:pPr>
      <w:bookmarkStart w:id="8" w:name="_Toc130977713"/>
      <w:r>
        <w:t>DAFTAR TABEL</w:t>
      </w:r>
      <w:bookmarkEnd w:id="8"/>
    </w:p>
    <w:p w14:paraId="5E7413E7" w14:textId="0FC3110A" w:rsidR="00CE7CAE" w:rsidRDefault="00CE7CAE" w:rsidP="00CE7CAE">
      <w:pPr>
        <w:pStyle w:val="TableofFigures"/>
        <w:tabs>
          <w:tab w:val="right" w:leader="dot" w:pos="9016"/>
        </w:tabs>
        <w:ind w:firstLine="0"/>
        <w:rPr>
          <w:rFonts w:asciiTheme="minorHAnsi" w:eastAsiaTheme="minorEastAsia" w:hAnsiTheme="minorHAnsi"/>
          <w:noProof/>
          <w:sz w:val="22"/>
          <w:lang w:eastAsia="en-ID"/>
        </w:rPr>
      </w:pPr>
      <w:r>
        <w:fldChar w:fldCharType="begin"/>
      </w:r>
      <w:r>
        <w:instrText xml:space="preserve"> TOC \h \z \c "Tabel" </w:instrText>
      </w:r>
      <w:r>
        <w:fldChar w:fldCharType="separate"/>
      </w:r>
      <w:hyperlink w:anchor="_Toc127887321" w:history="1">
        <w:r w:rsidRPr="00D56886">
          <w:rPr>
            <w:rStyle w:val="Hyperlink"/>
            <w:b/>
            <w:bCs/>
            <w:noProof/>
          </w:rPr>
          <w:t>Tabel 1.1 Data mahasiswa contoh</w:t>
        </w:r>
        <w:r>
          <w:rPr>
            <w:noProof/>
            <w:webHidden/>
          </w:rPr>
          <w:tab/>
        </w:r>
        <w:r>
          <w:rPr>
            <w:noProof/>
            <w:webHidden/>
          </w:rPr>
          <w:fldChar w:fldCharType="begin"/>
        </w:r>
        <w:r>
          <w:rPr>
            <w:noProof/>
            <w:webHidden/>
          </w:rPr>
          <w:instrText xml:space="preserve"> PAGEREF _Toc127887321 \h </w:instrText>
        </w:r>
        <w:r>
          <w:rPr>
            <w:noProof/>
            <w:webHidden/>
          </w:rPr>
        </w:r>
        <w:r>
          <w:rPr>
            <w:noProof/>
            <w:webHidden/>
          </w:rPr>
          <w:fldChar w:fldCharType="separate"/>
        </w:r>
        <w:r>
          <w:rPr>
            <w:noProof/>
            <w:webHidden/>
          </w:rPr>
          <w:t>2</w:t>
        </w:r>
        <w:r>
          <w:rPr>
            <w:noProof/>
            <w:webHidden/>
          </w:rPr>
          <w:fldChar w:fldCharType="end"/>
        </w:r>
      </w:hyperlink>
    </w:p>
    <w:p w14:paraId="262C729D" w14:textId="64FE19EB" w:rsidR="00CE7CAE" w:rsidRDefault="009E764D" w:rsidP="00CE7CAE">
      <w:pPr>
        <w:pStyle w:val="TableofFigures"/>
        <w:tabs>
          <w:tab w:val="right" w:leader="dot" w:pos="9016"/>
        </w:tabs>
        <w:ind w:firstLine="0"/>
        <w:rPr>
          <w:rFonts w:asciiTheme="minorHAnsi" w:eastAsiaTheme="minorEastAsia" w:hAnsiTheme="minorHAnsi"/>
          <w:noProof/>
          <w:sz w:val="22"/>
          <w:lang w:eastAsia="en-ID"/>
        </w:rPr>
      </w:pPr>
      <w:hyperlink w:anchor="_Toc127887322" w:history="1">
        <w:r w:rsidR="00CE7CAE" w:rsidRPr="00D56886">
          <w:rPr>
            <w:rStyle w:val="Hyperlink"/>
            <w:b/>
            <w:bCs/>
            <w:noProof/>
          </w:rPr>
          <w:t>Tabel 2.1 Spesifikasi Produk</w:t>
        </w:r>
        <w:r w:rsidR="00CE7CAE">
          <w:rPr>
            <w:noProof/>
            <w:webHidden/>
          </w:rPr>
          <w:tab/>
        </w:r>
        <w:r w:rsidR="00CE7CAE">
          <w:rPr>
            <w:noProof/>
            <w:webHidden/>
          </w:rPr>
          <w:fldChar w:fldCharType="begin"/>
        </w:r>
        <w:r w:rsidR="00CE7CAE">
          <w:rPr>
            <w:noProof/>
            <w:webHidden/>
          </w:rPr>
          <w:instrText xml:space="preserve"> PAGEREF _Toc127887322 \h </w:instrText>
        </w:r>
        <w:r w:rsidR="00CE7CAE">
          <w:rPr>
            <w:noProof/>
            <w:webHidden/>
          </w:rPr>
        </w:r>
        <w:r w:rsidR="00CE7CAE">
          <w:rPr>
            <w:noProof/>
            <w:webHidden/>
          </w:rPr>
          <w:fldChar w:fldCharType="separate"/>
        </w:r>
        <w:r w:rsidR="00CE7CAE">
          <w:rPr>
            <w:noProof/>
            <w:webHidden/>
          </w:rPr>
          <w:t>5</w:t>
        </w:r>
        <w:r w:rsidR="00CE7CAE">
          <w:rPr>
            <w:noProof/>
            <w:webHidden/>
          </w:rPr>
          <w:fldChar w:fldCharType="end"/>
        </w:r>
      </w:hyperlink>
    </w:p>
    <w:p w14:paraId="7EB1C911" w14:textId="1235C7E1" w:rsidR="00A0273F" w:rsidRDefault="00CE7CAE" w:rsidP="00CE7CAE">
      <w:pPr>
        <w:ind w:firstLine="0"/>
      </w:pPr>
      <w:r>
        <w:fldChar w:fldCharType="end"/>
      </w:r>
    </w:p>
    <w:p w14:paraId="5435AAA7" w14:textId="77777777" w:rsidR="00DF4999" w:rsidRPr="0055394C" w:rsidRDefault="00A0273F" w:rsidP="00A0273F">
      <w:pPr>
        <w:pStyle w:val="Style1"/>
        <w:rPr>
          <w:lang w:val="sv-SE"/>
        </w:rPr>
      </w:pPr>
      <w:bookmarkStart w:id="9" w:name="_Toc130977714"/>
      <w:r w:rsidRPr="0055394C">
        <w:rPr>
          <w:lang w:val="sv-SE"/>
        </w:rPr>
        <w:t>DAFTAR SINGKATAN</w:t>
      </w:r>
      <w:bookmarkEnd w:id="9"/>
    </w:p>
    <w:p w14:paraId="005110FE" w14:textId="77777777" w:rsidR="00CF41BD" w:rsidRPr="0055394C" w:rsidRDefault="00CF41BD" w:rsidP="00DF4999">
      <w:pPr>
        <w:tabs>
          <w:tab w:val="left" w:pos="2160"/>
        </w:tabs>
        <w:ind w:firstLine="0"/>
        <w:rPr>
          <w:lang w:val="sv-SE"/>
        </w:rPr>
      </w:pPr>
      <w:r w:rsidRPr="0055394C">
        <w:rPr>
          <w:lang w:val="sv-SE"/>
        </w:rPr>
        <w:t>FTE</w:t>
      </w:r>
      <w:r w:rsidR="00DF4999" w:rsidRPr="0055394C">
        <w:rPr>
          <w:lang w:val="sv-SE"/>
        </w:rPr>
        <w:tab/>
        <w:t xml:space="preserve">: </w:t>
      </w:r>
      <w:r w:rsidRPr="0055394C">
        <w:rPr>
          <w:lang w:val="sv-SE"/>
        </w:rPr>
        <w:t>Fakultas Teknik Elektro</w:t>
      </w:r>
    </w:p>
    <w:p w14:paraId="0073415C" w14:textId="77777777" w:rsidR="00CF41BD" w:rsidRPr="00503CAF" w:rsidRDefault="00CF41BD" w:rsidP="00DF4999">
      <w:pPr>
        <w:tabs>
          <w:tab w:val="left" w:pos="2160"/>
        </w:tabs>
        <w:ind w:firstLine="0"/>
        <w:rPr>
          <w:lang w:val="sv-SE"/>
        </w:rPr>
      </w:pPr>
      <w:r w:rsidRPr="00503CAF">
        <w:rPr>
          <w:lang w:val="sv-SE"/>
        </w:rPr>
        <w:t>S1TT</w:t>
      </w:r>
      <w:r w:rsidRPr="00503CAF">
        <w:rPr>
          <w:lang w:val="sv-SE"/>
        </w:rPr>
        <w:tab/>
        <w:t>: S1 Teknik Telekomunikasi</w:t>
      </w:r>
    </w:p>
    <w:p w14:paraId="4F4BE2C9" w14:textId="77777777" w:rsidR="00CF41BD" w:rsidRPr="00503CAF" w:rsidRDefault="00CF41BD" w:rsidP="00DF4999">
      <w:pPr>
        <w:tabs>
          <w:tab w:val="left" w:pos="2160"/>
        </w:tabs>
        <w:ind w:firstLine="0"/>
        <w:rPr>
          <w:lang w:val="sv-SE"/>
        </w:rPr>
      </w:pPr>
      <w:r w:rsidRPr="00503CAF">
        <w:rPr>
          <w:lang w:val="sv-SE"/>
        </w:rPr>
        <w:t>TULT</w:t>
      </w:r>
      <w:r w:rsidRPr="00503CAF">
        <w:rPr>
          <w:lang w:val="sv-SE"/>
        </w:rPr>
        <w:tab/>
        <w:t>: Telkom University Landmark Tower</w:t>
      </w:r>
    </w:p>
    <w:p w14:paraId="625BE3AF" w14:textId="77777777" w:rsidR="00502A3C" w:rsidRPr="00503CAF" w:rsidRDefault="00502A3C" w:rsidP="00CF41BD">
      <w:pPr>
        <w:rPr>
          <w:lang w:val="sv-SE"/>
        </w:rPr>
      </w:pPr>
    </w:p>
    <w:p w14:paraId="35C274D1" w14:textId="77777777" w:rsidR="00502A3C" w:rsidRPr="00503CAF" w:rsidRDefault="00502A3C" w:rsidP="00CF41BD">
      <w:pPr>
        <w:rPr>
          <w:lang w:val="sv-SE"/>
        </w:rPr>
      </w:pPr>
    </w:p>
    <w:p w14:paraId="223ACD2B" w14:textId="5D803107" w:rsidR="00553A85" w:rsidRPr="0055394C" w:rsidRDefault="00CF41BD" w:rsidP="00502A3C">
      <w:pPr>
        <w:rPr>
          <w:lang w:val="sv-SE"/>
        </w:rPr>
      </w:pPr>
      <w:r w:rsidRPr="0055394C">
        <w:rPr>
          <w:lang w:val="sv-SE"/>
        </w:rPr>
        <w:t>Ini hanya contoh. Lebih baik jika berurtan berdasarkan abjad.</w:t>
      </w:r>
      <w:r w:rsidR="0055394C" w:rsidRPr="0055394C">
        <w:rPr>
          <w:lang w:val="sv-SE"/>
        </w:rPr>
        <w:t xml:space="preserve"> Boleh ditambahkan d</w:t>
      </w:r>
      <w:r w:rsidR="0055394C">
        <w:rPr>
          <w:lang w:val="sv-SE"/>
        </w:rPr>
        <w:t xml:space="preserve">aftar-daftar yang lain seperti DAFTAR SIMBOL </w:t>
      </w:r>
      <w:r w:rsidR="00503CAF">
        <w:rPr>
          <w:lang w:val="sv-SE"/>
        </w:rPr>
        <w:t xml:space="preserve">dan daftar-daftar lain yang dianggap perlu </w:t>
      </w:r>
      <w:r w:rsidR="0055394C">
        <w:rPr>
          <w:lang w:val="sv-SE"/>
        </w:rPr>
        <w:t>(opsional).</w:t>
      </w:r>
    </w:p>
    <w:p w14:paraId="44DDA8E3" w14:textId="77777777" w:rsidR="00553A85" w:rsidRDefault="00553A85" w:rsidP="00553A85">
      <w:proofErr w:type="spellStart"/>
      <w:r w:rsidRPr="0055394C">
        <w:t>Menambahkan</w:t>
      </w:r>
      <w:proofErr w:type="spellEnd"/>
      <w:r w:rsidRPr="0055394C">
        <w:t xml:space="preserve"> daftar table dan daftar </w:t>
      </w:r>
      <w:proofErr w:type="spellStart"/>
      <w:r w:rsidRPr="0055394C">
        <w:t>gambar</w:t>
      </w:r>
      <w:proofErr w:type="spellEnd"/>
      <w:r w:rsidRPr="0055394C">
        <w:t xml:space="preserve"> </w:t>
      </w:r>
      <w:proofErr w:type="spellStart"/>
      <w:r w:rsidRPr="0055394C">
        <w:t>secara</w:t>
      </w:r>
      <w:proofErr w:type="spellEnd"/>
      <w:r w:rsidRPr="0055394C">
        <w:t xml:space="preserve"> </w:t>
      </w:r>
      <w:proofErr w:type="spellStart"/>
      <w:r w:rsidRPr="0055394C">
        <w:t>otomatis</w:t>
      </w:r>
      <w:proofErr w:type="spellEnd"/>
      <w:r w:rsidRPr="0055394C">
        <w:t xml:space="preserve">, </w:t>
      </w:r>
      <w:proofErr w:type="spellStart"/>
      <w:r w:rsidRPr="0055394C">
        <w:t>dapat</w:t>
      </w:r>
      <w:proofErr w:type="spellEnd"/>
      <w:r w:rsidRPr="0055394C">
        <w:t xml:space="preserve"> </w:t>
      </w:r>
      <w:proofErr w:type="spellStart"/>
      <w:r w:rsidRPr="0055394C">
        <w:t>menggunakan</w:t>
      </w:r>
      <w:proofErr w:type="spellEnd"/>
      <w:r w:rsidRPr="0055394C">
        <w:t xml:space="preserve"> tab “References” </w:t>
      </w:r>
      <w:proofErr w:type="spellStart"/>
      <w:r w:rsidRPr="0055394C">
        <w:t>lalu</w:t>
      </w:r>
      <w:proofErr w:type="spellEnd"/>
      <w:r w:rsidRPr="0055394C">
        <w:t xml:space="preserve"> “Insert table of figures” </w:t>
      </w:r>
      <w:proofErr w:type="spellStart"/>
      <w:r w:rsidRPr="0055394C">
        <w:t>dibagian</w:t>
      </w:r>
      <w:proofErr w:type="spellEnd"/>
      <w:r w:rsidRPr="0055394C">
        <w:t xml:space="preserve"> “caption” </w:t>
      </w:r>
      <w:proofErr w:type="spellStart"/>
      <w:r w:rsidRPr="0055394C">
        <w:t>dengan</w:t>
      </w:r>
      <w:proofErr w:type="spellEnd"/>
      <w:r w:rsidRPr="0055394C">
        <w:t xml:space="preserve"> </w:t>
      </w:r>
      <w:proofErr w:type="spellStart"/>
      <w:r w:rsidRPr="0055394C">
        <w:t>memilih</w:t>
      </w:r>
      <w:proofErr w:type="spellEnd"/>
      <w:r w:rsidRPr="0055394C">
        <w:t xml:space="preserve"> </w:t>
      </w:r>
      <w:proofErr w:type="spellStart"/>
      <w:r w:rsidRPr="0055394C">
        <w:t>jenis</w:t>
      </w:r>
      <w:proofErr w:type="spellEnd"/>
      <w:r w:rsidRPr="0055394C">
        <w:t xml:space="preserve"> caption. </w:t>
      </w:r>
      <w:proofErr w:type="spellStart"/>
      <w:r>
        <w:t>Begitu</w:t>
      </w:r>
      <w:proofErr w:type="spellEnd"/>
      <w:r>
        <w:t xml:space="preserve"> juga daftar </w:t>
      </w:r>
      <w:proofErr w:type="spellStart"/>
      <w:r>
        <w:t>gambar</w:t>
      </w:r>
      <w:proofErr w:type="spellEnd"/>
      <w:r>
        <w:t>.</w:t>
      </w:r>
    </w:p>
    <w:p w14:paraId="0FE649B5" w14:textId="6C44B0AD" w:rsidR="004E1B49" w:rsidRDefault="004E1B49" w:rsidP="00CF41BD">
      <w:r>
        <w:br w:type="page"/>
      </w:r>
    </w:p>
    <w:p w14:paraId="294284B8" w14:textId="77777777" w:rsidR="00EA4FAE" w:rsidRDefault="00EA4FAE" w:rsidP="00E5270E">
      <w:pPr>
        <w:sectPr w:rsidR="00EA4FAE" w:rsidSect="00482DC8">
          <w:footerReference w:type="default" r:id="rId9"/>
          <w:pgSz w:w="11906" w:h="16838" w:code="9"/>
          <w:pgMar w:top="1440" w:right="1440" w:bottom="1440" w:left="1440" w:header="720" w:footer="720" w:gutter="0"/>
          <w:pgNumType w:fmt="lowerRoman" w:start="1"/>
          <w:cols w:space="720"/>
          <w:docGrid w:linePitch="360"/>
        </w:sectPr>
      </w:pPr>
    </w:p>
    <w:p w14:paraId="21F88028" w14:textId="408C294D" w:rsidR="00FB2761" w:rsidRDefault="004E1B49" w:rsidP="00426912">
      <w:pPr>
        <w:pStyle w:val="Heading1"/>
        <w:ind w:left="0" w:firstLine="180"/>
      </w:pPr>
      <w:r>
        <w:lastRenderedPageBreak/>
        <w:br/>
      </w:r>
      <w:bookmarkStart w:id="10" w:name="_Toc130977715"/>
      <w:r w:rsidR="00D24BAB">
        <w:t>USULAN GAGASAN</w:t>
      </w:r>
      <w:bookmarkEnd w:id="10"/>
    </w:p>
    <w:p w14:paraId="4EBDDFBF" w14:textId="77777777" w:rsidR="00426912" w:rsidRPr="00426912" w:rsidRDefault="00426912" w:rsidP="00426912"/>
    <w:p w14:paraId="5ADA5D25" w14:textId="6D4DE384" w:rsidR="00FB2761" w:rsidRDefault="00175176" w:rsidP="00FB2761">
      <w:pPr>
        <w:pStyle w:val="Heading2"/>
      </w:pPr>
      <w:bookmarkStart w:id="11" w:name="_Toc130977716"/>
      <w:r>
        <w:t xml:space="preserve">Latar </w:t>
      </w:r>
      <w:proofErr w:type="spellStart"/>
      <w:r>
        <w:t>Belakang</w:t>
      </w:r>
      <w:proofErr w:type="spellEnd"/>
      <w:r>
        <w:t xml:space="preserve"> </w:t>
      </w:r>
      <w:proofErr w:type="spellStart"/>
      <w:r>
        <w:t>Masalah</w:t>
      </w:r>
      <w:bookmarkEnd w:id="11"/>
      <w:proofErr w:type="spellEnd"/>
    </w:p>
    <w:p w14:paraId="77F138E1" w14:textId="77777777" w:rsidR="00426912" w:rsidRDefault="00426912" w:rsidP="00426912">
      <w:pPr>
        <w:ind w:firstLine="567"/>
      </w:pPr>
      <w:r w:rsidRPr="00486958">
        <w:t xml:space="preserve">Batik </w:t>
      </w:r>
      <w:proofErr w:type="spellStart"/>
      <w:r w:rsidRPr="00486958">
        <w:t>merupakan</w:t>
      </w:r>
      <w:proofErr w:type="spellEnd"/>
      <w:r w:rsidRPr="00486958">
        <w:t xml:space="preserve"> </w:t>
      </w:r>
      <w:proofErr w:type="spellStart"/>
      <w:r w:rsidRPr="00486958">
        <w:t>kain</w:t>
      </w:r>
      <w:proofErr w:type="spellEnd"/>
      <w:r w:rsidRPr="00486958">
        <w:t xml:space="preserve"> </w:t>
      </w:r>
      <w:proofErr w:type="spellStart"/>
      <w:r w:rsidRPr="00486958">
        <w:t>tradisional</w:t>
      </w:r>
      <w:proofErr w:type="spellEnd"/>
      <w:r w:rsidRPr="00486958">
        <w:t xml:space="preserve"> dan salah </w:t>
      </w:r>
      <w:proofErr w:type="spellStart"/>
      <w:r w:rsidRPr="00486958">
        <w:t>satu</w:t>
      </w:r>
      <w:proofErr w:type="spellEnd"/>
      <w:r w:rsidRPr="00486958">
        <w:t xml:space="preserve"> </w:t>
      </w:r>
      <w:proofErr w:type="spellStart"/>
      <w:r w:rsidRPr="00486958">
        <w:t>warisan</w:t>
      </w:r>
      <w:proofErr w:type="spellEnd"/>
      <w:r w:rsidRPr="00486958">
        <w:t xml:space="preserve"> </w:t>
      </w:r>
      <w:proofErr w:type="spellStart"/>
      <w:r w:rsidRPr="00486958">
        <w:t>turun</w:t>
      </w:r>
      <w:proofErr w:type="spellEnd"/>
      <w:r w:rsidRPr="00486958">
        <w:t xml:space="preserve"> </w:t>
      </w:r>
      <w:proofErr w:type="spellStart"/>
      <w:r w:rsidRPr="00486958">
        <w:t>menurun</w:t>
      </w:r>
      <w:proofErr w:type="spellEnd"/>
      <w:r w:rsidRPr="00486958">
        <w:t xml:space="preserve"> yang </w:t>
      </w:r>
      <w:proofErr w:type="spellStart"/>
      <w:r w:rsidRPr="00486958">
        <w:t>dimiliki</w:t>
      </w:r>
      <w:proofErr w:type="spellEnd"/>
      <w:r w:rsidRPr="00486958">
        <w:t xml:space="preserve"> oleh </w:t>
      </w:r>
      <w:proofErr w:type="spellStart"/>
      <w:r w:rsidRPr="00486958">
        <w:t>bangsa</w:t>
      </w:r>
      <w:proofErr w:type="spellEnd"/>
      <w:r w:rsidRPr="00486958">
        <w:t xml:space="preserve"> Indonesia. Batik </w:t>
      </w:r>
      <w:proofErr w:type="spellStart"/>
      <w:r w:rsidRPr="00486958">
        <w:t>berasal</w:t>
      </w:r>
      <w:proofErr w:type="spellEnd"/>
      <w:r w:rsidRPr="00486958">
        <w:t xml:space="preserve"> </w:t>
      </w:r>
      <w:proofErr w:type="spellStart"/>
      <w:r w:rsidRPr="00486958">
        <w:t>dari</w:t>
      </w:r>
      <w:proofErr w:type="spellEnd"/>
      <w:r w:rsidRPr="00486958">
        <w:t xml:space="preserve"> Bahasa </w:t>
      </w:r>
      <w:proofErr w:type="spellStart"/>
      <w:r w:rsidRPr="00486958">
        <w:t>jawa</w:t>
      </w:r>
      <w:proofErr w:type="spellEnd"/>
      <w:r w:rsidRPr="00486958">
        <w:t xml:space="preserve"> </w:t>
      </w:r>
      <w:proofErr w:type="spellStart"/>
      <w:r w:rsidRPr="00486958">
        <w:t>yaitu</w:t>
      </w:r>
      <w:proofErr w:type="spellEnd"/>
      <w:r w:rsidRPr="00486958">
        <w:t xml:space="preserve"> kata “amba” (</w:t>
      </w:r>
      <w:proofErr w:type="spellStart"/>
      <w:r w:rsidRPr="00486958">
        <w:t>menulis</w:t>
      </w:r>
      <w:proofErr w:type="spellEnd"/>
      <w:r w:rsidRPr="00486958">
        <w:t>) dan “</w:t>
      </w:r>
      <w:proofErr w:type="spellStart"/>
      <w:r w:rsidRPr="00486958">
        <w:t>nitik</w:t>
      </w:r>
      <w:proofErr w:type="spellEnd"/>
      <w:r w:rsidRPr="00486958">
        <w:t>” (</w:t>
      </w:r>
      <w:proofErr w:type="spellStart"/>
      <w:r w:rsidRPr="00486958">
        <w:t>membuat</w:t>
      </w:r>
      <w:proofErr w:type="spellEnd"/>
      <w:r w:rsidRPr="00486958">
        <w:t xml:space="preserve"> </w:t>
      </w:r>
      <w:proofErr w:type="spellStart"/>
      <w:r w:rsidRPr="00486958">
        <w:t>titik</w:t>
      </w:r>
      <w:proofErr w:type="spellEnd"/>
      <w:r w:rsidRPr="00486958">
        <w:t xml:space="preserve"> </w:t>
      </w:r>
      <w:proofErr w:type="spellStart"/>
      <w:r w:rsidRPr="00486958">
        <w:t>atau</w:t>
      </w:r>
      <w:proofErr w:type="spellEnd"/>
      <w:r w:rsidRPr="00486958">
        <w:t xml:space="preserve"> dot) [1]. Batik </w:t>
      </w:r>
      <w:proofErr w:type="spellStart"/>
      <w:r w:rsidRPr="00486958">
        <w:t>saat</w:t>
      </w:r>
      <w:proofErr w:type="spellEnd"/>
      <w:r w:rsidRPr="00486958">
        <w:t xml:space="preserve"> </w:t>
      </w:r>
      <w:proofErr w:type="spellStart"/>
      <w:r w:rsidRPr="00486958">
        <w:t>ini</w:t>
      </w:r>
      <w:proofErr w:type="spellEnd"/>
      <w:r w:rsidRPr="00486958">
        <w:t xml:space="preserve"> </w:t>
      </w:r>
      <w:proofErr w:type="spellStart"/>
      <w:r w:rsidRPr="00486958">
        <w:t>masih</w:t>
      </w:r>
      <w:proofErr w:type="spellEnd"/>
      <w:r w:rsidRPr="00486958">
        <w:t xml:space="preserve"> </w:t>
      </w:r>
      <w:proofErr w:type="spellStart"/>
      <w:r w:rsidRPr="00486958">
        <w:t>terus</w:t>
      </w:r>
      <w:proofErr w:type="spellEnd"/>
      <w:r w:rsidRPr="00486958">
        <w:t xml:space="preserve"> </w:t>
      </w:r>
      <w:proofErr w:type="spellStart"/>
      <w:r w:rsidRPr="00486958">
        <w:t>berkembang</w:t>
      </w:r>
      <w:proofErr w:type="spellEnd"/>
      <w:r w:rsidRPr="00486958">
        <w:t xml:space="preserve"> dan </w:t>
      </w:r>
      <w:proofErr w:type="spellStart"/>
      <w:r w:rsidRPr="00486958">
        <w:t>dilestarikan</w:t>
      </w:r>
      <w:proofErr w:type="spellEnd"/>
      <w:r w:rsidRPr="00486958">
        <w:t xml:space="preserve"> </w:t>
      </w:r>
      <w:proofErr w:type="spellStart"/>
      <w:r w:rsidRPr="00486958">
        <w:t>sehingga</w:t>
      </w:r>
      <w:proofErr w:type="spellEnd"/>
      <w:r w:rsidRPr="00486958">
        <w:t xml:space="preserve"> </w:t>
      </w:r>
      <w:proofErr w:type="spellStart"/>
      <w:r w:rsidRPr="00486958">
        <w:t>masih</w:t>
      </w:r>
      <w:proofErr w:type="spellEnd"/>
      <w:r w:rsidRPr="00486958">
        <w:t xml:space="preserve"> </w:t>
      </w:r>
      <w:proofErr w:type="spellStart"/>
      <w:r w:rsidRPr="00486958">
        <w:t>menjadi</w:t>
      </w:r>
      <w:proofErr w:type="spellEnd"/>
      <w:r w:rsidRPr="00486958">
        <w:t xml:space="preserve"> </w:t>
      </w:r>
      <w:proofErr w:type="spellStart"/>
      <w:r w:rsidRPr="00486958">
        <w:t>identitas</w:t>
      </w:r>
      <w:proofErr w:type="spellEnd"/>
      <w:r w:rsidRPr="00486958">
        <w:t xml:space="preserve"> </w:t>
      </w:r>
      <w:proofErr w:type="spellStart"/>
      <w:r w:rsidRPr="00486958">
        <w:t>budaya</w:t>
      </w:r>
      <w:proofErr w:type="spellEnd"/>
      <w:r w:rsidRPr="00486958">
        <w:t xml:space="preserve"> </w:t>
      </w:r>
      <w:proofErr w:type="spellStart"/>
      <w:r w:rsidRPr="00486958">
        <w:t>bangsa</w:t>
      </w:r>
      <w:proofErr w:type="spellEnd"/>
      <w:r w:rsidRPr="00486958">
        <w:t xml:space="preserve"> Indonesia. </w:t>
      </w:r>
      <w:proofErr w:type="spellStart"/>
      <w:r w:rsidRPr="00486958">
        <w:t>Keberadaan</w:t>
      </w:r>
      <w:proofErr w:type="spellEnd"/>
      <w:r w:rsidRPr="00486958">
        <w:t xml:space="preserve"> batik </w:t>
      </w:r>
      <w:proofErr w:type="spellStart"/>
      <w:r w:rsidRPr="00486958">
        <w:t>telah</w:t>
      </w:r>
      <w:proofErr w:type="spellEnd"/>
      <w:r w:rsidRPr="00486958">
        <w:t xml:space="preserve"> </w:t>
      </w:r>
      <w:proofErr w:type="spellStart"/>
      <w:r w:rsidRPr="00486958">
        <w:t>diakui</w:t>
      </w:r>
      <w:proofErr w:type="spellEnd"/>
      <w:r w:rsidRPr="00486958">
        <w:t xml:space="preserve"> oleh dunia dan </w:t>
      </w:r>
      <w:proofErr w:type="spellStart"/>
      <w:r w:rsidRPr="00486958">
        <w:t>ditetapkan</w:t>
      </w:r>
      <w:proofErr w:type="spellEnd"/>
      <w:r w:rsidRPr="00486958">
        <w:t xml:space="preserve"> UNESCO (</w:t>
      </w:r>
      <w:r w:rsidRPr="00A21AE8">
        <w:rPr>
          <w:i/>
        </w:rPr>
        <w:t>United Nations Educational, Scientific, and Cultural Organization</w:t>
      </w:r>
      <w:r w:rsidRPr="00486958">
        <w:t xml:space="preserve">) </w:t>
      </w:r>
      <w:proofErr w:type="spellStart"/>
      <w:r w:rsidRPr="00486958">
        <w:t>sebagai</w:t>
      </w:r>
      <w:proofErr w:type="spellEnd"/>
      <w:r w:rsidRPr="00486958">
        <w:t xml:space="preserve"> </w:t>
      </w:r>
      <w:proofErr w:type="spellStart"/>
      <w:r w:rsidRPr="00486958">
        <w:t>hak</w:t>
      </w:r>
      <w:proofErr w:type="spellEnd"/>
      <w:r w:rsidRPr="00486958">
        <w:t xml:space="preserve"> </w:t>
      </w:r>
      <w:proofErr w:type="spellStart"/>
      <w:r w:rsidRPr="00486958">
        <w:t>kebudayaan</w:t>
      </w:r>
      <w:proofErr w:type="spellEnd"/>
      <w:r w:rsidRPr="00486958">
        <w:t xml:space="preserve"> </w:t>
      </w:r>
      <w:proofErr w:type="spellStart"/>
      <w:r w:rsidRPr="00486958">
        <w:t>intelektual</w:t>
      </w:r>
      <w:proofErr w:type="spellEnd"/>
      <w:r w:rsidRPr="00486958">
        <w:t xml:space="preserve"> </w:t>
      </w:r>
      <w:proofErr w:type="spellStart"/>
      <w:r w:rsidRPr="00486958">
        <w:t>bangsa</w:t>
      </w:r>
      <w:proofErr w:type="spellEnd"/>
      <w:r w:rsidRPr="00486958">
        <w:t xml:space="preserve"> Indonesia pada </w:t>
      </w:r>
      <w:proofErr w:type="spellStart"/>
      <w:r w:rsidRPr="00486958">
        <w:t>tanggal</w:t>
      </w:r>
      <w:proofErr w:type="spellEnd"/>
      <w:r w:rsidRPr="00486958">
        <w:t xml:space="preserve"> 2 Oktober 2009 [2]. </w:t>
      </w:r>
      <w:proofErr w:type="spellStart"/>
      <w:r w:rsidRPr="00486958">
        <w:t>Dengan</w:t>
      </w:r>
      <w:proofErr w:type="spellEnd"/>
      <w:r w:rsidRPr="00486958">
        <w:t xml:space="preserve"> </w:t>
      </w:r>
      <w:proofErr w:type="spellStart"/>
      <w:r w:rsidRPr="00486958">
        <w:t>diakuinya</w:t>
      </w:r>
      <w:proofErr w:type="spellEnd"/>
      <w:r w:rsidRPr="00486958">
        <w:t xml:space="preserve"> batik </w:t>
      </w:r>
      <w:proofErr w:type="spellStart"/>
      <w:r w:rsidRPr="00486958">
        <w:t>sebagai</w:t>
      </w:r>
      <w:proofErr w:type="spellEnd"/>
      <w:r w:rsidRPr="00486958">
        <w:t xml:space="preserve"> </w:t>
      </w:r>
      <w:proofErr w:type="spellStart"/>
      <w:r w:rsidRPr="00486958">
        <w:t>kebudayaan</w:t>
      </w:r>
      <w:proofErr w:type="spellEnd"/>
      <w:r w:rsidRPr="00486958">
        <w:t xml:space="preserve"> </w:t>
      </w:r>
      <w:proofErr w:type="spellStart"/>
      <w:r w:rsidRPr="00486958">
        <w:t>bangsa</w:t>
      </w:r>
      <w:proofErr w:type="spellEnd"/>
      <w:r w:rsidRPr="00486958">
        <w:t xml:space="preserve"> Indonesia, </w:t>
      </w:r>
      <w:proofErr w:type="spellStart"/>
      <w:r w:rsidRPr="00486958">
        <w:t>hal</w:t>
      </w:r>
      <w:proofErr w:type="spellEnd"/>
      <w:r w:rsidRPr="00486958">
        <w:t xml:space="preserve"> </w:t>
      </w:r>
      <w:proofErr w:type="spellStart"/>
      <w:r w:rsidRPr="00486958">
        <w:t>ini</w:t>
      </w:r>
      <w:proofErr w:type="spellEnd"/>
      <w:r w:rsidRPr="00486958">
        <w:t xml:space="preserve"> </w:t>
      </w:r>
      <w:proofErr w:type="spellStart"/>
      <w:r w:rsidRPr="00486958">
        <w:t>menjadikan</w:t>
      </w:r>
      <w:proofErr w:type="spellEnd"/>
      <w:r w:rsidRPr="00486958">
        <w:t xml:space="preserve"> </w:t>
      </w:r>
      <w:proofErr w:type="spellStart"/>
      <w:r w:rsidRPr="00486958">
        <w:t>adanya</w:t>
      </w:r>
      <w:proofErr w:type="spellEnd"/>
      <w:r w:rsidRPr="00486958">
        <w:t xml:space="preserve"> Hari Batik Nasional yang </w:t>
      </w:r>
      <w:proofErr w:type="spellStart"/>
      <w:r w:rsidRPr="00486958">
        <w:t>jatuh</w:t>
      </w:r>
      <w:proofErr w:type="spellEnd"/>
      <w:r w:rsidRPr="00486958">
        <w:t xml:space="preserve"> </w:t>
      </w:r>
      <w:proofErr w:type="spellStart"/>
      <w:r w:rsidRPr="00486958">
        <w:t>tiap</w:t>
      </w:r>
      <w:proofErr w:type="spellEnd"/>
      <w:r w:rsidRPr="00486958">
        <w:t xml:space="preserve"> </w:t>
      </w:r>
      <w:proofErr w:type="spellStart"/>
      <w:r w:rsidRPr="00486958">
        <w:t>tanggal</w:t>
      </w:r>
      <w:proofErr w:type="spellEnd"/>
      <w:r w:rsidRPr="00486958">
        <w:t xml:space="preserve"> 2 Oktober. Di Indonesia </w:t>
      </w:r>
      <w:proofErr w:type="spellStart"/>
      <w:r w:rsidRPr="00486958">
        <w:t>sendiri</w:t>
      </w:r>
      <w:proofErr w:type="spellEnd"/>
      <w:r w:rsidRPr="00486958">
        <w:t xml:space="preserve"> </w:t>
      </w:r>
      <w:proofErr w:type="spellStart"/>
      <w:r w:rsidRPr="00486958">
        <w:t>penggunaan</w:t>
      </w:r>
      <w:proofErr w:type="spellEnd"/>
      <w:r w:rsidRPr="00486958">
        <w:t xml:space="preserve"> batik sangat </w:t>
      </w:r>
      <w:proofErr w:type="spellStart"/>
      <w:r w:rsidRPr="00486958">
        <w:t>beragam</w:t>
      </w:r>
      <w:proofErr w:type="spellEnd"/>
      <w:r w:rsidRPr="00486958">
        <w:t xml:space="preserve"> salah </w:t>
      </w:r>
      <w:proofErr w:type="spellStart"/>
      <w:r w:rsidRPr="00486958">
        <w:t>satu</w:t>
      </w:r>
      <w:proofErr w:type="spellEnd"/>
      <w:r w:rsidRPr="00486958">
        <w:t xml:space="preserve"> </w:t>
      </w:r>
      <w:proofErr w:type="spellStart"/>
      <w:r w:rsidRPr="00486958">
        <w:t>contoh</w:t>
      </w:r>
      <w:proofErr w:type="spellEnd"/>
      <w:r w:rsidRPr="00486958">
        <w:t xml:space="preserve"> </w:t>
      </w:r>
      <w:proofErr w:type="spellStart"/>
      <w:r w:rsidRPr="00486958">
        <w:t>kecil</w:t>
      </w:r>
      <w:proofErr w:type="spellEnd"/>
      <w:r w:rsidRPr="00486958">
        <w:t xml:space="preserve"> </w:t>
      </w:r>
      <w:proofErr w:type="spellStart"/>
      <w:r w:rsidRPr="00486958">
        <w:t>dalam</w:t>
      </w:r>
      <w:proofErr w:type="spellEnd"/>
      <w:r w:rsidRPr="00486958">
        <w:t xml:space="preserve"> </w:t>
      </w:r>
      <w:proofErr w:type="spellStart"/>
      <w:r w:rsidRPr="00486958">
        <w:t>penerapan</w:t>
      </w:r>
      <w:proofErr w:type="spellEnd"/>
      <w:r w:rsidRPr="00486958">
        <w:t xml:space="preserve"> batik </w:t>
      </w:r>
      <w:proofErr w:type="spellStart"/>
      <w:r w:rsidRPr="00486958">
        <w:t>saat</w:t>
      </w:r>
      <w:proofErr w:type="spellEnd"/>
      <w:r w:rsidRPr="00486958">
        <w:t xml:space="preserve"> </w:t>
      </w:r>
      <w:proofErr w:type="spellStart"/>
      <w:r w:rsidRPr="00486958">
        <w:t>ini</w:t>
      </w:r>
      <w:proofErr w:type="spellEnd"/>
      <w:r w:rsidRPr="00486958">
        <w:t xml:space="preserve"> </w:t>
      </w:r>
      <w:proofErr w:type="spellStart"/>
      <w:r w:rsidRPr="00486958">
        <w:t>digunakan</w:t>
      </w:r>
      <w:proofErr w:type="spellEnd"/>
      <w:r w:rsidRPr="00486958">
        <w:t xml:space="preserve"> </w:t>
      </w:r>
      <w:proofErr w:type="spellStart"/>
      <w:r w:rsidRPr="00486958">
        <w:t>untuk</w:t>
      </w:r>
      <w:proofErr w:type="spellEnd"/>
      <w:r w:rsidRPr="00486958">
        <w:t xml:space="preserve"> </w:t>
      </w:r>
      <w:proofErr w:type="spellStart"/>
      <w:r w:rsidRPr="00486958">
        <w:t>seragam</w:t>
      </w:r>
      <w:proofErr w:type="spellEnd"/>
      <w:r w:rsidRPr="00486958">
        <w:t xml:space="preserve"> di </w:t>
      </w:r>
      <w:proofErr w:type="spellStart"/>
      <w:r w:rsidRPr="00486958">
        <w:t>beberapa</w:t>
      </w:r>
      <w:proofErr w:type="spellEnd"/>
      <w:r w:rsidRPr="00486958">
        <w:t xml:space="preserve"> </w:t>
      </w:r>
      <w:proofErr w:type="spellStart"/>
      <w:r w:rsidRPr="00486958">
        <w:t>instansi</w:t>
      </w:r>
      <w:proofErr w:type="spellEnd"/>
      <w:r w:rsidRPr="00486958">
        <w:t xml:space="preserve"> </w:t>
      </w:r>
      <w:proofErr w:type="spellStart"/>
      <w:r w:rsidRPr="00486958">
        <w:t>atau</w:t>
      </w:r>
      <w:proofErr w:type="spellEnd"/>
      <w:r w:rsidRPr="00486958">
        <w:t xml:space="preserve"> pun </w:t>
      </w:r>
      <w:proofErr w:type="spellStart"/>
      <w:r w:rsidRPr="00486958">
        <w:t>sekolah</w:t>
      </w:r>
      <w:proofErr w:type="spellEnd"/>
      <w:r w:rsidRPr="00486958">
        <w:t xml:space="preserve"> yang </w:t>
      </w:r>
      <w:proofErr w:type="spellStart"/>
      <w:r w:rsidRPr="00486958">
        <w:t>mewajibkan</w:t>
      </w:r>
      <w:proofErr w:type="spellEnd"/>
      <w:r w:rsidRPr="00486958">
        <w:t xml:space="preserve"> </w:t>
      </w:r>
      <w:proofErr w:type="spellStart"/>
      <w:r w:rsidRPr="00486958">
        <w:t>penggunaan</w:t>
      </w:r>
      <w:proofErr w:type="spellEnd"/>
      <w:r w:rsidRPr="00486958">
        <w:t xml:space="preserve"> </w:t>
      </w:r>
      <w:proofErr w:type="spellStart"/>
      <w:r w:rsidRPr="00486958">
        <w:t>seragam</w:t>
      </w:r>
      <w:proofErr w:type="spellEnd"/>
      <w:r w:rsidRPr="00486958">
        <w:t xml:space="preserve"> pada </w:t>
      </w:r>
      <w:proofErr w:type="spellStart"/>
      <w:r w:rsidRPr="00486958">
        <w:t>hari-hari</w:t>
      </w:r>
      <w:proofErr w:type="spellEnd"/>
      <w:r w:rsidRPr="00486958">
        <w:t xml:space="preserve"> </w:t>
      </w:r>
      <w:proofErr w:type="spellStart"/>
      <w:r w:rsidRPr="00486958">
        <w:t>tertentu</w:t>
      </w:r>
      <w:proofErr w:type="spellEnd"/>
      <w:r w:rsidRPr="00486958">
        <w:t xml:space="preserve">. </w:t>
      </w:r>
      <w:proofErr w:type="spellStart"/>
      <w:r w:rsidRPr="00486958">
        <w:t>Perkembangan</w:t>
      </w:r>
      <w:proofErr w:type="spellEnd"/>
      <w:r w:rsidRPr="00486958">
        <w:t xml:space="preserve"> batik pun </w:t>
      </w:r>
      <w:proofErr w:type="spellStart"/>
      <w:r w:rsidRPr="00486958">
        <w:t>dapat</w:t>
      </w:r>
      <w:proofErr w:type="spellEnd"/>
      <w:r w:rsidRPr="00486958">
        <w:t xml:space="preserve"> </w:t>
      </w:r>
      <w:proofErr w:type="spellStart"/>
      <w:r w:rsidRPr="00486958">
        <w:t>dijadikan</w:t>
      </w:r>
      <w:proofErr w:type="spellEnd"/>
      <w:r w:rsidRPr="00486958">
        <w:t xml:space="preserve"> </w:t>
      </w:r>
      <w:proofErr w:type="spellStart"/>
      <w:r w:rsidRPr="00486958">
        <w:t>berbagai</w:t>
      </w:r>
      <w:proofErr w:type="spellEnd"/>
      <w:r w:rsidRPr="00486958">
        <w:t xml:space="preserve"> </w:t>
      </w:r>
      <w:proofErr w:type="spellStart"/>
      <w:r w:rsidRPr="00486958">
        <w:t>aksesoris</w:t>
      </w:r>
      <w:proofErr w:type="spellEnd"/>
      <w:r w:rsidRPr="00486958">
        <w:t xml:space="preserve"> yang </w:t>
      </w:r>
      <w:proofErr w:type="spellStart"/>
      <w:r w:rsidRPr="00486958">
        <w:t>menawan</w:t>
      </w:r>
      <w:proofErr w:type="spellEnd"/>
      <w:r w:rsidRPr="00486958">
        <w:t xml:space="preserve"> dan </w:t>
      </w:r>
      <w:proofErr w:type="spellStart"/>
      <w:r w:rsidRPr="00486958">
        <w:t>penuh</w:t>
      </w:r>
      <w:proofErr w:type="spellEnd"/>
      <w:r w:rsidRPr="00486958">
        <w:t xml:space="preserve"> </w:t>
      </w:r>
      <w:proofErr w:type="spellStart"/>
      <w:r w:rsidRPr="00486958">
        <w:t>kreativitas</w:t>
      </w:r>
      <w:proofErr w:type="spellEnd"/>
      <w:r w:rsidRPr="00486958">
        <w:t xml:space="preserve">. </w:t>
      </w:r>
      <w:proofErr w:type="spellStart"/>
      <w:r w:rsidRPr="00486958">
        <w:t>Berdasarkan</w:t>
      </w:r>
      <w:proofErr w:type="spellEnd"/>
      <w:r w:rsidRPr="00486958">
        <w:t xml:space="preserve"> </w:t>
      </w:r>
      <w:proofErr w:type="spellStart"/>
      <w:r w:rsidRPr="00486958">
        <w:t>penelitian</w:t>
      </w:r>
      <w:proofErr w:type="spellEnd"/>
      <w:r w:rsidRPr="00486958">
        <w:t xml:space="preserve"> yang </w:t>
      </w:r>
      <w:proofErr w:type="spellStart"/>
      <w:r w:rsidRPr="00486958">
        <w:t>dilakukan</w:t>
      </w:r>
      <w:proofErr w:type="spellEnd"/>
      <w:r w:rsidRPr="00486958">
        <w:t xml:space="preserve"> oleh Bandung FE </w:t>
      </w:r>
      <w:r w:rsidRPr="00A21AE8">
        <w:rPr>
          <w:i/>
        </w:rPr>
        <w:t>Institute</w:t>
      </w:r>
      <w:r w:rsidRPr="00486958">
        <w:t xml:space="preserve"> dan </w:t>
      </w:r>
      <w:r w:rsidRPr="00A21AE8">
        <w:rPr>
          <w:i/>
        </w:rPr>
        <w:t>Surya Research Internationa</w:t>
      </w:r>
      <w:r w:rsidRPr="00486958">
        <w:t xml:space="preserve">l </w:t>
      </w:r>
      <w:proofErr w:type="spellStart"/>
      <w:r w:rsidRPr="00486958">
        <w:t>melalui</w:t>
      </w:r>
      <w:proofErr w:type="spellEnd"/>
      <w:r w:rsidRPr="00486958">
        <w:t xml:space="preserve"> </w:t>
      </w:r>
      <w:proofErr w:type="spellStart"/>
      <w:r w:rsidRPr="00486958">
        <w:t>organisasi</w:t>
      </w:r>
      <w:proofErr w:type="spellEnd"/>
      <w:r w:rsidRPr="00486958">
        <w:t xml:space="preserve"> </w:t>
      </w:r>
      <w:r w:rsidRPr="00A21AE8">
        <w:rPr>
          <w:i/>
        </w:rPr>
        <w:t>Indonesian</w:t>
      </w:r>
      <w:r w:rsidRPr="00486958">
        <w:t xml:space="preserve"> </w:t>
      </w:r>
      <w:r w:rsidRPr="00A21AE8">
        <w:rPr>
          <w:i/>
        </w:rPr>
        <w:t>Archipelago Cultural Initiative</w:t>
      </w:r>
      <w:r w:rsidRPr="00486958">
        <w:t xml:space="preserve"> (IACI), motif batik yang </w:t>
      </w:r>
      <w:proofErr w:type="spellStart"/>
      <w:r w:rsidRPr="00486958">
        <w:t>ada</w:t>
      </w:r>
      <w:proofErr w:type="spellEnd"/>
      <w:r w:rsidRPr="00486958">
        <w:t xml:space="preserve"> di Indonesia </w:t>
      </w:r>
      <w:proofErr w:type="spellStart"/>
      <w:r w:rsidRPr="00486958">
        <w:t>mencapai</w:t>
      </w:r>
      <w:proofErr w:type="spellEnd"/>
      <w:r w:rsidRPr="00486958">
        <w:t xml:space="preserve"> 5.849 motif batik [3]. Dari </w:t>
      </w:r>
      <w:proofErr w:type="spellStart"/>
      <w:r w:rsidRPr="00486958">
        <w:t>banyaknya</w:t>
      </w:r>
      <w:proofErr w:type="spellEnd"/>
      <w:r w:rsidRPr="00486958">
        <w:t xml:space="preserve"> motif batik yang </w:t>
      </w:r>
      <w:proofErr w:type="spellStart"/>
      <w:r w:rsidRPr="00486958">
        <w:t>tersebar</w:t>
      </w:r>
      <w:proofErr w:type="spellEnd"/>
      <w:r w:rsidRPr="00486958">
        <w:t xml:space="preserve"> </w:t>
      </w:r>
      <w:proofErr w:type="spellStart"/>
      <w:r w:rsidRPr="00486958">
        <w:t>dari</w:t>
      </w:r>
      <w:proofErr w:type="spellEnd"/>
      <w:r w:rsidRPr="00486958">
        <w:t xml:space="preserve"> </w:t>
      </w:r>
      <w:proofErr w:type="spellStart"/>
      <w:r w:rsidRPr="00486958">
        <w:t>seluruh</w:t>
      </w:r>
      <w:proofErr w:type="spellEnd"/>
      <w:r w:rsidRPr="00486958">
        <w:t xml:space="preserve"> </w:t>
      </w:r>
      <w:proofErr w:type="spellStart"/>
      <w:r w:rsidRPr="00486958">
        <w:t>daerah</w:t>
      </w:r>
      <w:proofErr w:type="spellEnd"/>
      <w:r w:rsidRPr="00486958">
        <w:t xml:space="preserve"> di Indonesia, </w:t>
      </w:r>
      <w:proofErr w:type="spellStart"/>
      <w:r w:rsidRPr="00486958">
        <w:t>perbedaan</w:t>
      </w:r>
      <w:proofErr w:type="spellEnd"/>
      <w:r w:rsidRPr="00486958">
        <w:t xml:space="preserve"> motif batik pun </w:t>
      </w:r>
      <w:proofErr w:type="spellStart"/>
      <w:r w:rsidRPr="00486958">
        <w:t>memiliki</w:t>
      </w:r>
      <w:proofErr w:type="spellEnd"/>
      <w:r w:rsidRPr="00486958">
        <w:t xml:space="preserve"> </w:t>
      </w:r>
      <w:proofErr w:type="spellStart"/>
      <w:r w:rsidRPr="00486958">
        <w:t>esensi</w:t>
      </w:r>
      <w:proofErr w:type="spellEnd"/>
      <w:r w:rsidRPr="00486958">
        <w:t xml:space="preserve"> dan </w:t>
      </w:r>
      <w:proofErr w:type="spellStart"/>
      <w:r w:rsidRPr="00486958">
        <w:t>makna</w:t>
      </w:r>
      <w:proofErr w:type="spellEnd"/>
      <w:r w:rsidRPr="00486958">
        <w:t xml:space="preserve"> </w:t>
      </w:r>
      <w:proofErr w:type="spellStart"/>
      <w:r w:rsidRPr="00486958">
        <w:t>tersendiri</w:t>
      </w:r>
      <w:proofErr w:type="spellEnd"/>
      <w:r w:rsidRPr="00486958">
        <w:t xml:space="preserve"> yang </w:t>
      </w:r>
      <w:proofErr w:type="spellStart"/>
      <w:r w:rsidRPr="00486958">
        <w:t>terkandung</w:t>
      </w:r>
      <w:proofErr w:type="spellEnd"/>
      <w:r w:rsidRPr="00486958">
        <w:t xml:space="preserve"> </w:t>
      </w:r>
      <w:proofErr w:type="spellStart"/>
      <w:r w:rsidRPr="00486958">
        <w:t>dari</w:t>
      </w:r>
      <w:proofErr w:type="spellEnd"/>
      <w:r w:rsidRPr="00486958">
        <w:t xml:space="preserve"> para </w:t>
      </w:r>
      <w:proofErr w:type="spellStart"/>
      <w:r w:rsidRPr="00486958">
        <w:t>leluhur</w:t>
      </w:r>
      <w:proofErr w:type="spellEnd"/>
      <w:r w:rsidRPr="00486958">
        <w:t xml:space="preserve"> yang </w:t>
      </w:r>
      <w:proofErr w:type="spellStart"/>
      <w:r w:rsidRPr="00486958">
        <w:t>mengukir</w:t>
      </w:r>
      <w:proofErr w:type="spellEnd"/>
      <w:r w:rsidRPr="00486958">
        <w:t xml:space="preserve"> </w:t>
      </w:r>
      <w:proofErr w:type="spellStart"/>
      <w:r w:rsidRPr="00486958">
        <w:t>goresan</w:t>
      </w:r>
      <w:proofErr w:type="spellEnd"/>
      <w:r w:rsidRPr="00486958">
        <w:t xml:space="preserve"> </w:t>
      </w:r>
      <w:proofErr w:type="spellStart"/>
      <w:r w:rsidRPr="00486958">
        <w:t>indah</w:t>
      </w:r>
      <w:proofErr w:type="spellEnd"/>
      <w:r w:rsidRPr="00486958">
        <w:t xml:space="preserve"> pada </w:t>
      </w:r>
      <w:proofErr w:type="spellStart"/>
      <w:r w:rsidRPr="00486958">
        <w:t>kain</w:t>
      </w:r>
      <w:proofErr w:type="spellEnd"/>
      <w:r w:rsidRPr="00486958">
        <w:t xml:space="preserve"> </w:t>
      </w:r>
      <w:proofErr w:type="spellStart"/>
      <w:r w:rsidRPr="00486958">
        <w:t>tersebut</w:t>
      </w:r>
      <w:proofErr w:type="spellEnd"/>
      <w:r w:rsidRPr="00486958">
        <w:t xml:space="preserve"> dan </w:t>
      </w:r>
      <w:proofErr w:type="spellStart"/>
      <w:r w:rsidRPr="00486958">
        <w:t>memiliki</w:t>
      </w:r>
      <w:proofErr w:type="spellEnd"/>
      <w:r w:rsidRPr="00486958">
        <w:t xml:space="preserve"> </w:t>
      </w:r>
      <w:proofErr w:type="spellStart"/>
      <w:r w:rsidRPr="00486958">
        <w:t>makna</w:t>
      </w:r>
      <w:proofErr w:type="spellEnd"/>
      <w:r w:rsidRPr="00486958">
        <w:t xml:space="preserve"> </w:t>
      </w:r>
      <w:proofErr w:type="spellStart"/>
      <w:r w:rsidRPr="00486958">
        <w:t>simbolis</w:t>
      </w:r>
      <w:proofErr w:type="spellEnd"/>
      <w:r w:rsidRPr="00486958">
        <w:t xml:space="preserve"> yang </w:t>
      </w:r>
      <w:proofErr w:type="spellStart"/>
      <w:r w:rsidRPr="00486958">
        <w:t>unik</w:t>
      </w:r>
      <w:proofErr w:type="spellEnd"/>
      <w:r w:rsidRPr="00486958">
        <w:t>.</w:t>
      </w:r>
    </w:p>
    <w:p w14:paraId="4C88ED84" w14:textId="5FC33699" w:rsidR="00B477DA" w:rsidRPr="004A1C0C" w:rsidRDefault="00B477DA" w:rsidP="00426912">
      <w:pPr>
        <w:ind w:firstLine="567"/>
        <w:rPr>
          <w:lang w:val="sv-SE"/>
        </w:rPr>
      </w:pPr>
      <w:proofErr w:type="spellStart"/>
      <w:r w:rsidRPr="00B477DA">
        <w:t>Dengan</w:t>
      </w:r>
      <w:proofErr w:type="spellEnd"/>
      <w:r w:rsidRPr="00B477DA">
        <w:t xml:space="preserve"> </w:t>
      </w:r>
      <w:proofErr w:type="spellStart"/>
      <w:r w:rsidRPr="00B477DA">
        <w:t>banyaknya</w:t>
      </w:r>
      <w:proofErr w:type="spellEnd"/>
      <w:r w:rsidRPr="00B477DA">
        <w:t xml:space="preserve"> </w:t>
      </w:r>
      <w:proofErr w:type="spellStart"/>
      <w:r w:rsidRPr="00B477DA">
        <w:t>angka</w:t>
      </w:r>
      <w:proofErr w:type="spellEnd"/>
      <w:r w:rsidRPr="00B477DA">
        <w:t xml:space="preserve"> motif batik yang </w:t>
      </w:r>
      <w:proofErr w:type="spellStart"/>
      <w:r w:rsidRPr="00B477DA">
        <w:t>tercatat</w:t>
      </w:r>
      <w:proofErr w:type="spellEnd"/>
      <w:r w:rsidRPr="00B477DA">
        <w:t xml:space="preserve">, </w:t>
      </w:r>
      <w:proofErr w:type="spellStart"/>
      <w:r w:rsidRPr="00B477DA">
        <w:t>hal</w:t>
      </w:r>
      <w:proofErr w:type="spellEnd"/>
      <w:r w:rsidRPr="00B477DA">
        <w:t xml:space="preserve"> </w:t>
      </w:r>
      <w:proofErr w:type="spellStart"/>
      <w:r w:rsidRPr="00B477DA">
        <w:t>ini</w:t>
      </w:r>
      <w:proofErr w:type="spellEnd"/>
      <w:r w:rsidRPr="00B477DA">
        <w:t xml:space="preserve"> </w:t>
      </w:r>
      <w:proofErr w:type="spellStart"/>
      <w:r w:rsidRPr="00B477DA">
        <w:t>memerlukan</w:t>
      </w:r>
      <w:proofErr w:type="spellEnd"/>
      <w:r w:rsidRPr="00B477DA">
        <w:t xml:space="preserve"> </w:t>
      </w:r>
      <w:proofErr w:type="spellStart"/>
      <w:r w:rsidRPr="00B477DA">
        <w:t>suatu</w:t>
      </w:r>
      <w:proofErr w:type="spellEnd"/>
      <w:r w:rsidRPr="00B477DA">
        <w:t xml:space="preserve"> </w:t>
      </w:r>
      <w:proofErr w:type="spellStart"/>
      <w:r w:rsidRPr="00B477DA">
        <w:t>sistem</w:t>
      </w:r>
      <w:proofErr w:type="spellEnd"/>
      <w:r w:rsidRPr="00B477DA">
        <w:t xml:space="preserve"> yang </w:t>
      </w:r>
      <w:proofErr w:type="spellStart"/>
      <w:r w:rsidRPr="00B477DA">
        <w:t>membantu</w:t>
      </w:r>
      <w:proofErr w:type="spellEnd"/>
      <w:r w:rsidRPr="00B477DA">
        <w:t xml:space="preserve"> </w:t>
      </w:r>
      <w:proofErr w:type="spellStart"/>
      <w:r w:rsidRPr="00B477DA">
        <w:t>untuk</w:t>
      </w:r>
      <w:proofErr w:type="spellEnd"/>
      <w:r w:rsidRPr="00B477DA">
        <w:t xml:space="preserve"> </w:t>
      </w:r>
      <w:proofErr w:type="spellStart"/>
      <w:r w:rsidRPr="00B477DA">
        <w:t>mengklasifikasikan</w:t>
      </w:r>
      <w:proofErr w:type="spellEnd"/>
      <w:r w:rsidRPr="00B477DA">
        <w:t xml:space="preserve"> </w:t>
      </w:r>
      <w:proofErr w:type="spellStart"/>
      <w:r w:rsidRPr="00B477DA">
        <w:t>jenis</w:t>
      </w:r>
      <w:proofErr w:type="spellEnd"/>
      <w:r w:rsidRPr="00B477DA">
        <w:t xml:space="preserve"> batik </w:t>
      </w:r>
      <w:proofErr w:type="spellStart"/>
      <w:r w:rsidRPr="00B477DA">
        <w:t>tersebut</w:t>
      </w:r>
      <w:proofErr w:type="spellEnd"/>
      <w:r w:rsidRPr="00B477DA">
        <w:t xml:space="preserve"> </w:t>
      </w:r>
      <w:proofErr w:type="spellStart"/>
      <w:r w:rsidRPr="00B477DA">
        <w:t>ke</w:t>
      </w:r>
      <w:proofErr w:type="spellEnd"/>
      <w:r w:rsidRPr="00B477DA">
        <w:t xml:space="preserve"> </w:t>
      </w:r>
      <w:proofErr w:type="spellStart"/>
      <w:r w:rsidRPr="00B477DA">
        <w:t>dalam</w:t>
      </w:r>
      <w:proofErr w:type="spellEnd"/>
      <w:r w:rsidRPr="00B477DA">
        <w:t xml:space="preserve"> </w:t>
      </w:r>
      <w:proofErr w:type="spellStart"/>
      <w:r w:rsidRPr="00B477DA">
        <w:t>beberapa</w:t>
      </w:r>
      <w:proofErr w:type="spellEnd"/>
      <w:r w:rsidRPr="00B477DA">
        <w:t xml:space="preserve"> </w:t>
      </w:r>
      <w:proofErr w:type="spellStart"/>
      <w:r w:rsidRPr="00B477DA">
        <w:t>kelas</w:t>
      </w:r>
      <w:proofErr w:type="spellEnd"/>
      <w:r w:rsidRPr="00B477DA">
        <w:t xml:space="preserve"> </w:t>
      </w:r>
      <w:proofErr w:type="spellStart"/>
      <w:r w:rsidRPr="00B477DA">
        <w:t>tertentu</w:t>
      </w:r>
      <w:proofErr w:type="spellEnd"/>
      <w:r w:rsidRPr="00B477DA">
        <w:t xml:space="preserve">. </w:t>
      </w:r>
      <w:r w:rsidRPr="00D83814">
        <w:rPr>
          <w:lang w:val="sv-SE"/>
        </w:rPr>
        <w:t>Klasifikasi ini dapat berdasarkan bentuk motifnya seperti geometri, non geometri, dan beberapa motif lainnya [4]. Keberagaman motif batik memperumit identifikasi karakter yang terkandung dalam objek dan basis data yang dikelompokkan. Tahap awal sebelum proses identifikasi adalah ekstraksi ciri dimana objek yang telah diambil untuk gambaran karakteristik objek tersebut dapat dikenali. Identifikasi pada pengenalan motif citra telah dilakukan oleh beberapa peneliti terdahulu menggunakan metode Convolutional Neural Network (CNN) dengan arsitektur ResNet152 V2. Pengujian pada arsitektur ini menggunakan hyperparameter seperti optimizer adam serta fungsi binary cross entropy untuk mengurangi data loss dengan nilai akurasi mencapai 97% (</w:t>
      </w:r>
      <w:r w:rsidR="009E764D">
        <w:fldChar w:fldCharType="begin"/>
      </w:r>
      <w:r w:rsidR="009E764D">
        <w:instrText>HYPERLINK "file:///C:/Users/harta/Downloads/6534-32809-1-PB.pdf"</w:instrText>
      </w:r>
      <w:r w:rsidR="009E764D">
        <w:fldChar w:fldCharType="separate"/>
      </w:r>
      <w:r w:rsidRPr="00D83814">
        <w:rPr>
          <w:rStyle w:val="Hyperlink"/>
          <w:lang w:val="sv-SE"/>
        </w:rPr>
        <w:t>file:///C:/Users/harta/Downloads/6534-32809-1-PB.pdf</w:t>
      </w:r>
      <w:r w:rsidR="009E764D">
        <w:rPr>
          <w:rStyle w:val="Hyperlink"/>
          <w:lang w:val="sv-SE"/>
        </w:rPr>
        <w:fldChar w:fldCharType="end"/>
      </w:r>
      <w:r w:rsidRPr="00D83814">
        <w:rPr>
          <w:lang w:val="sv-SE"/>
        </w:rPr>
        <w:t xml:space="preserve">). </w:t>
      </w:r>
      <w:r w:rsidRPr="00D83814">
        <w:rPr>
          <w:lang w:val="sv-SE"/>
        </w:rPr>
        <w:lastRenderedPageBreak/>
        <w:t xml:space="preserve">Selanjutnya, terdapat penelitian menggunakan RMSprop sebagai optimizer dan dropout untuk mengurangi overfitting yang memiliki nilai 0.1 dalam arsitektur MobileNet V1. </w:t>
      </w:r>
      <w:r w:rsidRPr="00AE6404">
        <w:rPr>
          <w:lang w:val="sv-SE"/>
        </w:rPr>
        <w:t>Hasil yang didapatkan dari pengujian ini mencapai akurasi latih hingga 86% dan akurasi validasi bernilai 77% (</w:t>
      </w:r>
      <w:r w:rsidR="009E764D">
        <w:fldChar w:fldCharType="begin"/>
      </w:r>
      <w:r w:rsidR="009E764D">
        <w:instrText>HYPERLINK "file:///C:/Users/harta/Downloads/4369-19872-3-PB.pdf"</w:instrText>
      </w:r>
      <w:r w:rsidR="009E764D">
        <w:fldChar w:fldCharType="separate"/>
      </w:r>
      <w:r w:rsidRPr="00AE6404">
        <w:rPr>
          <w:rStyle w:val="Hyperlink"/>
          <w:lang w:val="sv-SE"/>
        </w:rPr>
        <w:t>file:///C:/Users/harta/Downloads/4369-19872-3-PB.pdf</w:t>
      </w:r>
      <w:r w:rsidR="009E764D">
        <w:rPr>
          <w:rStyle w:val="Hyperlink"/>
          <w:lang w:val="sv-SE"/>
        </w:rPr>
        <w:fldChar w:fldCharType="end"/>
      </w:r>
      <w:r w:rsidRPr="00AE6404">
        <w:rPr>
          <w:lang w:val="sv-SE"/>
        </w:rPr>
        <w:t>). Selain itu, penelitian lain didapati bahwa adanya komparasi atau perbandingan antara arsitektur ResNet152 V2 dengan MobileNet V1 yang menyatakan bahwa hasil akurasi dari ResNet152 V2 lebih baik (</w:t>
      </w:r>
      <w:r w:rsidR="009E764D">
        <w:fldChar w:fldCharType="begin"/>
      </w:r>
      <w:r w:rsidR="009E764D">
        <w:instrText>HYPERLINK "file:///C:/Users/harta/Downloads/s00521-021-06851-5.pdf"</w:instrText>
      </w:r>
      <w:r w:rsidR="009E764D">
        <w:fldChar w:fldCharType="separate"/>
      </w:r>
      <w:r w:rsidRPr="00AE6404">
        <w:rPr>
          <w:rStyle w:val="Hyperlink"/>
          <w:lang w:val="sv-SE"/>
        </w:rPr>
        <w:t>file:///C:/Users/harta/Downloads/s00521-021-06851-5.pdf</w:t>
      </w:r>
      <w:r w:rsidR="009E764D">
        <w:rPr>
          <w:rStyle w:val="Hyperlink"/>
          <w:lang w:val="sv-SE"/>
        </w:rPr>
        <w:fldChar w:fldCharType="end"/>
      </w:r>
      <w:r w:rsidRPr="00AE6404">
        <w:rPr>
          <w:lang w:val="sv-SE"/>
        </w:rPr>
        <w:t>). Pada penelitian tersebut dipaparkan hasil dari arsitektur ResNet152 V2 dengan optimizer Adagrad mencapai akurasi sebesar 91.62% dengan nilai loss 0.2518 (</w:t>
      </w:r>
      <w:r w:rsidR="009E764D">
        <w:fldChar w:fldCharType="begin"/>
      </w:r>
      <w:r w:rsidR="009E764D">
        <w:instrText>HYPERLINK "file:///C:/Users/</w:instrText>
      </w:r>
      <w:r w:rsidR="009E764D">
        <w:instrText>harta/Downloads/s00521-021-06851-5.pdf"</w:instrText>
      </w:r>
      <w:r w:rsidR="009E764D">
        <w:fldChar w:fldCharType="separate"/>
      </w:r>
      <w:r w:rsidRPr="00AE6404">
        <w:rPr>
          <w:rStyle w:val="Hyperlink"/>
          <w:lang w:val="sv-SE"/>
        </w:rPr>
        <w:t>file:///C:/Users/harta/Downloads/s00521-021-06851-5.pdf</w:t>
      </w:r>
      <w:r w:rsidR="009E764D">
        <w:rPr>
          <w:rStyle w:val="Hyperlink"/>
          <w:lang w:val="sv-SE"/>
        </w:rPr>
        <w:fldChar w:fldCharType="end"/>
      </w:r>
      <w:r w:rsidRPr="00AE6404">
        <w:rPr>
          <w:lang w:val="sv-SE"/>
        </w:rPr>
        <w:t xml:space="preserve">). </w:t>
      </w:r>
      <w:r w:rsidRPr="004A1C0C">
        <w:rPr>
          <w:lang w:val="sv-SE"/>
        </w:rPr>
        <w:t>Sedangkan, untuk pengujian pada MobileNet V1 dengan optimizer Adamax memiliki hasil akurasi 89.52% dan nilai loss sebesar 0.3144 (</w:t>
      </w:r>
      <w:r w:rsidR="009E764D">
        <w:fldChar w:fldCharType="begin"/>
      </w:r>
      <w:r w:rsidR="009E764D">
        <w:instrText>HYPERLINK "file:///C:/Users/harta/Downloads/s00521-021-06851-5.pdf"</w:instrText>
      </w:r>
      <w:r w:rsidR="009E764D">
        <w:fldChar w:fldCharType="separate"/>
      </w:r>
      <w:r w:rsidRPr="004A1C0C">
        <w:rPr>
          <w:rStyle w:val="Hyperlink"/>
          <w:lang w:val="sv-SE"/>
        </w:rPr>
        <w:t>file:///C:/Users/harta/Downloads/s00521-021-06851-5.pdf</w:t>
      </w:r>
      <w:r w:rsidR="009E764D">
        <w:rPr>
          <w:rStyle w:val="Hyperlink"/>
          <w:lang w:val="sv-SE"/>
        </w:rPr>
        <w:fldChar w:fldCharType="end"/>
      </w:r>
      <w:r w:rsidRPr="004A1C0C">
        <w:rPr>
          <w:lang w:val="sv-SE"/>
        </w:rPr>
        <w:t xml:space="preserve">). </w:t>
      </w:r>
    </w:p>
    <w:p w14:paraId="7510624B" w14:textId="446E7E44" w:rsidR="00426912" w:rsidRPr="00486958" w:rsidRDefault="00426912" w:rsidP="00426912">
      <w:pPr>
        <w:ind w:firstLine="567"/>
      </w:pPr>
      <w:r w:rsidRPr="004A1C0C">
        <w:rPr>
          <w:lang w:val="sv-SE"/>
        </w:rPr>
        <w:t xml:space="preserve">Pada penelitian ini akan dirancang suatu sistem aplikasi yang dapat mengidentifikasi ke dalam enam kelas berbasis aplikasi </w:t>
      </w:r>
      <w:r w:rsidRPr="004A1C0C">
        <w:rPr>
          <w:i/>
          <w:lang w:val="sv-SE"/>
        </w:rPr>
        <w:t>mobile</w:t>
      </w:r>
      <w:r w:rsidRPr="004A1C0C">
        <w:rPr>
          <w:lang w:val="sv-SE"/>
        </w:rPr>
        <w:t xml:space="preserve"> sehingga dapat digunakan dimana saja dan ramah terhadap pengguna untuk mengaksesnya. </w:t>
      </w:r>
      <w:proofErr w:type="spellStart"/>
      <w:r w:rsidRPr="00486958">
        <w:t>Aplikasi</w:t>
      </w:r>
      <w:proofErr w:type="spellEnd"/>
      <w:r w:rsidRPr="00486958">
        <w:t xml:space="preserve"> </w:t>
      </w:r>
      <w:proofErr w:type="spellStart"/>
      <w:r w:rsidRPr="00486958">
        <w:t>ini</w:t>
      </w:r>
      <w:proofErr w:type="spellEnd"/>
      <w:r w:rsidRPr="00486958">
        <w:t xml:space="preserve"> </w:t>
      </w:r>
      <w:proofErr w:type="spellStart"/>
      <w:r w:rsidRPr="00486958">
        <w:t>dirancang</w:t>
      </w:r>
      <w:proofErr w:type="spellEnd"/>
      <w:r w:rsidRPr="00486958">
        <w:t xml:space="preserve"> </w:t>
      </w:r>
      <w:proofErr w:type="spellStart"/>
      <w:r w:rsidRPr="00486958">
        <w:t>untuk</w:t>
      </w:r>
      <w:proofErr w:type="spellEnd"/>
      <w:r w:rsidRPr="00486958">
        <w:t xml:space="preserve"> </w:t>
      </w:r>
      <w:proofErr w:type="spellStart"/>
      <w:r w:rsidRPr="00486958">
        <w:t>mempermudah</w:t>
      </w:r>
      <w:proofErr w:type="spellEnd"/>
      <w:r w:rsidRPr="00486958">
        <w:t xml:space="preserve"> </w:t>
      </w:r>
      <w:proofErr w:type="spellStart"/>
      <w:r w:rsidRPr="00486958">
        <w:t>penggunanya</w:t>
      </w:r>
      <w:proofErr w:type="spellEnd"/>
      <w:r w:rsidRPr="00486958">
        <w:t xml:space="preserve"> </w:t>
      </w:r>
      <w:proofErr w:type="spellStart"/>
      <w:r w:rsidRPr="00486958">
        <w:t>dalam</w:t>
      </w:r>
      <w:proofErr w:type="spellEnd"/>
      <w:r w:rsidRPr="00486958">
        <w:t xml:space="preserve"> </w:t>
      </w:r>
      <w:proofErr w:type="spellStart"/>
      <w:r w:rsidRPr="00486958">
        <w:t>mengklasifikasikan</w:t>
      </w:r>
      <w:proofErr w:type="spellEnd"/>
      <w:r w:rsidRPr="00486958">
        <w:t xml:space="preserve"> </w:t>
      </w:r>
      <w:proofErr w:type="spellStart"/>
      <w:r w:rsidRPr="00486958">
        <w:t>jenis-jenis</w:t>
      </w:r>
      <w:proofErr w:type="spellEnd"/>
      <w:r w:rsidRPr="00486958">
        <w:t xml:space="preserve"> batik </w:t>
      </w:r>
      <w:proofErr w:type="spellStart"/>
      <w:r w:rsidRPr="00486958">
        <w:t>sehingga</w:t>
      </w:r>
      <w:proofErr w:type="spellEnd"/>
      <w:r w:rsidRPr="00486958">
        <w:t xml:space="preserve"> </w:t>
      </w:r>
      <w:proofErr w:type="spellStart"/>
      <w:r w:rsidRPr="00486958">
        <w:t>pengguna</w:t>
      </w:r>
      <w:proofErr w:type="spellEnd"/>
      <w:r w:rsidRPr="00486958">
        <w:t xml:space="preserve"> pun </w:t>
      </w:r>
      <w:proofErr w:type="spellStart"/>
      <w:r w:rsidRPr="00486958">
        <w:t>dapat</w:t>
      </w:r>
      <w:proofErr w:type="spellEnd"/>
      <w:r w:rsidRPr="00486958">
        <w:t xml:space="preserve"> </w:t>
      </w:r>
      <w:proofErr w:type="spellStart"/>
      <w:r w:rsidRPr="00486958">
        <w:t>terbantu</w:t>
      </w:r>
      <w:proofErr w:type="spellEnd"/>
      <w:r w:rsidRPr="00486958">
        <w:t xml:space="preserve"> dan </w:t>
      </w:r>
      <w:proofErr w:type="spellStart"/>
      <w:r w:rsidRPr="00486958">
        <w:t>teredukasi</w:t>
      </w:r>
      <w:proofErr w:type="spellEnd"/>
      <w:r w:rsidRPr="00486958">
        <w:t xml:space="preserve"> </w:t>
      </w:r>
      <w:proofErr w:type="spellStart"/>
      <w:r w:rsidRPr="00486958">
        <w:t>lebih</w:t>
      </w:r>
      <w:proofErr w:type="spellEnd"/>
      <w:r w:rsidRPr="00486958">
        <w:t xml:space="preserve"> </w:t>
      </w:r>
      <w:proofErr w:type="spellStart"/>
      <w:r w:rsidRPr="00486958">
        <w:t>mendalam</w:t>
      </w:r>
      <w:proofErr w:type="spellEnd"/>
      <w:r w:rsidRPr="00486958">
        <w:t xml:space="preserve">. </w:t>
      </w:r>
      <w:proofErr w:type="spellStart"/>
      <w:r w:rsidRPr="00486958">
        <w:t>Penelitian</w:t>
      </w:r>
      <w:proofErr w:type="spellEnd"/>
      <w:r w:rsidRPr="00486958">
        <w:t xml:space="preserve"> </w:t>
      </w:r>
      <w:proofErr w:type="spellStart"/>
      <w:r w:rsidRPr="00486958">
        <w:t>ini</w:t>
      </w:r>
      <w:proofErr w:type="spellEnd"/>
      <w:r w:rsidRPr="00486958">
        <w:t xml:space="preserve"> </w:t>
      </w:r>
      <w:proofErr w:type="spellStart"/>
      <w:r w:rsidRPr="00486958">
        <w:t>akan</w:t>
      </w:r>
      <w:proofErr w:type="spellEnd"/>
      <w:r w:rsidRPr="00486958">
        <w:t xml:space="preserve"> </w:t>
      </w:r>
      <w:proofErr w:type="spellStart"/>
      <w:r w:rsidRPr="00486958">
        <w:t>menggunakan</w:t>
      </w:r>
      <w:proofErr w:type="spellEnd"/>
      <w:r w:rsidRPr="00486958">
        <w:t xml:space="preserve"> </w:t>
      </w:r>
      <w:proofErr w:type="spellStart"/>
      <w:r w:rsidRPr="00486958">
        <w:t>sampel</w:t>
      </w:r>
      <w:proofErr w:type="spellEnd"/>
      <w:r w:rsidRPr="00486958">
        <w:t xml:space="preserve"> </w:t>
      </w:r>
      <w:proofErr w:type="spellStart"/>
      <w:r w:rsidRPr="00486958">
        <w:t>jenis</w:t>
      </w:r>
      <w:proofErr w:type="spellEnd"/>
      <w:r w:rsidRPr="00486958">
        <w:t xml:space="preserve"> batik </w:t>
      </w:r>
      <w:proofErr w:type="spellStart"/>
      <w:r w:rsidRPr="00486958">
        <w:t>dari</w:t>
      </w:r>
      <w:proofErr w:type="spellEnd"/>
      <w:r w:rsidRPr="00486958">
        <w:t xml:space="preserve"> Batik Parang, Batik </w:t>
      </w:r>
      <w:proofErr w:type="spellStart"/>
      <w:r>
        <w:t>Tambal</w:t>
      </w:r>
      <w:proofErr w:type="spellEnd"/>
      <w:r w:rsidRPr="00486958">
        <w:t xml:space="preserve">, Batik </w:t>
      </w:r>
      <w:proofErr w:type="spellStart"/>
      <w:r w:rsidRPr="00486958">
        <w:t>Ceplok</w:t>
      </w:r>
      <w:proofErr w:type="spellEnd"/>
      <w:r w:rsidRPr="00486958">
        <w:t xml:space="preserve">, Batik </w:t>
      </w:r>
      <w:proofErr w:type="spellStart"/>
      <w:r w:rsidRPr="00486958">
        <w:t>Kawung</w:t>
      </w:r>
      <w:proofErr w:type="spellEnd"/>
      <w:r w:rsidRPr="00486958">
        <w:t xml:space="preserve">, Batik Nitik, </w:t>
      </w:r>
      <w:proofErr w:type="spellStart"/>
      <w:r w:rsidR="00FB15A7">
        <w:t>serta</w:t>
      </w:r>
      <w:proofErr w:type="spellEnd"/>
      <w:r w:rsidRPr="00486958">
        <w:t xml:space="preserve"> Batik </w:t>
      </w:r>
      <w:proofErr w:type="spellStart"/>
      <w:r w:rsidRPr="00486958">
        <w:t>Mega</w:t>
      </w:r>
      <w:r>
        <w:t>m</w:t>
      </w:r>
      <w:r w:rsidRPr="00486958">
        <w:t>endung</w:t>
      </w:r>
      <w:proofErr w:type="spellEnd"/>
      <w:r w:rsidRPr="00486958">
        <w:t xml:space="preserve"> </w:t>
      </w:r>
      <w:proofErr w:type="spellStart"/>
      <w:r w:rsidRPr="00486958">
        <w:t>dengan</w:t>
      </w:r>
      <w:proofErr w:type="spellEnd"/>
      <w:r w:rsidRPr="00486958">
        <w:t xml:space="preserve"> </w:t>
      </w:r>
      <w:proofErr w:type="spellStart"/>
      <w:r w:rsidRPr="00486958">
        <w:t>jumlah</w:t>
      </w:r>
      <w:proofErr w:type="spellEnd"/>
      <w:r w:rsidRPr="00486958">
        <w:t xml:space="preserve"> </w:t>
      </w:r>
      <w:r w:rsidR="005B4152">
        <w:t xml:space="preserve">dataset yang </w:t>
      </w:r>
      <w:proofErr w:type="spellStart"/>
      <w:r w:rsidR="005B4152">
        <w:t>telah</w:t>
      </w:r>
      <w:proofErr w:type="spellEnd"/>
      <w:r w:rsidR="005B4152">
        <w:t xml:space="preserve"> </w:t>
      </w:r>
      <w:proofErr w:type="spellStart"/>
      <w:r w:rsidR="005B4152">
        <w:t>terkumpul</w:t>
      </w:r>
      <w:proofErr w:type="spellEnd"/>
      <w:r w:rsidR="005B4152">
        <w:t xml:space="preserve"> </w:t>
      </w:r>
      <w:proofErr w:type="spellStart"/>
      <w:r w:rsidR="005B4152">
        <w:t>sebanyak</w:t>
      </w:r>
      <w:proofErr w:type="spellEnd"/>
      <w:r w:rsidR="005B4152">
        <w:t xml:space="preserve"> </w:t>
      </w:r>
      <w:r>
        <w:t>660</w:t>
      </w:r>
      <w:r w:rsidRPr="00486958">
        <w:t xml:space="preserve"> </w:t>
      </w:r>
      <w:proofErr w:type="spellStart"/>
      <w:r w:rsidRPr="00486958">
        <w:t>sampel</w:t>
      </w:r>
      <w:proofErr w:type="spellEnd"/>
      <w:r w:rsidR="005B4152">
        <w:t xml:space="preserve">. </w:t>
      </w:r>
      <w:proofErr w:type="spellStart"/>
      <w:r w:rsidR="005B4152">
        <w:t>Kemudian</w:t>
      </w:r>
      <w:proofErr w:type="spellEnd"/>
      <w:r w:rsidR="005B4152">
        <w:t xml:space="preserve"> dataset </w:t>
      </w:r>
      <w:proofErr w:type="spellStart"/>
      <w:r w:rsidR="005B4152">
        <w:t>tersebut</w:t>
      </w:r>
      <w:proofErr w:type="spellEnd"/>
      <w:r w:rsidR="005B4152">
        <w:t xml:space="preserve"> </w:t>
      </w:r>
      <w:proofErr w:type="spellStart"/>
      <w:r w:rsidR="00FB15A7">
        <w:t>diaugmentasi</w:t>
      </w:r>
      <w:proofErr w:type="spellEnd"/>
      <w:r w:rsidR="00FB15A7">
        <w:t xml:space="preserve"> </w:t>
      </w:r>
      <w:proofErr w:type="spellStart"/>
      <w:r w:rsidR="005B4152">
        <w:t>hingga</w:t>
      </w:r>
      <w:proofErr w:type="spellEnd"/>
      <w:r w:rsidR="005B4152">
        <w:t xml:space="preserve"> </w:t>
      </w:r>
      <w:proofErr w:type="spellStart"/>
      <w:r w:rsidR="005B4152">
        <w:t>berjumlah</w:t>
      </w:r>
      <w:proofErr w:type="spellEnd"/>
      <w:r w:rsidR="005B4152">
        <w:t xml:space="preserve"> </w:t>
      </w:r>
      <w:r w:rsidR="00FB15A7">
        <w:t xml:space="preserve">3.300 </w:t>
      </w:r>
      <w:proofErr w:type="spellStart"/>
      <w:r w:rsidR="00FB15A7">
        <w:t>sampel</w:t>
      </w:r>
      <w:proofErr w:type="spellEnd"/>
      <w:r w:rsidRPr="00486958">
        <w:t xml:space="preserve"> </w:t>
      </w:r>
      <w:proofErr w:type="spellStart"/>
      <w:r w:rsidRPr="00486958">
        <w:t>untuk</w:t>
      </w:r>
      <w:proofErr w:type="spellEnd"/>
      <w:r w:rsidRPr="00486958">
        <w:t xml:space="preserve"> </w:t>
      </w:r>
      <w:proofErr w:type="spellStart"/>
      <w:r w:rsidRPr="00486958">
        <w:t>klasifikasi</w:t>
      </w:r>
      <w:proofErr w:type="spellEnd"/>
      <w:r w:rsidRPr="00486958">
        <w:t xml:space="preserve"> </w:t>
      </w:r>
      <w:proofErr w:type="spellStart"/>
      <w:r w:rsidRPr="00486958">
        <w:t>pengenalan</w:t>
      </w:r>
      <w:proofErr w:type="spellEnd"/>
      <w:r w:rsidRPr="00486958">
        <w:t xml:space="preserve"> pada </w:t>
      </w:r>
      <w:proofErr w:type="spellStart"/>
      <w:r w:rsidRPr="00486958">
        <w:t>komputer</w:t>
      </w:r>
      <w:proofErr w:type="spellEnd"/>
      <w:r w:rsidRPr="00486958">
        <w:t xml:space="preserve">. Tujuan </w:t>
      </w:r>
      <w:proofErr w:type="spellStart"/>
      <w:r w:rsidRPr="00486958">
        <w:t>dari</w:t>
      </w:r>
      <w:proofErr w:type="spellEnd"/>
      <w:r w:rsidRPr="00486958">
        <w:t xml:space="preserve"> </w:t>
      </w:r>
      <w:proofErr w:type="spellStart"/>
      <w:r w:rsidRPr="00486958">
        <w:t>klasifikasi</w:t>
      </w:r>
      <w:proofErr w:type="spellEnd"/>
      <w:r w:rsidRPr="00486958">
        <w:t xml:space="preserve"> batik yang </w:t>
      </w:r>
      <w:proofErr w:type="spellStart"/>
      <w:r w:rsidRPr="00486958">
        <w:t>akan</w:t>
      </w:r>
      <w:proofErr w:type="spellEnd"/>
      <w:r w:rsidRPr="00486958">
        <w:t xml:space="preserve"> </w:t>
      </w:r>
      <w:proofErr w:type="spellStart"/>
      <w:r w:rsidRPr="00486958">
        <w:t>dirancang</w:t>
      </w:r>
      <w:proofErr w:type="spellEnd"/>
      <w:r w:rsidRPr="00486958">
        <w:t xml:space="preserve"> </w:t>
      </w:r>
      <w:proofErr w:type="spellStart"/>
      <w:r w:rsidRPr="00486958">
        <w:t>adalah</w:t>
      </w:r>
      <w:proofErr w:type="spellEnd"/>
      <w:r w:rsidRPr="00486958">
        <w:t xml:space="preserve"> </w:t>
      </w:r>
      <w:proofErr w:type="spellStart"/>
      <w:r w:rsidRPr="00486958">
        <w:t>membagi</w:t>
      </w:r>
      <w:proofErr w:type="spellEnd"/>
      <w:r w:rsidRPr="00486958">
        <w:t xml:space="preserve"> </w:t>
      </w:r>
      <w:proofErr w:type="spellStart"/>
      <w:r w:rsidRPr="00486958">
        <w:t>citra</w:t>
      </w:r>
      <w:proofErr w:type="spellEnd"/>
      <w:r w:rsidRPr="00486958">
        <w:t xml:space="preserve"> batik </w:t>
      </w:r>
      <w:proofErr w:type="spellStart"/>
      <w:r w:rsidRPr="00486958">
        <w:t>ke</w:t>
      </w:r>
      <w:proofErr w:type="spellEnd"/>
      <w:r w:rsidRPr="00486958">
        <w:t xml:space="preserve"> </w:t>
      </w:r>
      <w:proofErr w:type="spellStart"/>
      <w:r w:rsidRPr="00486958">
        <w:t>dalam</w:t>
      </w:r>
      <w:proofErr w:type="spellEnd"/>
      <w:r w:rsidRPr="00486958">
        <w:t xml:space="preserve"> </w:t>
      </w:r>
      <w:proofErr w:type="spellStart"/>
      <w:r w:rsidRPr="00486958">
        <w:t>kelas-kelas</w:t>
      </w:r>
      <w:proofErr w:type="spellEnd"/>
      <w:r w:rsidRPr="00486958">
        <w:t xml:space="preserve"> yang </w:t>
      </w:r>
      <w:proofErr w:type="spellStart"/>
      <w:r w:rsidRPr="00486958">
        <w:t>sudah</w:t>
      </w:r>
      <w:proofErr w:type="spellEnd"/>
      <w:r w:rsidRPr="00486958">
        <w:t xml:space="preserve"> </w:t>
      </w:r>
      <w:proofErr w:type="spellStart"/>
      <w:r w:rsidRPr="00486958">
        <w:t>disesuaikan</w:t>
      </w:r>
      <w:proofErr w:type="spellEnd"/>
      <w:r w:rsidRPr="00486958">
        <w:t xml:space="preserve"> </w:t>
      </w:r>
      <w:proofErr w:type="spellStart"/>
      <w:r w:rsidRPr="00486958">
        <w:t>dengan</w:t>
      </w:r>
      <w:proofErr w:type="spellEnd"/>
      <w:r w:rsidRPr="00486958">
        <w:t xml:space="preserve"> </w:t>
      </w:r>
      <w:proofErr w:type="spellStart"/>
      <w:r w:rsidRPr="00486958">
        <w:t>pola</w:t>
      </w:r>
      <w:proofErr w:type="spellEnd"/>
      <w:r w:rsidRPr="00486958">
        <w:t xml:space="preserve"> </w:t>
      </w:r>
      <w:proofErr w:type="spellStart"/>
      <w:r w:rsidRPr="00486958">
        <w:t>motifnya</w:t>
      </w:r>
      <w:proofErr w:type="spellEnd"/>
      <w:r w:rsidRPr="00486958">
        <w:t xml:space="preserve">. Dimana </w:t>
      </w:r>
      <w:proofErr w:type="spellStart"/>
      <w:r w:rsidRPr="00486958">
        <w:t>dengan</w:t>
      </w:r>
      <w:proofErr w:type="spellEnd"/>
      <w:r w:rsidRPr="00486958">
        <w:t xml:space="preserve"> </w:t>
      </w:r>
      <w:proofErr w:type="spellStart"/>
      <w:r w:rsidRPr="00486958">
        <w:t>adanya</w:t>
      </w:r>
      <w:proofErr w:type="spellEnd"/>
      <w:r w:rsidRPr="00486958">
        <w:t xml:space="preserve"> </w:t>
      </w:r>
      <w:proofErr w:type="spellStart"/>
      <w:r w:rsidRPr="00486958">
        <w:t>klasifikasi</w:t>
      </w:r>
      <w:proofErr w:type="spellEnd"/>
      <w:r w:rsidRPr="00486958">
        <w:t xml:space="preserve"> </w:t>
      </w:r>
      <w:proofErr w:type="spellStart"/>
      <w:r w:rsidRPr="00486958">
        <w:t>ini</w:t>
      </w:r>
      <w:proofErr w:type="spellEnd"/>
      <w:r w:rsidRPr="00486958">
        <w:t xml:space="preserve"> </w:t>
      </w:r>
      <w:proofErr w:type="spellStart"/>
      <w:r w:rsidRPr="00486958">
        <w:t>dapat</w:t>
      </w:r>
      <w:proofErr w:type="spellEnd"/>
      <w:r w:rsidRPr="00486958">
        <w:t xml:space="preserve"> </w:t>
      </w:r>
      <w:proofErr w:type="spellStart"/>
      <w:r w:rsidRPr="00486958">
        <w:t>membantu</w:t>
      </w:r>
      <w:proofErr w:type="spellEnd"/>
      <w:r w:rsidRPr="00486958">
        <w:t xml:space="preserve"> </w:t>
      </w:r>
      <w:proofErr w:type="spellStart"/>
      <w:r w:rsidRPr="00486958">
        <w:t>masyarakat</w:t>
      </w:r>
      <w:proofErr w:type="spellEnd"/>
      <w:r w:rsidRPr="00486958">
        <w:t xml:space="preserve"> </w:t>
      </w:r>
      <w:proofErr w:type="spellStart"/>
      <w:r w:rsidRPr="00486958">
        <w:t>dalam</w:t>
      </w:r>
      <w:proofErr w:type="spellEnd"/>
      <w:r w:rsidRPr="00486958">
        <w:t xml:space="preserve"> </w:t>
      </w:r>
      <w:proofErr w:type="spellStart"/>
      <w:r w:rsidRPr="00486958">
        <w:t>mengidentifikasi</w:t>
      </w:r>
      <w:proofErr w:type="spellEnd"/>
      <w:r w:rsidRPr="00486958">
        <w:t xml:space="preserve"> </w:t>
      </w:r>
      <w:proofErr w:type="spellStart"/>
      <w:r w:rsidRPr="00486958">
        <w:t>jenis</w:t>
      </w:r>
      <w:proofErr w:type="spellEnd"/>
      <w:r w:rsidRPr="00486958">
        <w:t xml:space="preserve"> batik </w:t>
      </w:r>
      <w:proofErr w:type="spellStart"/>
      <w:r w:rsidRPr="00486958">
        <w:t>terutama</w:t>
      </w:r>
      <w:proofErr w:type="spellEnd"/>
      <w:r w:rsidRPr="00486958">
        <w:t xml:space="preserve"> motif-motif batik yang </w:t>
      </w:r>
      <w:proofErr w:type="spellStart"/>
      <w:r w:rsidRPr="00486958">
        <w:t>tersebar</w:t>
      </w:r>
      <w:proofErr w:type="spellEnd"/>
      <w:r w:rsidRPr="00486958">
        <w:t xml:space="preserve"> di Indonesia. Jika </w:t>
      </w:r>
      <w:proofErr w:type="spellStart"/>
      <w:r w:rsidRPr="00486958">
        <w:t>sistem</w:t>
      </w:r>
      <w:proofErr w:type="spellEnd"/>
      <w:r w:rsidRPr="00486958">
        <w:t xml:space="preserve"> </w:t>
      </w:r>
      <w:proofErr w:type="spellStart"/>
      <w:r w:rsidRPr="00486958">
        <w:t>ini</w:t>
      </w:r>
      <w:proofErr w:type="spellEnd"/>
      <w:r w:rsidRPr="00486958">
        <w:t xml:space="preserve"> </w:t>
      </w:r>
      <w:proofErr w:type="spellStart"/>
      <w:r w:rsidRPr="00486958">
        <w:t>diimplementasikan</w:t>
      </w:r>
      <w:proofErr w:type="spellEnd"/>
      <w:r w:rsidRPr="00486958">
        <w:t xml:space="preserve"> </w:t>
      </w:r>
      <w:proofErr w:type="spellStart"/>
      <w:r w:rsidRPr="00486958">
        <w:t>maka</w:t>
      </w:r>
      <w:proofErr w:type="spellEnd"/>
      <w:r w:rsidRPr="00486958">
        <w:t xml:space="preserve"> </w:t>
      </w:r>
      <w:proofErr w:type="spellStart"/>
      <w:r w:rsidRPr="00486958">
        <w:t>pengenalan</w:t>
      </w:r>
      <w:proofErr w:type="spellEnd"/>
      <w:r w:rsidRPr="00486958">
        <w:t xml:space="preserve"> batik </w:t>
      </w:r>
      <w:proofErr w:type="spellStart"/>
      <w:r w:rsidRPr="00486958">
        <w:t>dengan</w:t>
      </w:r>
      <w:proofErr w:type="spellEnd"/>
      <w:r w:rsidRPr="00486958">
        <w:t xml:space="preserve"> motif dan </w:t>
      </w:r>
      <w:proofErr w:type="spellStart"/>
      <w:r w:rsidRPr="00486958">
        <w:t>ciri</w:t>
      </w:r>
      <w:proofErr w:type="spellEnd"/>
      <w:r w:rsidRPr="00486958">
        <w:t xml:space="preserve"> </w:t>
      </w:r>
      <w:proofErr w:type="spellStart"/>
      <w:r w:rsidRPr="00486958">
        <w:t>khas</w:t>
      </w:r>
      <w:proofErr w:type="spellEnd"/>
      <w:r w:rsidRPr="00486958">
        <w:t xml:space="preserve"> </w:t>
      </w:r>
      <w:proofErr w:type="spellStart"/>
      <w:r w:rsidRPr="00486958">
        <w:t>tertentu</w:t>
      </w:r>
      <w:proofErr w:type="spellEnd"/>
      <w:r w:rsidRPr="00486958">
        <w:t xml:space="preserve"> </w:t>
      </w:r>
      <w:proofErr w:type="spellStart"/>
      <w:r w:rsidRPr="00486958">
        <w:t>akan</w:t>
      </w:r>
      <w:proofErr w:type="spellEnd"/>
      <w:r w:rsidRPr="00486958">
        <w:t xml:space="preserve"> </w:t>
      </w:r>
      <w:proofErr w:type="spellStart"/>
      <w:r w:rsidRPr="00486958">
        <w:t>lebih</w:t>
      </w:r>
      <w:proofErr w:type="spellEnd"/>
      <w:r w:rsidRPr="00486958">
        <w:t xml:space="preserve"> </w:t>
      </w:r>
      <w:proofErr w:type="spellStart"/>
      <w:r w:rsidRPr="00486958">
        <w:t>mudah</w:t>
      </w:r>
      <w:proofErr w:type="spellEnd"/>
      <w:r w:rsidRPr="00486958">
        <w:t xml:space="preserve"> </w:t>
      </w:r>
      <w:proofErr w:type="spellStart"/>
      <w:r w:rsidRPr="00486958">
        <w:t>teridentifikasi</w:t>
      </w:r>
      <w:proofErr w:type="spellEnd"/>
      <w:r w:rsidRPr="00486958">
        <w:t xml:space="preserve">. </w:t>
      </w:r>
      <w:proofErr w:type="spellStart"/>
      <w:r w:rsidRPr="00486958">
        <w:t>Dengan</w:t>
      </w:r>
      <w:proofErr w:type="spellEnd"/>
      <w:r w:rsidRPr="00486958">
        <w:t xml:space="preserve"> </w:t>
      </w:r>
      <w:proofErr w:type="spellStart"/>
      <w:r w:rsidRPr="00486958">
        <w:t>adanya</w:t>
      </w:r>
      <w:proofErr w:type="spellEnd"/>
      <w:r w:rsidRPr="00486958">
        <w:t xml:space="preserve"> </w:t>
      </w:r>
      <w:proofErr w:type="spellStart"/>
      <w:r w:rsidRPr="00486958">
        <w:t>teknologi</w:t>
      </w:r>
      <w:proofErr w:type="spellEnd"/>
      <w:r w:rsidRPr="00486958">
        <w:t xml:space="preserve"> </w:t>
      </w:r>
      <w:proofErr w:type="spellStart"/>
      <w:r w:rsidRPr="00486958">
        <w:t>ini</w:t>
      </w:r>
      <w:proofErr w:type="spellEnd"/>
      <w:r w:rsidRPr="00486958">
        <w:t xml:space="preserve"> </w:t>
      </w:r>
      <w:proofErr w:type="spellStart"/>
      <w:r w:rsidRPr="00486958">
        <w:t>dapat</w:t>
      </w:r>
      <w:proofErr w:type="spellEnd"/>
      <w:r w:rsidRPr="00486958">
        <w:t xml:space="preserve"> </w:t>
      </w:r>
      <w:proofErr w:type="spellStart"/>
      <w:r w:rsidRPr="00486958">
        <w:t>berkontribusi</w:t>
      </w:r>
      <w:proofErr w:type="spellEnd"/>
      <w:r w:rsidRPr="00486958">
        <w:t xml:space="preserve"> </w:t>
      </w:r>
      <w:proofErr w:type="spellStart"/>
      <w:r w:rsidRPr="00486958">
        <w:t>untuk</w:t>
      </w:r>
      <w:proofErr w:type="spellEnd"/>
      <w:r w:rsidRPr="00486958">
        <w:t xml:space="preserve"> </w:t>
      </w:r>
      <w:proofErr w:type="spellStart"/>
      <w:r w:rsidRPr="00486958">
        <w:t>melestarikan</w:t>
      </w:r>
      <w:proofErr w:type="spellEnd"/>
      <w:r w:rsidRPr="00486958">
        <w:t xml:space="preserve"> </w:t>
      </w:r>
      <w:proofErr w:type="spellStart"/>
      <w:r w:rsidRPr="00486958">
        <w:t>kebudayaan</w:t>
      </w:r>
      <w:proofErr w:type="spellEnd"/>
      <w:r w:rsidRPr="00486958">
        <w:t xml:space="preserve"> batik yang sangat </w:t>
      </w:r>
      <w:proofErr w:type="spellStart"/>
      <w:r w:rsidRPr="00486958">
        <w:t>beragam</w:t>
      </w:r>
      <w:proofErr w:type="spellEnd"/>
      <w:r w:rsidRPr="00486958">
        <w:t>.</w:t>
      </w:r>
    </w:p>
    <w:p w14:paraId="2BB783C7" w14:textId="6B9856E3" w:rsidR="004556CB" w:rsidRPr="0055394C" w:rsidRDefault="004556CB" w:rsidP="004556CB">
      <w:pPr>
        <w:ind w:firstLine="0"/>
        <w:rPr>
          <w:lang w:val="sv-SE"/>
        </w:rPr>
      </w:pPr>
    </w:p>
    <w:p w14:paraId="5771E8DB" w14:textId="68C4A7C1" w:rsidR="004556CB" w:rsidRDefault="005106D1" w:rsidP="004B76EC">
      <w:pPr>
        <w:pStyle w:val="Heading2"/>
      </w:pPr>
      <w:bookmarkStart w:id="12" w:name="_Toc130977717"/>
      <w:proofErr w:type="spellStart"/>
      <w:r>
        <w:t>Informasi</w:t>
      </w:r>
      <w:proofErr w:type="spellEnd"/>
      <w:r>
        <w:t xml:space="preserve"> </w:t>
      </w:r>
      <w:proofErr w:type="spellStart"/>
      <w:r>
        <w:t>Pendukung</w:t>
      </w:r>
      <w:proofErr w:type="spellEnd"/>
      <w:r>
        <w:t xml:space="preserve"> </w:t>
      </w:r>
      <w:proofErr w:type="spellStart"/>
      <w:r>
        <w:t>Masalah</w:t>
      </w:r>
      <w:bookmarkEnd w:id="12"/>
      <w:proofErr w:type="spellEnd"/>
    </w:p>
    <w:p w14:paraId="42283A01" w14:textId="77777777" w:rsidR="00B118FA" w:rsidRDefault="00B118FA" w:rsidP="00B118FA">
      <w:pPr>
        <w:ind w:firstLine="567"/>
      </w:pPr>
      <w:proofErr w:type="spellStart"/>
      <w:r>
        <w:t>Sebagai</w:t>
      </w:r>
      <w:proofErr w:type="spellEnd"/>
      <w:r>
        <w:t xml:space="preserve"> salah </w:t>
      </w:r>
      <w:proofErr w:type="spellStart"/>
      <w:r>
        <w:t>satu</w:t>
      </w:r>
      <w:proofErr w:type="spellEnd"/>
      <w:r>
        <w:t xml:space="preserve"> </w:t>
      </w:r>
      <w:proofErr w:type="spellStart"/>
      <w:r>
        <w:t>budaya</w:t>
      </w:r>
      <w:proofErr w:type="spellEnd"/>
      <w:r>
        <w:t xml:space="preserve"> yang </w:t>
      </w:r>
      <w:proofErr w:type="spellStart"/>
      <w:r>
        <w:t>terkenal</w:t>
      </w:r>
      <w:proofErr w:type="spellEnd"/>
      <w:r>
        <w:t xml:space="preserve"> </w:t>
      </w:r>
      <w:proofErr w:type="spellStart"/>
      <w:r>
        <w:t>dari</w:t>
      </w:r>
      <w:proofErr w:type="spellEnd"/>
      <w:r>
        <w:t xml:space="preserve"> Indonesia, batik </w:t>
      </w:r>
      <w:proofErr w:type="spellStart"/>
      <w:r>
        <w:t>tidak</w:t>
      </w:r>
      <w:proofErr w:type="spellEnd"/>
      <w:r>
        <w:t xml:space="preserve"> </w:t>
      </w:r>
      <w:proofErr w:type="spellStart"/>
      <w:r>
        <w:t>luput</w:t>
      </w:r>
      <w:proofErr w:type="spellEnd"/>
      <w:r>
        <w:t xml:space="preserve"> </w:t>
      </w:r>
      <w:proofErr w:type="spellStart"/>
      <w:r>
        <w:t>dari</w:t>
      </w:r>
      <w:proofErr w:type="spellEnd"/>
      <w:r>
        <w:t xml:space="preserve"> </w:t>
      </w:r>
      <w:proofErr w:type="spellStart"/>
      <w:r>
        <w:t>pengakuan</w:t>
      </w:r>
      <w:proofErr w:type="spellEnd"/>
      <w:r>
        <w:t xml:space="preserve"> oleh negara lain.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telah</w:t>
      </w:r>
      <w:proofErr w:type="spellEnd"/>
      <w:r>
        <w:t xml:space="preserve"> </w:t>
      </w:r>
      <w:proofErr w:type="spellStart"/>
      <w:r>
        <w:t>terjadi</w:t>
      </w:r>
      <w:proofErr w:type="spellEnd"/>
      <w:r>
        <w:t xml:space="preserve"> </w:t>
      </w:r>
      <w:proofErr w:type="spellStart"/>
      <w:r>
        <w:t>beberapa</w:t>
      </w:r>
      <w:proofErr w:type="spellEnd"/>
      <w:r>
        <w:t xml:space="preserve"> </w:t>
      </w:r>
      <w:proofErr w:type="spellStart"/>
      <w:r>
        <w:t>pengakuan</w:t>
      </w:r>
      <w:proofErr w:type="spellEnd"/>
      <w:r>
        <w:t xml:space="preserve"> </w:t>
      </w:r>
      <w:proofErr w:type="spellStart"/>
      <w:r>
        <w:t>sepihak</w:t>
      </w:r>
      <w:proofErr w:type="spellEnd"/>
      <w:r>
        <w:t xml:space="preserve"> </w:t>
      </w:r>
      <w:proofErr w:type="spellStart"/>
      <w:r>
        <w:t>dari</w:t>
      </w:r>
      <w:proofErr w:type="spellEnd"/>
      <w:r>
        <w:t xml:space="preserve"> negara lain yang </w:t>
      </w:r>
      <w:proofErr w:type="spellStart"/>
      <w:r>
        <w:t>sempat</w:t>
      </w:r>
      <w:proofErr w:type="spellEnd"/>
      <w:r>
        <w:t xml:space="preserve"> </w:t>
      </w:r>
      <w:proofErr w:type="spellStart"/>
      <w:r>
        <w:t>mengancam</w:t>
      </w:r>
      <w:proofErr w:type="spellEnd"/>
      <w:r>
        <w:t xml:space="preserve"> </w:t>
      </w:r>
      <w:proofErr w:type="spellStart"/>
      <w:r>
        <w:t>kelestarian</w:t>
      </w:r>
      <w:proofErr w:type="spellEnd"/>
      <w:r>
        <w:t xml:space="preserve"> batik. Hal </w:t>
      </w:r>
      <w:proofErr w:type="spellStart"/>
      <w:r>
        <w:t>ini</w:t>
      </w:r>
      <w:proofErr w:type="spellEnd"/>
      <w:r>
        <w:t xml:space="preserve"> </w:t>
      </w:r>
      <w:proofErr w:type="spellStart"/>
      <w:r>
        <w:t>disebabkan</w:t>
      </w:r>
      <w:proofErr w:type="spellEnd"/>
      <w:r>
        <w:t xml:space="preserve"> oleh </w:t>
      </w:r>
      <w:proofErr w:type="spellStart"/>
      <w:r>
        <w:t>adanya</w:t>
      </w:r>
      <w:proofErr w:type="spellEnd"/>
      <w:r>
        <w:t xml:space="preserve"> </w:t>
      </w:r>
      <w:proofErr w:type="spellStart"/>
      <w:r>
        <w:t>kemiripan</w:t>
      </w:r>
      <w:proofErr w:type="spellEnd"/>
      <w:r>
        <w:t xml:space="preserve"> </w:t>
      </w:r>
      <w:proofErr w:type="spellStart"/>
      <w:r>
        <w:t>antara</w:t>
      </w:r>
      <w:proofErr w:type="spellEnd"/>
      <w:r>
        <w:t xml:space="preserve"> </w:t>
      </w:r>
      <w:proofErr w:type="spellStart"/>
      <w:r>
        <w:t>kain</w:t>
      </w:r>
      <w:proofErr w:type="spellEnd"/>
      <w:r>
        <w:t xml:space="preserve"> motif batik </w:t>
      </w:r>
      <w:proofErr w:type="spellStart"/>
      <w:r>
        <w:t>asal</w:t>
      </w:r>
      <w:proofErr w:type="spellEnd"/>
      <w:r>
        <w:t xml:space="preserve"> Indonesia </w:t>
      </w:r>
      <w:proofErr w:type="spellStart"/>
      <w:r>
        <w:t>dengan</w:t>
      </w:r>
      <w:proofErr w:type="spellEnd"/>
      <w:r>
        <w:t xml:space="preserve"> </w:t>
      </w:r>
      <w:proofErr w:type="spellStart"/>
      <w:r>
        <w:t>kain</w:t>
      </w:r>
      <w:proofErr w:type="spellEnd"/>
      <w:r>
        <w:t xml:space="preserve"> </w:t>
      </w:r>
      <w:proofErr w:type="spellStart"/>
      <w:r>
        <w:t>bermotif</w:t>
      </w:r>
      <w:proofErr w:type="spellEnd"/>
      <w:r>
        <w:t xml:space="preserve"> </w:t>
      </w:r>
      <w:proofErr w:type="spellStart"/>
      <w:r>
        <w:t>dari</w:t>
      </w:r>
      <w:proofErr w:type="spellEnd"/>
      <w:r>
        <w:t xml:space="preserve"> negara lain yang </w:t>
      </w:r>
      <w:proofErr w:type="spellStart"/>
      <w:r>
        <w:t>menimbulkan</w:t>
      </w:r>
      <w:proofErr w:type="spellEnd"/>
      <w:r>
        <w:t xml:space="preserve"> </w:t>
      </w:r>
      <w:proofErr w:type="spellStart"/>
      <w:r>
        <w:t>kesalahpahaman</w:t>
      </w:r>
      <w:proofErr w:type="spellEnd"/>
      <w:r>
        <w:t xml:space="preserve"> </w:t>
      </w:r>
      <w:proofErr w:type="spellStart"/>
      <w:r>
        <w:t>hingga</w:t>
      </w:r>
      <w:proofErr w:type="spellEnd"/>
      <w:r>
        <w:t xml:space="preserve"> </w:t>
      </w:r>
      <w:proofErr w:type="spellStart"/>
      <w:r>
        <w:t>berujung</w:t>
      </w:r>
      <w:proofErr w:type="spellEnd"/>
      <w:r>
        <w:t xml:space="preserve"> pada </w:t>
      </w:r>
      <w:proofErr w:type="spellStart"/>
      <w:r>
        <w:t>pengakuan</w:t>
      </w:r>
      <w:proofErr w:type="spellEnd"/>
      <w:r>
        <w:t xml:space="preserve"> </w:t>
      </w:r>
      <w:proofErr w:type="spellStart"/>
      <w:r>
        <w:t>atas</w:t>
      </w:r>
      <w:proofErr w:type="spellEnd"/>
      <w:r>
        <w:t xml:space="preserve"> </w:t>
      </w:r>
      <w:proofErr w:type="spellStart"/>
      <w:r>
        <w:t>budaya</w:t>
      </w:r>
      <w:proofErr w:type="spellEnd"/>
      <w:r>
        <w:t xml:space="preserve"> batik </w:t>
      </w:r>
      <w:proofErr w:type="spellStart"/>
      <w:r>
        <w:t>tersebut</w:t>
      </w:r>
      <w:proofErr w:type="spellEnd"/>
      <w:r>
        <w:t xml:space="preserve">. </w:t>
      </w:r>
      <w:proofErr w:type="spellStart"/>
      <w:r>
        <w:t>Akibat</w:t>
      </w:r>
      <w:proofErr w:type="spellEnd"/>
      <w:r>
        <w:t xml:space="preserve"> </w:t>
      </w:r>
      <w:proofErr w:type="spellStart"/>
      <w:r>
        <w:t>kejadian</w:t>
      </w:r>
      <w:proofErr w:type="spellEnd"/>
      <w:r>
        <w:t xml:space="preserve"> </w:t>
      </w:r>
      <w:proofErr w:type="spellStart"/>
      <w:r>
        <w:lastRenderedPageBreak/>
        <w:t>ini</w:t>
      </w:r>
      <w:proofErr w:type="spellEnd"/>
      <w:r>
        <w:t xml:space="preserve"> </w:t>
      </w:r>
      <w:proofErr w:type="spellStart"/>
      <w:r>
        <w:t>pemerintah</w:t>
      </w:r>
      <w:proofErr w:type="spellEnd"/>
      <w:r>
        <w:t xml:space="preserve"> </w:t>
      </w:r>
      <w:proofErr w:type="spellStart"/>
      <w:r>
        <w:t>mulai</w:t>
      </w:r>
      <w:proofErr w:type="spellEnd"/>
      <w:r>
        <w:t xml:space="preserve"> </w:t>
      </w:r>
      <w:proofErr w:type="spellStart"/>
      <w:r>
        <w:t>serius</w:t>
      </w:r>
      <w:proofErr w:type="spellEnd"/>
      <w:r>
        <w:t xml:space="preserve"> </w:t>
      </w:r>
      <w:proofErr w:type="spellStart"/>
      <w:r>
        <w:t>dalam</w:t>
      </w:r>
      <w:proofErr w:type="spellEnd"/>
      <w:r>
        <w:t xml:space="preserve"> </w:t>
      </w:r>
      <w:proofErr w:type="spellStart"/>
      <w:r>
        <w:t>menguatkan</w:t>
      </w:r>
      <w:proofErr w:type="spellEnd"/>
      <w:r>
        <w:t xml:space="preserve"> status batik Indonesia </w:t>
      </w:r>
      <w:proofErr w:type="spellStart"/>
      <w:r>
        <w:t>dalam</w:t>
      </w:r>
      <w:proofErr w:type="spellEnd"/>
      <w:r>
        <w:t xml:space="preserve"> </w:t>
      </w:r>
      <w:proofErr w:type="spellStart"/>
      <w:r>
        <w:t>skala</w:t>
      </w:r>
      <w:proofErr w:type="spellEnd"/>
      <w:r>
        <w:t xml:space="preserve"> Nasional dan </w:t>
      </w:r>
      <w:proofErr w:type="spellStart"/>
      <w:r>
        <w:t>Internasional</w:t>
      </w:r>
      <w:proofErr w:type="spellEnd"/>
      <w:r>
        <w:t xml:space="preserve"> </w:t>
      </w:r>
      <w:proofErr w:type="spellStart"/>
      <w:r>
        <w:t>dengan</w:t>
      </w:r>
      <w:proofErr w:type="spellEnd"/>
      <w:r>
        <w:t xml:space="preserve"> </w:t>
      </w:r>
      <w:proofErr w:type="spellStart"/>
      <w:r>
        <w:t>mengajukan</w:t>
      </w:r>
      <w:proofErr w:type="spellEnd"/>
      <w:r>
        <w:t xml:space="preserve"> </w:t>
      </w:r>
      <w:proofErr w:type="spellStart"/>
      <w:r>
        <w:t>budaya</w:t>
      </w:r>
      <w:proofErr w:type="spellEnd"/>
      <w:r>
        <w:t xml:space="preserve"> batik </w:t>
      </w:r>
      <w:proofErr w:type="spellStart"/>
      <w:r>
        <w:t>kepada</w:t>
      </w:r>
      <w:proofErr w:type="spellEnd"/>
      <w:r>
        <w:t xml:space="preserve"> </w:t>
      </w:r>
      <w:proofErr w:type="spellStart"/>
      <w:r>
        <w:t>pihak</w:t>
      </w:r>
      <w:proofErr w:type="spellEnd"/>
      <w:r>
        <w:t xml:space="preserve"> UNESCO dan </w:t>
      </w:r>
      <w:proofErr w:type="spellStart"/>
      <w:r>
        <w:t>membuat</w:t>
      </w:r>
      <w:proofErr w:type="spellEnd"/>
      <w:r>
        <w:t xml:space="preserve"> </w:t>
      </w:r>
      <w:proofErr w:type="spellStart"/>
      <w:r>
        <w:t>produk</w:t>
      </w:r>
      <w:proofErr w:type="spellEnd"/>
      <w:r>
        <w:t xml:space="preserve"> </w:t>
      </w:r>
      <w:proofErr w:type="spellStart"/>
      <w:r>
        <w:t>hukum</w:t>
      </w:r>
      <w:proofErr w:type="spellEnd"/>
      <w:r>
        <w:t xml:space="preserve"> yang </w:t>
      </w:r>
      <w:proofErr w:type="spellStart"/>
      <w:r>
        <w:t>dapat</w:t>
      </w:r>
      <w:proofErr w:type="spellEnd"/>
      <w:r>
        <w:t xml:space="preserve"> </w:t>
      </w:r>
      <w:proofErr w:type="spellStart"/>
      <w:r>
        <w:t>menjadi</w:t>
      </w:r>
      <w:proofErr w:type="spellEnd"/>
      <w:r>
        <w:t xml:space="preserve"> </w:t>
      </w:r>
      <w:proofErr w:type="spellStart"/>
      <w:r>
        <w:t>jaminan</w:t>
      </w:r>
      <w:proofErr w:type="spellEnd"/>
      <w:r>
        <w:t xml:space="preserve"> </w:t>
      </w:r>
      <w:proofErr w:type="spellStart"/>
      <w:r>
        <w:t>untuk</w:t>
      </w:r>
      <w:proofErr w:type="spellEnd"/>
      <w:r>
        <w:t xml:space="preserve"> </w:t>
      </w:r>
      <w:proofErr w:type="spellStart"/>
      <w:r>
        <w:t>kelestarian</w:t>
      </w:r>
      <w:proofErr w:type="spellEnd"/>
      <w:r>
        <w:t xml:space="preserve"> batik.</w:t>
      </w:r>
    </w:p>
    <w:p w14:paraId="1C461427" w14:textId="77777777" w:rsidR="00B118FA" w:rsidRDefault="00B118FA" w:rsidP="00B118FA">
      <w:pPr>
        <w:ind w:firstLine="567"/>
      </w:pPr>
      <w:r>
        <w:t xml:space="preserve">Pada </w:t>
      </w:r>
      <w:proofErr w:type="spellStart"/>
      <w:r>
        <w:t>tanggal</w:t>
      </w:r>
      <w:proofErr w:type="spellEnd"/>
      <w:r>
        <w:t xml:space="preserve"> 2 Oktober 2009 UNESCO </w:t>
      </w:r>
      <w:proofErr w:type="spellStart"/>
      <w:r>
        <w:t>secara</w:t>
      </w:r>
      <w:proofErr w:type="spellEnd"/>
      <w:r>
        <w:t xml:space="preserve"> </w:t>
      </w:r>
      <w:proofErr w:type="spellStart"/>
      <w:r>
        <w:t>resmi</w:t>
      </w:r>
      <w:proofErr w:type="spellEnd"/>
      <w:r>
        <w:t xml:space="preserve"> </w:t>
      </w:r>
      <w:proofErr w:type="spellStart"/>
      <w:r>
        <w:t>mengakui</w:t>
      </w:r>
      <w:proofErr w:type="spellEnd"/>
      <w:r>
        <w:t xml:space="preserve"> Batik </w:t>
      </w:r>
      <w:proofErr w:type="spellStart"/>
      <w:r>
        <w:t>sebagai</w:t>
      </w:r>
      <w:proofErr w:type="spellEnd"/>
      <w:r>
        <w:t xml:space="preserve"> </w:t>
      </w:r>
      <w:proofErr w:type="spellStart"/>
      <w:r>
        <w:t>Warisan</w:t>
      </w:r>
      <w:proofErr w:type="spellEnd"/>
      <w:r>
        <w:t xml:space="preserve"> </w:t>
      </w:r>
      <w:proofErr w:type="spellStart"/>
      <w:r>
        <w:t>Kemanusiaan</w:t>
      </w:r>
      <w:proofErr w:type="spellEnd"/>
      <w:r>
        <w:t xml:space="preserve"> </w:t>
      </w:r>
      <w:proofErr w:type="spellStart"/>
      <w:r>
        <w:t>untuk</w:t>
      </w:r>
      <w:proofErr w:type="spellEnd"/>
      <w:r>
        <w:t xml:space="preserve"> </w:t>
      </w:r>
      <w:proofErr w:type="spellStart"/>
      <w:r>
        <w:t>Budaya</w:t>
      </w:r>
      <w:proofErr w:type="spellEnd"/>
      <w:r>
        <w:t xml:space="preserve"> Lisan dan </w:t>
      </w:r>
      <w:proofErr w:type="spellStart"/>
      <w:r>
        <w:t>Nonbendawi</w:t>
      </w:r>
      <w:proofErr w:type="spellEnd"/>
      <w:r>
        <w:t xml:space="preserve"> (</w:t>
      </w:r>
      <w:r w:rsidRPr="00C50840">
        <w:rPr>
          <w:i/>
        </w:rPr>
        <w:t>Masterpieces of the Oral and the Intangible Heritage of Humanity</w:t>
      </w:r>
      <w:r>
        <w:t xml:space="preserve">) (KWRI UNESCO, 2017). </w:t>
      </w:r>
      <w:proofErr w:type="spellStart"/>
      <w:r>
        <w:t>Seperti</w:t>
      </w:r>
      <w:proofErr w:type="spellEnd"/>
      <w:r>
        <w:t xml:space="preserve"> yang </w:t>
      </w:r>
      <w:proofErr w:type="spellStart"/>
      <w:r>
        <w:t>dilansir</w:t>
      </w:r>
      <w:proofErr w:type="spellEnd"/>
      <w:r>
        <w:t xml:space="preserve"> pada situs </w:t>
      </w:r>
      <w:proofErr w:type="spellStart"/>
      <w:r>
        <w:t>resmi</w:t>
      </w:r>
      <w:proofErr w:type="spellEnd"/>
      <w:r>
        <w:t xml:space="preserve"> UNESCO, Batik </w:t>
      </w:r>
      <w:proofErr w:type="spellStart"/>
      <w:r>
        <w:t>dianggap</w:t>
      </w:r>
      <w:proofErr w:type="spellEnd"/>
      <w:r>
        <w:t xml:space="preserve"> </w:t>
      </w:r>
      <w:proofErr w:type="spellStart"/>
      <w:r>
        <w:t>sebagai</w:t>
      </w:r>
      <w:proofErr w:type="spellEnd"/>
      <w:r>
        <w:t xml:space="preserve"> </w:t>
      </w:r>
      <w:proofErr w:type="spellStart"/>
      <w:r>
        <w:t>simbol</w:t>
      </w:r>
      <w:proofErr w:type="spellEnd"/>
      <w:r>
        <w:t xml:space="preserve"> dan </w:t>
      </w:r>
      <w:proofErr w:type="spellStart"/>
      <w:r>
        <w:t>budaya</w:t>
      </w:r>
      <w:proofErr w:type="spellEnd"/>
      <w:r>
        <w:t xml:space="preserve"> yang </w:t>
      </w:r>
      <w:proofErr w:type="spellStart"/>
      <w:r>
        <w:t>selalu</w:t>
      </w:r>
      <w:proofErr w:type="spellEnd"/>
      <w:r>
        <w:t xml:space="preserve"> </w:t>
      </w:r>
      <w:proofErr w:type="spellStart"/>
      <w:r>
        <w:t>menyertai</w:t>
      </w:r>
      <w:proofErr w:type="spellEnd"/>
      <w:r>
        <w:t xml:space="preserve"> </w:t>
      </w:r>
      <w:proofErr w:type="spellStart"/>
      <w:r>
        <w:t>kehidupan</w:t>
      </w:r>
      <w:proofErr w:type="spellEnd"/>
      <w:r>
        <w:t xml:space="preserve"> </w:t>
      </w:r>
      <w:proofErr w:type="spellStart"/>
      <w:r>
        <w:t>masyarakat</w:t>
      </w:r>
      <w:proofErr w:type="spellEnd"/>
      <w:r>
        <w:t xml:space="preserve"> Indonesia </w:t>
      </w:r>
      <w:proofErr w:type="spellStart"/>
      <w:r>
        <w:t>dari</w:t>
      </w:r>
      <w:proofErr w:type="spellEnd"/>
      <w:r>
        <w:t xml:space="preserve"> </w:t>
      </w:r>
      <w:proofErr w:type="spellStart"/>
      <w:r>
        <w:t>sejak</w:t>
      </w:r>
      <w:proofErr w:type="spellEnd"/>
      <w:r>
        <w:t xml:space="preserve"> </w:t>
      </w:r>
      <w:proofErr w:type="spellStart"/>
      <w:r>
        <w:t>lahir</w:t>
      </w:r>
      <w:proofErr w:type="spellEnd"/>
      <w:r>
        <w:t xml:space="preserve"> </w:t>
      </w:r>
      <w:proofErr w:type="spellStart"/>
      <w:r>
        <w:t>sampai</w:t>
      </w:r>
      <w:proofErr w:type="spellEnd"/>
      <w:r>
        <w:t xml:space="preserve"> </w:t>
      </w:r>
      <w:proofErr w:type="spellStart"/>
      <w:r>
        <w:t>meninggal</w:t>
      </w:r>
      <w:proofErr w:type="spellEnd"/>
      <w:r>
        <w:t xml:space="preserve"> dunia (UNESCO, 2022). </w:t>
      </w:r>
      <w:proofErr w:type="spellStart"/>
      <w:r>
        <w:t>Pemerintah</w:t>
      </w:r>
      <w:proofErr w:type="spellEnd"/>
      <w:r>
        <w:t xml:space="preserve"> juga </w:t>
      </w:r>
      <w:proofErr w:type="spellStart"/>
      <w:r>
        <w:t>ikut</w:t>
      </w:r>
      <w:proofErr w:type="spellEnd"/>
      <w:r>
        <w:t xml:space="preserve"> </w:t>
      </w:r>
      <w:proofErr w:type="spellStart"/>
      <w:r>
        <w:t>serta</w:t>
      </w:r>
      <w:proofErr w:type="spellEnd"/>
      <w:r>
        <w:t xml:space="preserve"> </w:t>
      </w:r>
      <w:proofErr w:type="spellStart"/>
      <w:r>
        <w:t>dalam</w:t>
      </w:r>
      <w:proofErr w:type="spellEnd"/>
      <w:r>
        <w:t xml:space="preserve"> </w:t>
      </w:r>
      <w:proofErr w:type="spellStart"/>
      <w:r>
        <w:t>menjaga</w:t>
      </w:r>
      <w:proofErr w:type="spellEnd"/>
      <w:r>
        <w:t xml:space="preserve"> </w:t>
      </w:r>
      <w:proofErr w:type="spellStart"/>
      <w:r>
        <w:t>kelestarian</w:t>
      </w:r>
      <w:proofErr w:type="spellEnd"/>
      <w:r>
        <w:t xml:space="preserve"> batik </w:t>
      </w:r>
      <w:proofErr w:type="spellStart"/>
      <w:r>
        <w:t>dengan</w:t>
      </w:r>
      <w:proofErr w:type="spellEnd"/>
      <w:r>
        <w:t xml:space="preserve"> </w:t>
      </w:r>
      <w:proofErr w:type="spellStart"/>
      <w:r>
        <w:t>mengeluarkan</w:t>
      </w:r>
      <w:proofErr w:type="spellEnd"/>
      <w:r>
        <w:t xml:space="preserve"> </w:t>
      </w:r>
      <w:proofErr w:type="spellStart"/>
      <w:r>
        <w:t>produk</w:t>
      </w:r>
      <w:proofErr w:type="spellEnd"/>
      <w:r>
        <w:t xml:space="preserve"> </w:t>
      </w:r>
      <w:proofErr w:type="spellStart"/>
      <w:r>
        <w:t>hukum</w:t>
      </w:r>
      <w:proofErr w:type="spellEnd"/>
      <w:r>
        <w:t xml:space="preserve">. </w:t>
      </w:r>
      <w:proofErr w:type="spellStart"/>
      <w:r>
        <w:t>Berdasarkan</w:t>
      </w:r>
      <w:proofErr w:type="spellEnd"/>
      <w:r>
        <w:t xml:space="preserve"> yang </w:t>
      </w:r>
      <w:proofErr w:type="spellStart"/>
      <w:r>
        <w:t>ditulis</w:t>
      </w:r>
      <w:proofErr w:type="spellEnd"/>
      <w:r>
        <w:t xml:space="preserve"> pada situs </w:t>
      </w:r>
      <w:proofErr w:type="spellStart"/>
      <w:r>
        <w:t>resmi</w:t>
      </w:r>
      <w:proofErr w:type="spellEnd"/>
      <w:r>
        <w:t xml:space="preserve"> APPBI (</w:t>
      </w:r>
      <w:proofErr w:type="spellStart"/>
      <w:r>
        <w:t>Asosiasi</w:t>
      </w:r>
      <w:proofErr w:type="spellEnd"/>
      <w:r>
        <w:t xml:space="preserve"> </w:t>
      </w:r>
      <w:proofErr w:type="spellStart"/>
      <w:r>
        <w:t>Perajin</w:t>
      </w:r>
      <w:proofErr w:type="spellEnd"/>
      <w:r>
        <w:t xml:space="preserve"> dan </w:t>
      </w:r>
      <w:proofErr w:type="spellStart"/>
      <w:r>
        <w:t>Pengusaha</w:t>
      </w:r>
      <w:proofErr w:type="spellEnd"/>
      <w:r>
        <w:t xml:space="preserve"> Batik Indonesia) (APPBI, 2021), </w:t>
      </w:r>
      <w:proofErr w:type="spellStart"/>
      <w:r>
        <w:t>ada</w:t>
      </w:r>
      <w:proofErr w:type="spellEnd"/>
      <w:r>
        <w:t xml:space="preserve"> </w:t>
      </w:r>
      <w:proofErr w:type="spellStart"/>
      <w:r>
        <w:t>banyak</w:t>
      </w:r>
      <w:proofErr w:type="spellEnd"/>
      <w:r>
        <w:t xml:space="preserve"> </w:t>
      </w:r>
      <w:proofErr w:type="spellStart"/>
      <w:r>
        <w:t>produk</w:t>
      </w:r>
      <w:proofErr w:type="spellEnd"/>
      <w:r>
        <w:t xml:space="preserve"> </w:t>
      </w:r>
      <w:proofErr w:type="spellStart"/>
      <w:r>
        <w:t>hukum</w:t>
      </w:r>
      <w:proofErr w:type="spellEnd"/>
      <w:r>
        <w:t xml:space="preserve"> yang </w:t>
      </w:r>
      <w:proofErr w:type="spellStart"/>
      <w:r>
        <w:t>telah</w:t>
      </w:r>
      <w:proofErr w:type="spellEnd"/>
      <w:r>
        <w:t xml:space="preserve"> </w:t>
      </w:r>
      <w:proofErr w:type="spellStart"/>
      <w:r>
        <w:t>dikeluarkan</w:t>
      </w:r>
      <w:proofErr w:type="spellEnd"/>
      <w:r>
        <w:t xml:space="preserve"> oleh </w:t>
      </w:r>
      <w:proofErr w:type="spellStart"/>
      <w:r>
        <w:t>Pemerintah</w:t>
      </w:r>
      <w:proofErr w:type="spellEnd"/>
      <w:r>
        <w:t xml:space="preserve"> Indonesia yang </w:t>
      </w:r>
      <w:proofErr w:type="spellStart"/>
      <w:r>
        <w:t>berkaitan</w:t>
      </w:r>
      <w:proofErr w:type="spellEnd"/>
      <w:r>
        <w:t xml:space="preserve"> </w:t>
      </w:r>
      <w:proofErr w:type="spellStart"/>
      <w:r>
        <w:t>dengan</w:t>
      </w:r>
      <w:proofErr w:type="spellEnd"/>
      <w:r>
        <w:t xml:space="preserve"> batik </w:t>
      </w:r>
      <w:proofErr w:type="spellStart"/>
      <w:r>
        <w:t>diantaranya</w:t>
      </w:r>
      <w:proofErr w:type="spellEnd"/>
      <w:r>
        <w:t>:</w:t>
      </w:r>
    </w:p>
    <w:p w14:paraId="477FE333" w14:textId="77777777" w:rsidR="00B118FA" w:rsidRDefault="00B118FA" w:rsidP="00543721">
      <w:pPr>
        <w:pStyle w:val="ListParagraph"/>
        <w:numPr>
          <w:ilvl w:val="0"/>
          <w:numId w:val="9"/>
        </w:numPr>
      </w:pPr>
      <w:r>
        <w:t xml:space="preserve">UU </w:t>
      </w:r>
      <w:proofErr w:type="spellStart"/>
      <w:r>
        <w:t>Nomor</w:t>
      </w:r>
      <w:proofErr w:type="spellEnd"/>
      <w:r>
        <w:t xml:space="preserve"> 19 </w:t>
      </w:r>
      <w:proofErr w:type="spellStart"/>
      <w:r>
        <w:t>Tahun</w:t>
      </w:r>
      <w:proofErr w:type="spellEnd"/>
      <w:r>
        <w:t xml:space="preserve"> 2002 </w:t>
      </w:r>
      <w:proofErr w:type="spellStart"/>
      <w:r>
        <w:t>tentang</w:t>
      </w:r>
      <w:proofErr w:type="spellEnd"/>
      <w:r>
        <w:t xml:space="preserve"> Hak Cipta</w:t>
      </w:r>
    </w:p>
    <w:p w14:paraId="08005B6D" w14:textId="77777777" w:rsidR="00B118FA" w:rsidRDefault="00B118FA" w:rsidP="00543721">
      <w:pPr>
        <w:pStyle w:val="ListParagraph"/>
        <w:numPr>
          <w:ilvl w:val="0"/>
          <w:numId w:val="9"/>
        </w:numPr>
      </w:pPr>
      <w:r>
        <w:t xml:space="preserve">Keputusan </w:t>
      </w:r>
      <w:proofErr w:type="spellStart"/>
      <w:r>
        <w:t>Presiden</w:t>
      </w:r>
      <w:proofErr w:type="spellEnd"/>
      <w:r>
        <w:t xml:space="preserve"> </w:t>
      </w:r>
      <w:proofErr w:type="spellStart"/>
      <w:r>
        <w:t>Republik</w:t>
      </w:r>
      <w:proofErr w:type="spellEnd"/>
      <w:r>
        <w:t xml:space="preserve"> Indonesia </w:t>
      </w:r>
      <w:proofErr w:type="spellStart"/>
      <w:r>
        <w:t>Nomor</w:t>
      </w:r>
      <w:proofErr w:type="spellEnd"/>
      <w:r>
        <w:t xml:space="preserve"> 33 </w:t>
      </w:r>
      <w:proofErr w:type="spellStart"/>
      <w:r>
        <w:t>Tahun</w:t>
      </w:r>
      <w:proofErr w:type="spellEnd"/>
      <w:r>
        <w:t xml:space="preserve"> 2009 </w:t>
      </w:r>
      <w:proofErr w:type="spellStart"/>
      <w:r>
        <w:t>Tentang</w:t>
      </w:r>
      <w:proofErr w:type="spellEnd"/>
      <w:r>
        <w:t xml:space="preserve"> Hari Batik Nasional</w:t>
      </w:r>
    </w:p>
    <w:p w14:paraId="6DEA66E9" w14:textId="4404D230" w:rsidR="005106D1" w:rsidRDefault="00B118FA" w:rsidP="00543721">
      <w:pPr>
        <w:pStyle w:val="ListParagraph"/>
        <w:numPr>
          <w:ilvl w:val="0"/>
          <w:numId w:val="9"/>
        </w:numPr>
      </w:pPr>
      <w:proofErr w:type="spellStart"/>
      <w:r>
        <w:t>Peraturan</w:t>
      </w:r>
      <w:proofErr w:type="spellEnd"/>
      <w:r>
        <w:t xml:space="preserve"> Menteri Perindustrian 74/M-IND/PER/9/2007 </w:t>
      </w:r>
      <w:proofErr w:type="spellStart"/>
      <w:r>
        <w:t>Tentang</w:t>
      </w:r>
      <w:proofErr w:type="spellEnd"/>
      <w:r>
        <w:t xml:space="preserve"> </w:t>
      </w:r>
      <w:proofErr w:type="spellStart"/>
      <w:r>
        <w:t>Penggunaan</w:t>
      </w:r>
      <w:proofErr w:type="spellEnd"/>
      <w:r>
        <w:t xml:space="preserve"> </w:t>
      </w:r>
      <w:proofErr w:type="spellStart"/>
      <w:r>
        <w:t>Batikmark</w:t>
      </w:r>
      <w:proofErr w:type="spellEnd"/>
    </w:p>
    <w:p w14:paraId="328D69AD" w14:textId="2DDBB93A" w:rsidR="00B118FA" w:rsidRDefault="003814B0" w:rsidP="00B118FA">
      <w:pPr>
        <w:pStyle w:val="Heading2"/>
      </w:pPr>
      <w:bookmarkStart w:id="13" w:name="_Toc130977718"/>
      <w:proofErr w:type="spellStart"/>
      <w:r>
        <w:lastRenderedPageBreak/>
        <w:t>Analisis</w:t>
      </w:r>
      <w:proofErr w:type="spellEnd"/>
      <w:r>
        <w:t xml:space="preserve"> Umum</w:t>
      </w:r>
      <w:bookmarkEnd w:id="13"/>
    </w:p>
    <w:p w14:paraId="0EFE8D69" w14:textId="6266B1AA" w:rsidR="00B118FA" w:rsidRPr="00B118FA" w:rsidRDefault="00B118FA" w:rsidP="00B118FA">
      <w:pPr>
        <w:pStyle w:val="Heading2"/>
        <w:numPr>
          <w:ilvl w:val="0"/>
          <w:numId w:val="0"/>
        </w:numPr>
        <w:ind w:firstLine="576"/>
        <w:rPr>
          <w:b w:val="0"/>
          <w:bCs/>
          <w:sz w:val="24"/>
          <w:szCs w:val="24"/>
        </w:rPr>
      </w:pPr>
      <w:r w:rsidRPr="00B118FA">
        <w:rPr>
          <w:rFonts w:eastAsiaTheme="minorHAnsi" w:cstheme="minorBidi"/>
          <w:b w:val="0"/>
          <w:bCs/>
          <w:sz w:val="24"/>
          <w:szCs w:val="24"/>
          <w:lang w:val="sv-SE"/>
        </w:rPr>
        <w:t>Adapun analisis dibuat dengan beberapa aspek-aspek yang akan digunakan sebagai pedoman dalam pembuatan program yang mana pengidentifikasian jenis batik ini sangat bermanfaat kedepannya bagi masyarakat. Berikut aspek-aspek yang digunakan:</w:t>
      </w:r>
    </w:p>
    <w:p w14:paraId="5683C16C" w14:textId="77777777" w:rsidR="00B118FA" w:rsidRPr="00B118FA" w:rsidRDefault="00B118FA" w:rsidP="00B118FA">
      <w:pPr>
        <w:pStyle w:val="Heading3"/>
        <w:rPr>
          <w:rFonts w:eastAsiaTheme="minorHAnsi" w:cstheme="minorBidi"/>
          <w:szCs w:val="22"/>
          <w:lang w:val="sv-SE"/>
        </w:rPr>
      </w:pPr>
      <w:r w:rsidRPr="00B118FA">
        <w:rPr>
          <w:rFonts w:eastAsiaTheme="minorHAnsi" w:cstheme="minorBidi"/>
          <w:szCs w:val="22"/>
          <w:lang w:val="sv-SE"/>
        </w:rPr>
        <w:t>Aspek Hukum</w:t>
      </w:r>
    </w:p>
    <w:p w14:paraId="17A022A1" w14:textId="77777777" w:rsidR="00B118FA" w:rsidRPr="00B118FA" w:rsidRDefault="00B118FA" w:rsidP="00B118FA">
      <w:pPr>
        <w:pStyle w:val="Heading3"/>
        <w:numPr>
          <w:ilvl w:val="0"/>
          <w:numId w:val="0"/>
        </w:numPr>
        <w:ind w:left="720"/>
        <w:rPr>
          <w:rFonts w:eastAsiaTheme="minorHAnsi" w:cstheme="minorBidi"/>
          <w:szCs w:val="22"/>
          <w:lang w:val="sv-SE"/>
        </w:rPr>
      </w:pPr>
      <w:r w:rsidRPr="00B118FA">
        <w:rPr>
          <w:rFonts w:eastAsiaTheme="minorHAnsi" w:cstheme="minorBidi"/>
          <w:szCs w:val="22"/>
          <w:lang w:val="sv-SE"/>
        </w:rPr>
        <w:t>Batik itu di Indonesia memiliki banyak macam dan memiliki sejarah yang Panjang dari setiap jenis batik yang ada. Maka dari itu pemerintah Indonesia memasukkan batik ke UNESCO dan pada tanggal 2 Oktober 2009, UNESCO mengakui batik sebagai Warisan Kemanusiaan untuk Budaya Lisan dan Nonbendawi (Masterpieces of the Oral and Intangible Heritage of Humanity) sehingga pada tanggal itu disebut sebagai Hari Batik Nasional.</w:t>
      </w:r>
    </w:p>
    <w:p w14:paraId="755D3E85" w14:textId="77777777" w:rsidR="00B118FA" w:rsidRPr="00B118FA" w:rsidRDefault="00B118FA" w:rsidP="00B118FA">
      <w:pPr>
        <w:pStyle w:val="Heading3"/>
        <w:numPr>
          <w:ilvl w:val="0"/>
          <w:numId w:val="0"/>
        </w:numPr>
        <w:ind w:left="720"/>
        <w:rPr>
          <w:rFonts w:eastAsiaTheme="minorHAnsi" w:cstheme="minorBidi"/>
          <w:szCs w:val="22"/>
          <w:lang w:val="sv-SE"/>
        </w:rPr>
      </w:pPr>
      <w:r w:rsidRPr="00B118FA">
        <w:rPr>
          <w:rFonts w:eastAsiaTheme="minorHAnsi" w:cstheme="minorBidi"/>
          <w:szCs w:val="22"/>
          <w:lang w:val="sv-SE"/>
        </w:rPr>
        <w:t>Batik juga termasuk salah satu karya yang dilindungi Hak Cipta dimana diatur dalam Pasal 40 Undang – Undang Hak Cipta tahun 2014 dengan jangka waktu perlindungan hak cipta atas karya seni batik kontemporer berlaku selama 70 (tujuh puluh) tahun. Karya seni batik yang dimaksud dalam Undang – Undang Hak Cipta adalah motif batik kontemporer yang bersifat inovatif, masa kini, dan bukan tradisional. Batik dilindungi karena memiliki nilai seni, baik dalam kaitannya dengan gambar, corak, maupun komposisi warna.</w:t>
      </w:r>
    </w:p>
    <w:p w14:paraId="153471D3" w14:textId="77777777" w:rsidR="00B118FA" w:rsidRPr="00B118FA" w:rsidRDefault="00B118FA" w:rsidP="00B118FA">
      <w:pPr>
        <w:pStyle w:val="Heading3"/>
        <w:numPr>
          <w:ilvl w:val="0"/>
          <w:numId w:val="0"/>
        </w:numPr>
        <w:ind w:left="720"/>
        <w:rPr>
          <w:rFonts w:eastAsiaTheme="minorHAnsi" w:cstheme="minorBidi"/>
          <w:szCs w:val="22"/>
          <w:lang w:val="sv-SE"/>
        </w:rPr>
      </w:pPr>
      <w:r w:rsidRPr="00B118FA">
        <w:rPr>
          <w:rFonts w:eastAsiaTheme="minorHAnsi" w:cstheme="minorBidi"/>
          <w:szCs w:val="22"/>
          <w:lang w:val="sv-SE"/>
        </w:rPr>
        <w:t>Dengan adanya alat ini, tidak hanya mengetahui jenis batik yang ditampilkan namun juga mengetahui sejarah dari batik tersebut. Sehingga, Ketika mengetahui ada klaim sepihak dari negara lain tentang jenis batik ini, kita bisa menunjukkan sejarah yang menunjukkan keberadaan jenis batik ini.</w:t>
      </w:r>
    </w:p>
    <w:p w14:paraId="17FF68B9" w14:textId="77777777" w:rsidR="00B118FA" w:rsidRPr="00B118FA" w:rsidRDefault="00B118FA" w:rsidP="00B118FA">
      <w:pPr>
        <w:pStyle w:val="Heading3"/>
        <w:rPr>
          <w:rFonts w:eastAsiaTheme="minorHAnsi" w:cstheme="minorBidi"/>
          <w:szCs w:val="22"/>
          <w:lang w:val="sv-SE"/>
        </w:rPr>
      </w:pPr>
      <w:r w:rsidRPr="00B118FA">
        <w:rPr>
          <w:rFonts w:eastAsiaTheme="minorHAnsi" w:cstheme="minorBidi"/>
          <w:szCs w:val="22"/>
          <w:lang w:val="sv-SE"/>
        </w:rPr>
        <w:t>Aspek Edukatif</w:t>
      </w:r>
    </w:p>
    <w:p w14:paraId="3C61361B" w14:textId="77777777" w:rsidR="00B118FA" w:rsidRPr="00B118FA" w:rsidRDefault="00B118FA" w:rsidP="00B118FA">
      <w:pPr>
        <w:pStyle w:val="Heading3"/>
        <w:numPr>
          <w:ilvl w:val="0"/>
          <w:numId w:val="0"/>
        </w:numPr>
        <w:ind w:left="720"/>
        <w:rPr>
          <w:rFonts w:eastAsiaTheme="minorHAnsi" w:cstheme="minorBidi"/>
          <w:szCs w:val="22"/>
          <w:lang w:val="sv-SE"/>
        </w:rPr>
      </w:pPr>
      <w:r w:rsidRPr="00B118FA">
        <w:rPr>
          <w:rFonts w:eastAsiaTheme="minorHAnsi" w:cstheme="minorBidi"/>
          <w:szCs w:val="22"/>
          <w:lang w:val="sv-SE"/>
        </w:rPr>
        <w:t>Jenis batik di Indonesia berjumlah 5.489 corak yang tersebar dari Aceh ke Papua. Dari 5.489 corak yang berbeda tentu memiliki filosofi yang berbeda dari tiap corak batik yang ada. Dengan jenis batik sebanyak itu serta dengan filosofi yang berbeda pula di tiap corak, tentu kita tidak bisa menghafal secara rinci sebuah jenis batik hanya dengan sekali melihat corak batik tersebut. Maka dari itu kita membuat alat ini agar mempermudah masyarakat untuk mengetahui jenis batik dari melihat sebuah corak batik yang ada.</w:t>
      </w:r>
    </w:p>
    <w:p w14:paraId="78658CC9" w14:textId="77777777" w:rsidR="00B118FA" w:rsidRPr="00B118FA" w:rsidRDefault="00B118FA" w:rsidP="00B118FA">
      <w:pPr>
        <w:pStyle w:val="Heading3"/>
        <w:numPr>
          <w:ilvl w:val="0"/>
          <w:numId w:val="0"/>
        </w:numPr>
        <w:ind w:left="720"/>
        <w:rPr>
          <w:rFonts w:eastAsiaTheme="minorHAnsi" w:cstheme="minorBidi"/>
          <w:szCs w:val="22"/>
          <w:lang w:val="sv-SE"/>
        </w:rPr>
      </w:pPr>
      <w:r w:rsidRPr="00B118FA">
        <w:rPr>
          <w:rFonts w:eastAsiaTheme="minorHAnsi" w:cstheme="minorBidi"/>
          <w:szCs w:val="22"/>
          <w:lang w:val="sv-SE"/>
        </w:rPr>
        <w:lastRenderedPageBreak/>
        <w:t>Dengan alat ini juga bisa mengedukasi kita tentang sejarah lengkap dari sebuah jenis batik yang terdeteksi kamera. Sehingga kita dapat mengetahui kapan batik ini terbentuk dan mulai dikenalkan ke masyarakat luas hingga dapat menjadi batik khas dari sebuah daerah. Dalam alat ini juga dijelaskan mengenai filosofi dari corak yang ada di dalam batik itu sebagai ilmu tambahan agar menegrti arti dari setiap corak batik yang ada</w:t>
      </w:r>
    </w:p>
    <w:p w14:paraId="45F72731" w14:textId="68FC9C48" w:rsidR="00B46C07" w:rsidRDefault="00B118FA" w:rsidP="00B46C07">
      <w:pPr>
        <w:pStyle w:val="Heading3"/>
      </w:pPr>
      <w:proofErr w:type="spellStart"/>
      <w:r>
        <w:t>Perangkat</w:t>
      </w:r>
      <w:proofErr w:type="spellEnd"/>
      <w:r>
        <w:t xml:space="preserve"> Lunak</w:t>
      </w:r>
    </w:p>
    <w:p w14:paraId="379EA2F7" w14:textId="72C1B5A0" w:rsidR="00B118FA" w:rsidRPr="00B118FA" w:rsidRDefault="00B118FA" w:rsidP="00543721">
      <w:pPr>
        <w:pStyle w:val="ListParagraph"/>
        <w:numPr>
          <w:ilvl w:val="0"/>
          <w:numId w:val="10"/>
        </w:numPr>
      </w:pPr>
      <w:r>
        <w:t xml:space="preserve">Pada </w:t>
      </w:r>
      <w:r>
        <w:rPr>
          <w:i/>
          <w:iCs/>
        </w:rPr>
        <w:t>Software Desktop</w:t>
      </w:r>
    </w:p>
    <w:p w14:paraId="422FFAEC" w14:textId="77777777" w:rsidR="00B118FA" w:rsidRDefault="00B118FA" w:rsidP="00543721">
      <w:pPr>
        <w:pStyle w:val="ListParagraph"/>
        <w:numPr>
          <w:ilvl w:val="0"/>
          <w:numId w:val="11"/>
        </w:numPr>
      </w:pPr>
      <w:proofErr w:type="spellStart"/>
      <w:r>
        <w:t>Sistem</w:t>
      </w:r>
      <w:proofErr w:type="spellEnd"/>
      <w:r>
        <w:t xml:space="preserve"> </w:t>
      </w:r>
      <w:proofErr w:type="spellStart"/>
      <w:r>
        <w:t>Operasi</w:t>
      </w:r>
      <w:proofErr w:type="spellEnd"/>
      <w:r>
        <w:t xml:space="preserve"> Microsoft Windows 11.</w:t>
      </w:r>
    </w:p>
    <w:p w14:paraId="45BA1543" w14:textId="77777777" w:rsidR="00B118FA" w:rsidRDefault="00B118FA" w:rsidP="00543721">
      <w:pPr>
        <w:pStyle w:val="ListParagraph"/>
        <w:numPr>
          <w:ilvl w:val="0"/>
          <w:numId w:val="11"/>
        </w:numPr>
      </w:pPr>
      <w:r>
        <w:t>Google Collab.</w:t>
      </w:r>
    </w:p>
    <w:p w14:paraId="0ECE89E7" w14:textId="77777777" w:rsidR="00B118FA" w:rsidRDefault="00B118FA" w:rsidP="00543721">
      <w:pPr>
        <w:pStyle w:val="ListParagraph"/>
        <w:numPr>
          <w:ilvl w:val="0"/>
          <w:numId w:val="11"/>
        </w:numPr>
      </w:pPr>
      <w:r>
        <w:t>Android Studio Electric Flamingo | 2022.2.1.</w:t>
      </w:r>
    </w:p>
    <w:p w14:paraId="248D1F3D" w14:textId="77777777" w:rsidR="00B118FA" w:rsidRDefault="00B118FA" w:rsidP="00543721">
      <w:pPr>
        <w:pStyle w:val="ListParagraph"/>
        <w:numPr>
          <w:ilvl w:val="0"/>
          <w:numId w:val="11"/>
        </w:numPr>
      </w:pPr>
      <w:r>
        <w:t>Metode CNN (Convolutional Neural Network).</w:t>
      </w:r>
    </w:p>
    <w:p w14:paraId="54F4231A" w14:textId="77777777" w:rsidR="00B118FA" w:rsidRDefault="00B118FA" w:rsidP="00543721">
      <w:pPr>
        <w:pStyle w:val="ListParagraph"/>
        <w:numPr>
          <w:ilvl w:val="0"/>
          <w:numId w:val="11"/>
        </w:numPr>
      </w:pPr>
      <w:r>
        <w:t>Dataset.</w:t>
      </w:r>
    </w:p>
    <w:p w14:paraId="5AF08B98" w14:textId="77777777" w:rsidR="00B118FA" w:rsidRPr="00B118FA" w:rsidRDefault="00B118FA" w:rsidP="00543721">
      <w:pPr>
        <w:pStyle w:val="ListParagraph"/>
        <w:numPr>
          <w:ilvl w:val="0"/>
          <w:numId w:val="10"/>
        </w:numPr>
      </w:pPr>
      <w:r>
        <w:t xml:space="preserve">Pada </w:t>
      </w:r>
      <w:r>
        <w:rPr>
          <w:i/>
          <w:iCs/>
        </w:rPr>
        <w:t>Smartphone</w:t>
      </w:r>
    </w:p>
    <w:p w14:paraId="72C7781A" w14:textId="0AA952F1" w:rsidR="00B118FA" w:rsidRDefault="00B118FA" w:rsidP="00B118FA">
      <w:pPr>
        <w:pStyle w:val="ListParagraph"/>
        <w:ind w:left="792" w:firstLine="0"/>
      </w:pPr>
      <w:r w:rsidRPr="00B118FA">
        <w:rPr>
          <w:i/>
          <w:iCs/>
        </w:rPr>
        <w:t>Software</w:t>
      </w:r>
      <w:r w:rsidRPr="00B118FA">
        <w:t xml:space="preserve"> pada </w:t>
      </w:r>
      <w:r w:rsidRPr="00B118FA">
        <w:rPr>
          <w:i/>
          <w:iCs/>
        </w:rPr>
        <w:t>smartphone</w:t>
      </w:r>
      <w:r w:rsidRPr="00B118FA">
        <w:t xml:space="preserve"> yang </w:t>
      </w:r>
      <w:proofErr w:type="spellStart"/>
      <w:r w:rsidRPr="00B118FA">
        <w:t>digunakan</w:t>
      </w:r>
      <w:proofErr w:type="spellEnd"/>
      <w:r w:rsidRPr="00B118FA">
        <w:t xml:space="preserve"> </w:t>
      </w:r>
      <w:proofErr w:type="spellStart"/>
      <w:r w:rsidRPr="00B118FA">
        <w:t>adalah</w:t>
      </w:r>
      <w:proofErr w:type="spellEnd"/>
      <w:r w:rsidRPr="00B118FA">
        <w:t xml:space="preserve"> </w:t>
      </w:r>
      <w:proofErr w:type="spellStart"/>
      <w:r w:rsidRPr="00B118FA">
        <w:t>sistem</w:t>
      </w:r>
      <w:proofErr w:type="spellEnd"/>
      <w:r w:rsidRPr="00B118FA">
        <w:t xml:space="preserve"> </w:t>
      </w:r>
      <w:proofErr w:type="spellStart"/>
      <w:r w:rsidRPr="00B118FA">
        <w:t>operasi</w:t>
      </w:r>
      <w:proofErr w:type="spellEnd"/>
      <w:r w:rsidRPr="00B118FA">
        <w:t xml:space="preserve"> Android </w:t>
      </w:r>
      <w:proofErr w:type="spellStart"/>
      <w:r w:rsidRPr="00B118FA">
        <w:t>versi</w:t>
      </w:r>
      <w:proofErr w:type="spellEnd"/>
      <w:r w:rsidRPr="00B118FA">
        <w:t xml:space="preserve"> 10 Quince tart.</w:t>
      </w:r>
    </w:p>
    <w:p w14:paraId="33AE2A8E" w14:textId="77C6F7AA" w:rsidR="00B118FA" w:rsidRDefault="00B118FA" w:rsidP="00B118FA">
      <w:pPr>
        <w:pStyle w:val="Heading3"/>
      </w:pPr>
      <w:proofErr w:type="spellStart"/>
      <w:r>
        <w:t>Perangkat</w:t>
      </w:r>
      <w:proofErr w:type="spellEnd"/>
      <w:r>
        <w:t xml:space="preserve"> </w:t>
      </w:r>
      <w:proofErr w:type="spellStart"/>
      <w:r>
        <w:t>Keras</w:t>
      </w:r>
      <w:proofErr w:type="spellEnd"/>
    </w:p>
    <w:p w14:paraId="6567221D" w14:textId="101CE07A" w:rsidR="00B118FA" w:rsidRPr="00B118FA" w:rsidRDefault="00B118FA" w:rsidP="00543721">
      <w:pPr>
        <w:pStyle w:val="ListParagraph"/>
        <w:numPr>
          <w:ilvl w:val="0"/>
          <w:numId w:val="12"/>
        </w:numPr>
      </w:pPr>
      <w:r>
        <w:t xml:space="preserve">Pada </w:t>
      </w:r>
      <w:r>
        <w:rPr>
          <w:i/>
          <w:iCs/>
        </w:rPr>
        <w:t>Desktop</w:t>
      </w:r>
    </w:p>
    <w:p w14:paraId="116B6A67" w14:textId="77777777" w:rsidR="00B118FA" w:rsidRDefault="00B118FA" w:rsidP="00543721">
      <w:pPr>
        <w:pStyle w:val="ListParagraph"/>
        <w:numPr>
          <w:ilvl w:val="0"/>
          <w:numId w:val="13"/>
        </w:numPr>
      </w:pPr>
      <w:r>
        <w:t>Laptop Lenovo Legion Y7000</w:t>
      </w:r>
    </w:p>
    <w:p w14:paraId="60DDA63E" w14:textId="77777777" w:rsidR="00B118FA" w:rsidRDefault="00B118FA" w:rsidP="00543721">
      <w:pPr>
        <w:pStyle w:val="ListParagraph"/>
        <w:numPr>
          <w:ilvl w:val="0"/>
          <w:numId w:val="13"/>
        </w:numPr>
      </w:pPr>
      <w:r>
        <w:t>Processor</w:t>
      </w:r>
      <w:r>
        <w:tab/>
        <w:t xml:space="preserve"> : Intel Core i7-9750H</w:t>
      </w:r>
    </w:p>
    <w:p w14:paraId="323F7489" w14:textId="77777777" w:rsidR="00B118FA" w:rsidRDefault="00B118FA" w:rsidP="00543721">
      <w:pPr>
        <w:pStyle w:val="ListParagraph"/>
        <w:numPr>
          <w:ilvl w:val="0"/>
          <w:numId w:val="13"/>
        </w:numPr>
      </w:pPr>
      <w:proofErr w:type="spellStart"/>
      <w:r>
        <w:t>Kartu</w:t>
      </w:r>
      <w:proofErr w:type="spellEnd"/>
      <w:r>
        <w:t xml:space="preserve"> </w:t>
      </w:r>
      <w:proofErr w:type="spellStart"/>
      <w:r>
        <w:t>Grafis</w:t>
      </w:r>
      <w:proofErr w:type="spellEnd"/>
      <w:r>
        <w:t xml:space="preserve"> : NVIDIA GeForce GTX 1650</w:t>
      </w:r>
    </w:p>
    <w:p w14:paraId="476687B5" w14:textId="77777777" w:rsidR="00B118FA" w:rsidRDefault="00B118FA" w:rsidP="00543721">
      <w:pPr>
        <w:pStyle w:val="ListParagraph"/>
        <w:numPr>
          <w:ilvl w:val="0"/>
          <w:numId w:val="13"/>
        </w:numPr>
      </w:pPr>
      <w:r>
        <w:t>RAM</w:t>
      </w:r>
      <w:r>
        <w:tab/>
        <w:t xml:space="preserve">  : 16 GB DDR4</w:t>
      </w:r>
    </w:p>
    <w:p w14:paraId="4370FFB9" w14:textId="77777777" w:rsidR="00B118FA" w:rsidRDefault="00B118FA" w:rsidP="00543721">
      <w:pPr>
        <w:pStyle w:val="ListParagraph"/>
        <w:numPr>
          <w:ilvl w:val="0"/>
          <w:numId w:val="13"/>
        </w:numPr>
      </w:pPr>
      <w:r>
        <w:t>Storage</w:t>
      </w:r>
      <w:r>
        <w:tab/>
        <w:t xml:space="preserve">  : 512 GB SSD M.2 NVME + 1 TB HDD</w:t>
      </w:r>
    </w:p>
    <w:p w14:paraId="5C1CEA42" w14:textId="1EB69C2F" w:rsidR="00B118FA" w:rsidRPr="00B118FA" w:rsidRDefault="00B118FA" w:rsidP="00543721">
      <w:pPr>
        <w:pStyle w:val="ListParagraph"/>
        <w:numPr>
          <w:ilvl w:val="0"/>
          <w:numId w:val="12"/>
        </w:numPr>
      </w:pPr>
      <w:r>
        <w:t xml:space="preserve">Pada </w:t>
      </w:r>
      <w:r w:rsidRPr="00B118FA">
        <w:rPr>
          <w:i/>
          <w:iCs/>
        </w:rPr>
        <w:t xml:space="preserve">Smartphone </w:t>
      </w:r>
      <w:r>
        <w:t xml:space="preserve">dan </w:t>
      </w:r>
      <w:r w:rsidRPr="00B118FA">
        <w:rPr>
          <w:i/>
          <w:iCs/>
        </w:rPr>
        <w:t>Box</w:t>
      </w:r>
    </w:p>
    <w:p w14:paraId="2ACAFA26" w14:textId="77777777" w:rsidR="00B118FA" w:rsidRDefault="00B118FA" w:rsidP="00543721">
      <w:pPr>
        <w:pStyle w:val="ListParagraph"/>
        <w:numPr>
          <w:ilvl w:val="0"/>
          <w:numId w:val="14"/>
        </w:numPr>
      </w:pPr>
      <w:proofErr w:type="spellStart"/>
      <w:r>
        <w:t>Infinix</w:t>
      </w:r>
      <w:proofErr w:type="spellEnd"/>
      <w:r>
        <w:t xml:space="preserve"> Zero 5G</w:t>
      </w:r>
    </w:p>
    <w:p w14:paraId="47EB47C4" w14:textId="77777777" w:rsidR="00B118FA" w:rsidRDefault="00B118FA" w:rsidP="00543721">
      <w:pPr>
        <w:pStyle w:val="ListParagraph"/>
        <w:numPr>
          <w:ilvl w:val="0"/>
          <w:numId w:val="14"/>
        </w:numPr>
      </w:pPr>
      <w:r>
        <w:t>Processor</w:t>
      </w:r>
      <w:r>
        <w:tab/>
        <w:t xml:space="preserve">        : MediaTek </w:t>
      </w:r>
      <w:proofErr w:type="spellStart"/>
      <w:r>
        <w:t>Dimensity</w:t>
      </w:r>
      <w:proofErr w:type="spellEnd"/>
      <w:r>
        <w:t xml:space="preserve"> 900 MT6877</w:t>
      </w:r>
    </w:p>
    <w:p w14:paraId="282CFA61" w14:textId="77777777" w:rsidR="00B118FA" w:rsidRDefault="00B118FA" w:rsidP="00543721">
      <w:pPr>
        <w:pStyle w:val="ListParagraph"/>
        <w:numPr>
          <w:ilvl w:val="0"/>
          <w:numId w:val="14"/>
        </w:numPr>
      </w:pPr>
      <w:r>
        <w:t>RAM</w:t>
      </w:r>
      <w:r>
        <w:tab/>
        <w:t xml:space="preserve">        : 8 GB</w:t>
      </w:r>
    </w:p>
    <w:p w14:paraId="608E1C59" w14:textId="77777777" w:rsidR="00B118FA" w:rsidRDefault="00B118FA" w:rsidP="00543721">
      <w:pPr>
        <w:pStyle w:val="ListParagraph"/>
        <w:numPr>
          <w:ilvl w:val="0"/>
          <w:numId w:val="14"/>
        </w:numPr>
      </w:pPr>
      <w:r>
        <w:t>Memori internal  : 128GB</w:t>
      </w:r>
    </w:p>
    <w:p w14:paraId="46E27C9D" w14:textId="77777777" w:rsidR="00B118FA" w:rsidRDefault="00B118FA" w:rsidP="00543721">
      <w:pPr>
        <w:pStyle w:val="ListParagraph"/>
        <w:numPr>
          <w:ilvl w:val="0"/>
          <w:numId w:val="14"/>
        </w:numPr>
      </w:pPr>
      <w:r>
        <w:t xml:space="preserve">Memori </w:t>
      </w:r>
      <w:proofErr w:type="spellStart"/>
      <w:r>
        <w:t>eksternal</w:t>
      </w:r>
      <w:proofErr w:type="spellEnd"/>
      <w:r>
        <w:t xml:space="preserve">: </w:t>
      </w:r>
      <w:proofErr w:type="spellStart"/>
      <w:r>
        <w:t>microSDXC</w:t>
      </w:r>
      <w:proofErr w:type="spellEnd"/>
      <w:r>
        <w:t xml:space="preserve"> (dedicated slot)</w:t>
      </w:r>
    </w:p>
    <w:p w14:paraId="364FE3E2" w14:textId="69229A11" w:rsidR="00B118FA" w:rsidRPr="00B118FA" w:rsidRDefault="00B118FA" w:rsidP="00543721">
      <w:pPr>
        <w:pStyle w:val="ListParagraph"/>
        <w:numPr>
          <w:ilvl w:val="0"/>
          <w:numId w:val="14"/>
        </w:numPr>
      </w:pPr>
      <w:proofErr w:type="spellStart"/>
      <w:r>
        <w:t>Ukuran</w:t>
      </w:r>
      <w:proofErr w:type="spellEnd"/>
      <w:r>
        <w:t xml:space="preserve"> Box         : 12 x 12 x 19 cm</w:t>
      </w:r>
    </w:p>
    <w:p w14:paraId="4A2B6321" w14:textId="77777777" w:rsidR="00B118FA" w:rsidRPr="00B118FA" w:rsidRDefault="00B118FA" w:rsidP="00B118FA">
      <w:pPr>
        <w:pStyle w:val="ListParagraph"/>
        <w:ind w:left="792" w:firstLine="0"/>
      </w:pPr>
    </w:p>
    <w:p w14:paraId="1268982D" w14:textId="51A2BF1A" w:rsidR="008628D2" w:rsidRDefault="008628D2" w:rsidP="008628D2">
      <w:pPr>
        <w:ind w:firstLine="0"/>
      </w:pPr>
    </w:p>
    <w:p w14:paraId="08995E63" w14:textId="1DFB51CF" w:rsidR="008628D2" w:rsidRDefault="008628D2" w:rsidP="008628D2">
      <w:pPr>
        <w:pStyle w:val="Heading2"/>
      </w:pPr>
      <w:bookmarkStart w:id="14" w:name="_Toc130977722"/>
      <w:proofErr w:type="spellStart"/>
      <w:r>
        <w:lastRenderedPageBreak/>
        <w:t>Kebutuhan</w:t>
      </w:r>
      <w:proofErr w:type="spellEnd"/>
      <w:r>
        <w:t xml:space="preserve"> yang Harus </w:t>
      </w:r>
      <w:proofErr w:type="spellStart"/>
      <w:r>
        <w:t>Dipenuhi</w:t>
      </w:r>
      <w:bookmarkEnd w:id="14"/>
      <w:proofErr w:type="spellEnd"/>
    </w:p>
    <w:p w14:paraId="4EA61F78" w14:textId="230B812F" w:rsidR="008628D2" w:rsidRDefault="008628D2" w:rsidP="008628D2">
      <w:pPr>
        <w:pStyle w:val="Heading3"/>
      </w:pPr>
      <w:bookmarkStart w:id="15" w:name="_Toc130977723"/>
      <w:r>
        <w:t xml:space="preserve">Cara </w:t>
      </w:r>
      <w:proofErr w:type="spellStart"/>
      <w:r w:rsidR="00EC2068">
        <w:t>Memasukkan</w:t>
      </w:r>
      <w:proofErr w:type="spellEnd"/>
      <w:r w:rsidR="00EC2068">
        <w:t xml:space="preserve"> </w:t>
      </w:r>
      <w:r w:rsidR="00914EF1">
        <w:t>Tabel</w:t>
      </w:r>
      <w:bookmarkEnd w:id="15"/>
    </w:p>
    <w:p w14:paraId="6E5FB3C4" w14:textId="09798749" w:rsidR="00A25FA2" w:rsidRDefault="00A25FA2" w:rsidP="00A25FA2">
      <w:r w:rsidRPr="0055394C">
        <w:rPr>
          <w:lang w:val="sv-SE"/>
        </w:rPr>
        <w:t xml:space="preserve">Tulisan dalam tabel menggunakan </w:t>
      </w:r>
      <w:r w:rsidR="002F1667" w:rsidRPr="0055394C">
        <w:rPr>
          <w:lang w:val="sv-SE"/>
        </w:rPr>
        <w:t xml:space="preserve">font Times New Roman dengan ukuran paling kecil 10, dan paling besar 12pt. Style tabel dapat disesuaikan dengan kegunaan dari tabel tersebut. Caption tabel </w:t>
      </w:r>
      <w:r w:rsidR="00E61F14" w:rsidRPr="0055394C">
        <w:rPr>
          <w:lang w:val="sv-SE"/>
        </w:rPr>
        <w:t xml:space="preserve">diletakkan diatas tabel, dengan menggunakan </w:t>
      </w:r>
      <w:r w:rsidR="009F3B6F" w:rsidRPr="0055394C">
        <w:rPr>
          <w:lang w:val="sv-SE"/>
        </w:rPr>
        <w:t xml:space="preserve">  </w:t>
      </w:r>
      <w:r w:rsidR="00E61F14" w:rsidRPr="0055394C">
        <w:rPr>
          <w:lang w:val="sv-SE"/>
        </w:rPr>
        <w:t xml:space="preserve">penomoran sesuai dengan bab penulisan. </w:t>
      </w:r>
      <w:proofErr w:type="spellStart"/>
      <w:r w:rsidR="00E61F14">
        <w:t>Penomoran</w:t>
      </w:r>
      <w:proofErr w:type="spellEnd"/>
      <w:r w:rsidR="00E61F14">
        <w:t xml:space="preserve"> caption </w:t>
      </w:r>
      <w:proofErr w:type="spellStart"/>
      <w:r w:rsidR="00E61F14">
        <w:t>otomatis</w:t>
      </w:r>
      <w:proofErr w:type="spellEnd"/>
      <w:r w:rsidR="00E61F14">
        <w:t xml:space="preserve"> </w:t>
      </w:r>
      <w:proofErr w:type="spellStart"/>
      <w:r w:rsidR="00E61F14">
        <w:t>dapat</w:t>
      </w:r>
      <w:proofErr w:type="spellEnd"/>
      <w:r w:rsidR="00E61F14">
        <w:t xml:space="preserve"> </w:t>
      </w:r>
      <w:proofErr w:type="spellStart"/>
      <w:r w:rsidR="00E61F14">
        <w:t>menggunakan</w:t>
      </w:r>
      <w:proofErr w:type="spellEnd"/>
      <w:r w:rsidR="00E61F14">
        <w:t xml:space="preserve"> tab “References”</w:t>
      </w:r>
      <w:r w:rsidR="00365609">
        <w:t xml:space="preserve"> </w:t>
      </w:r>
      <w:proofErr w:type="spellStart"/>
      <w:r w:rsidR="00365609">
        <w:t>lalu</w:t>
      </w:r>
      <w:proofErr w:type="spellEnd"/>
      <w:r w:rsidR="00365609">
        <w:t xml:space="preserve"> Insert Caption, </w:t>
      </w:r>
      <w:proofErr w:type="spellStart"/>
      <w:r w:rsidR="00365609">
        <w:t>pilih</w:t>
      </w:r>
      <w:proofErr w:type="spellEnd"/>
      <w:r w:rsidR="00365609">
        <w:t xml:space="preserve"> caption “Tabel”. </w:t>
      </w:r>
      <w:proofErr w:type="spellStart"/>
      <w:r w:rsidR="00365609">
        <w:t>Penulisan</w:t>
      </w:r>
      <w:proofErr w:type="spellEnd"/>
      <w:r w:rsidR="00365609">
        <w:t xml:space="preserve"> caption </w:t>
      </w:r>
      <w:proofErr w:type="spellStart"/>
      <w:r w:rsidR="00365609">
        <w:t>tabel</w:t>
      </w:r>
      <w:proofErr w:type="spellEnd"/>
      <w:r w:rsidR="00365609">
        <w:t xml:space="preserve"> </w:t>
      </w:r>
      <w:proofErr w:type="spellStart"/>
      <w:r w:rsidR="00365609">
        <w:t>menggunakan</w:t>
      </w:r>
      <w:proofErr w:type="spellEnd"/>
      <w:r w:rsidR="00365609">
        <w:t xml:space="preserve"> Times New Roman, </w:t>
      </w:r>
      <w:proofErr w:type="spellStart"/>
      <w:r w:rsidR="00365609">
        <w:t>berukuran</w:t>
      </w:r>
      <w:proofErr w:type="spellEnd"/>
      <w:r w:rsidR="00365609">
        <w:t xml:space="preserve"> 12pt dan di bold.</w:t>
      </w:r>
    </w:p>
    <w:p w14:paraId="4E0DB61D" w14:textId="797013BC" w:rsidR="00365609" w:rsidRPr="00A25FA2" w:rsidRDefault="00365609" w:rsidP="00A25FA2">
      <w:r w:rsidRPr="00960DE0">
        <w:rPr>
          <w:lang w:val="sv-SE"/>
        </w:rPr>
        <w:t>Caption tabel juga harus dipanggil</w:t>
      </w:r>
      <w:r w:rsidR="00DF1AB8" w:rsidRPr="00960DE0">
        <w:rPr>
          <w:lang w:val="sv-SE"/>
        </w:rPr>
        <w:t xml:space="preserve"> di paragraf, </w:t>
      </w:r>
      <w:r w:rsidR="00A2169F" w:rsidRPr="00960DE0">
        <w:rPr>
          <w:lang w:val="sv-SE"/>
        </w:rPr>
        <w:t xml:space="preserve">untuk memperjelas </w:t>
      </w:r>
      <w:r w:rsidR="00127EE8" w:rsidRPr="00960DE0">
        <w:rPr>
          <w:lang w:val="sv-SE"/>
        </w:rPr>
        <w:t xml:space="preserve">narasi dari tabel tersebut. </w:t>
      </w:r>
      <w:proofErr w:type="spellStart"/>
      <w:r w:rsidR="00BE5C42" w:rsidRPr="00503CAF">
        <w:t>C</w:t>
      </w:r>
      <w:r w:rsidR="009858B3" w:rsidRPr="00503CAF">
        <w:t>o</w:t>
      </w:r>
      <w:r w:rsidR="00BE5C42" w:rsidRPr="00503CAF">
        <w:t>ntoh</w:t>
      </w:r>
      <w:proofErr w:type="spellEnd"/>
      <w:r w:rsidR="00BE5C42" w:rsidRPr="00503CAF">
        <w:t xml:space="preserve"> </w:t>
      </w:r>
      <w:proofErr w:type="spellStart"/>
      <w:r w:rsidR="00BE5C42" w:rsidRPr="00503CAF">
        <w:t>pemanggilan</w:t>
      </w:r>
      <w:proofErr w:type="spellEnd"/>
      <w:r w:rsidR="00BE5C42" w:rsidRPr="00503CAF">
        <w:t xml:space="preserve"> </w:t>
      </w:r>
      <w:proofErr w:type="spellStart"/>
      <w:r w:rsidR="00BE5C42" w:rsidRPr="00503CAF">
        <w:t>tabel</w:t>
      </w:r>
      <w:proofErr w:type="spellEnd"/>
      <w:r w:rsidR="00BE5C42" w:rsidRPr="00503CAF">
        <w:t xml:space="preserve"> pada paragraph </w:t>
      </w:r>
      <w:proofErr w:type="spellStart"/>
      <w:r w:rsidR="00BE5C42" w:rsidRPr="00503CAF">
        <w:t>adalah</w:t>
      </w:r>
      <w:proofErr w:type="spellEnd"/>
      <w:r w:rsidR="00BE5C42" w:rsidRPr="00503CAF">
        <w:t xml:space="preserve"> </w:t>
      </w:r>
      <w:r w:rsidR="00BE5C42" w:rsidRPr="00BE5C42">
        <w:fldChar w:fldCharType="begin"/>
      </w:r>
      <w:r w:rsidR="00BE5C42" w:rsidRPr="00503CAF">
        <w:instrText xml:space="preserve"> REF _Ref127801358 \h  \* MERGEFORMAT </w:instrText>
      </w:r>
      <w:r w:rsidR="00BE5C42" w:rsidRPr="00BE5C42">
        <w:fldChar w:fldCharType="separate"/>
      </w:r>
      <w:r w:rsidR="00BE5C42" w:rsidRPr="00503CAF">
        <w:rPr>
          <w:szCs w:val="24"/>
        </w:rPr>
        <w:t xml:space="preserve">Tabel </w:t>
      </w:r>
      <w:r w:rsidR="00BE5C42" w:rsidRPr="00503CAF">
        <w:rPr>
          <w:noProof/>
          <w:szCs w:val="24"/>
        </w:rPr>
        <w:t>1</w:t>
      </w:r>
      <w:r w:rsidR="00BE5C42" w:rsidRPr="00503CAF">
        <w:rPr>
          <w:szCs w:val="24"/>
        </w:rPr>
        <w:t>.</w:t>
      </w:r>
      <w:r w:rsidR="00BE5C42" w:rsidRPr="00503CAF">
        <w:rPr>
          <w:noProof/>
          <w:szCs w:val="24"/>
        </w:rPr>
        <w:t>1</w:t>
      </w:r>
      <w:r w:rsidR="00BE5C42" w:rsidRPr="00BE5C42">
        <w:fldChar w:fldCharType="end"/>
      </w:r>
      <w:r w:rsidR="00BE5C42" w:rsidRPr="00503CAF">
        <w:t xml:space="preserve">. </w:t>
      </w:r>
      <w:proofErr w:type="spellStart"/>
      <w:r w:rsidR="00BE5C42" w:rsidRPr="00503CAF">
        <w:t>Penulisan</w:t>
      </w:r>
      <w:proofErr w:type="spellEnd"/>
      <w:r w:rsidR="00BE5C42" w:rsidRPr="00503CAF">
        <w:t xml:space="preserve"> </w:t>
      </w:r>
      <w:proofErr w:type="spellStart"/>
      <w:r w:rsidR="00BE5C42" w:rsidRPr="00503CAF">
        <w:t>ini</w:t>
      </w:r>
      <w:proofErr w:type="spellEnd"/>
      <w:r w:rsidR="00BE5C42" w:rsidRPr="00503CAF">
        <w:t xml:space="preserve"> </w:t>
      </w:r>
      <w:proofErr w:type="spellStart"/>
      <w:r w:rsidR="00BE5C42" w:rsidRPr="00503CAF">
        <w:t>menggunakan</w:t>
      </w:r>
      <w:proofErr w:type="spellEnd"/>
      <w:r w:rsidR="00BE5C42" w:rsidRPr="00503CAF">
        <w:t xml:space="preserve"> </w:t>
      </w:r>
      <w:r w:rsidR="009858B3" w:rsidRPr="00503CAF">
        <w:t xml:space="preserve">menu “cross-references” pada </w:t>
      </w:r>
      <w:proofErr w:type="spellStart"/>
      <w:r w:rsidR="009858B3" w:rsidRPr="00503CAF">
        <w:t>bagian</w:t>
      </w:r>
      <w:proofErr w:type="spellEnd"/>
      <w:r w:rsidR="009858B3" w:rsidRPr="00503CAF">
        <w:t xml:space="preserve"> “captions” di tab “review”</w:t>
      </w:r>
      <w:r w:rsidR="00CD3C7B" w:rsidRPr="00503CAF">
        <w:t xml:space="preserve">. </w:t>
      </w:r>
      <w:proofErr w:type="spellStart"/>
      <w:r w:rsidR="00CD3C7B" w:rsidRPr="00503CAF">
        <w:t>Penulisan</w:t>
      </w:r>
      <w:proofErr w:type="spellEnd"/>
      <w:r w:rsidR="00CD3C7B" w:rsidRPr="00503CAF">
        <w:t xml:space="preserve"> </w:t>
      </w:r>
      <w:proofErr w:type="spellStart"/>
      <w:r w:rsidR="00127EE8" w:rsidRPr="00503CAF">
        <w:t>Penulisan</w:t>
      </w:r>
      <w:proofErr w:type="spellEnd"/>
      <w:r w:rsidR="00127EE8" w:rsidRPr="00503CAF">
        <w:t xml:space="preserve"> </w:t>
      </w:r>
      <w:proofErr w:type="spellStart"/>
      <w:r w:rsidR="00CD3C7B" w:rsidRPr="00503CAF">
        <w:t>hanya</w:t>
      </w:r>
      <w:proofErr w:type="spellEnd"/>
      <w:r w:rsidR="00CD3C7B" w:rsidRPr="00503CAF">
        <w:t xml:space="preserve"> </w:t>
      </w:r>
      <w:proofErr w:type="spellStart"/>
      <w:r w:rsidR="00CD3C7B" w:rsidRPr="00503CAF">
        <w:t>nomor</w:t>
      </w:r>
      <w:proofErr w:type="spellEnd"/>
      <w:r w:rsidR="00CD3C7B" w:rsidRPr="00503CAF">
        <w:t xml:space="preserve"> dan label </w:t>
      </w:r>
      <w:proofErr w:type="spellStart"/>
      <w:r w:rsidR="00CD3C7B" w:rsidRPr="00503CAF">
        <w:t>saja</w:t>
      </w:r>
      <w:proofErr w:type="spellEnd"/>
      <w:r w:rsidR="00CD3C7B" w:rsidRPr="00503CAF">
        <w:t xml:space="preserve">. Tidak </w:t>
      </w:r>
      <w:proofErr w:type="spellStart"/>
      <w:r w:rsidR="00CD3C7B" w:rsidRPr="00503CAF">
        <w:t>perlu</w:t>
      </w:r>
      <w:proofErr w:type="spellEnd"/>
      <w:r w:rsidR="00CD3C7B" w:rsidRPr="00503CAF">
        <w:t xml:space="preserve"> </w:t>
      </w:r>
      <w:proofErr w:type="spellStart"/>
      <w:r w:rsidR="00CD3C7B" w:rsidRPr="00503CAF">
        <w:t>menyebutkan</w:t>
      </w:r>
      <w:proofErr w:type="spellEnd"/>
      <w:r w:rsidR="00CD3C7B" w:rsidRPr="00503CAF">
        <w:t xml:space="preserve"> </w:t>
      </w:r>
      <w:proofErr w:type="spellStart"/>
      <w:r w:rsidR="00934689" w:rsidRPr="00503CAF">
        <w:t>semua</w:t>
      </w:r>
      <w:proofErr w:type="spellEnd"/>
      <w:r w:rsidR="00934689" w:rsidRPr="00503CAF">
        <w:t xml:space="preserve"> captions. T</w:t>
      </w:r>
      <w:r w:rsidR="00127EE8" w:rsidRPr="00503CAF">
        <w:t xml:space="preserve">abel juga </w:t>
      </w:r>
      <w:proofErr w:type="spellStart"/>
      <w:r w:rsidR="00127EE8" w:rsidRPr="00503CAF">
        <w:t>sebaiknya</w:t>
      </w:r>
      <w:proofErr w:type="spellEnd"/>
      <w:r w:rsidR="00127EE8" w:rsidRPr="00503CAF">
        <w:t xml:space="preserve"> </w:t>
      </w:r>
      <w:proofErr w:type="spellStart"/>
      <w:r w:rsidR="00127EE8" w:rsidRPr="00503CAF">
        <w:t>dibagian</w:t>
      </w:r>
      <w:proofErr w:type="spellEnd"/>
      <w:r w:rsidR="00127EE8" w:rsidRPr="00503CAF">
        <w:t xml:space="preserve"> </w:t>
      </w:r>
      <w:proofErr w:type="spellStart"/>
      <w:r w:rsidR="00127EE8" w:rsidRPr="00503CAF">
        <w:t>atas</w:t>
      </w:r>
      <w:proofErr w:type="spellEnd"/>
      <w:r w:rsidR="00127EE8" w:rsidRPr="00503CAF">
        <w:t xml:space="preserve"> </w:t>
      </w:r>
      <w:proofErr w:type="spellStart"/>
      <w:r w:rsidR="00127EE8" w:rsidRPr="00503CAF">
        <w:t>atau</w:t>
      </w:r>
      <w:proofErr w:type="spellEnd"/>
      <w:r w:rsidR="00127EE8" w:rsidRPr="00503CAF">
        <w:t xml:space="preserve"> </w:t>
      </w:r>
      <w:proofErr w:type="spellStart"/>
      <w:r w:rsidR="00127EE8" w:rsidRPr="00503CAF">
        <w:t>dibagian</w:t>
      </w:r>
      <w:proofErr w:type="spellEnd"/>
      <w:r w:rsidR="00127EE8" w:rsidRPr="00503CAF">
        <w:t xml:space="preserve"> </w:t>
      </w:r>
      <w:proofErr w:type="spellStart"/>
      <w:r w:rsidR="00E70146" w:rsidRPr="00503CAF">
        <w:t>bawah</w:t>
      </w:r>
      <w:proofErr w:type="spellEnd"/>
      <w:r w:rsidR="00E70146" w:rsidRPr="00503CAF">
        <w:t xml:space="preserve"> </w:t>
      </w:r>
      <w:proofErr w:type="spellStart"/>
      <w:r w:rsidR="00E70146" w:rsidRPr="00503CAF">
        <w:t>halaman</w:t>
      </w:r>
      <w:proofErr w:type="spellEnd"/>
      <w:r w:rsidR="00E70146" w:rsidRPr="00503CAF">
        <w:t xml:space="preserve"> (</w:t>
      </w:r>
      <w:proofErr w:type="spellStart"/>
      <w:r w:rsidR="00E70146" w:rsidRPr="00503CAF">
        <w:t>jangan</w:t>
      </w:r>
      <w:proofErr w:type="spellEnd"/>
      <w:r w:rsidR="00E70146" w:rsidRPr="00503CAF">
        <w:t xml:space="preserve"> </w:t>
      </w:r>
      <w:proofErr w:type="spellStart"/>
      <w:r w:rsidR="00E70146" w:rsidRPr="00503CAF">
        <w:t>ditengah-tengah</w:t>
      </w:r>
      <w:proofErr w:type="spellEnd"/>
      <w:r w:rsidR="00E70146" w:rsidRPr="00503CAF">
        <w:t xml:space="preserve"> </w:t>
      </w:r>
      <w:proofErr w:type="spellStart"/>
      <w:r w:rsidR="00E70146" w:rsidRPr="00503CAF">
        <w:t>halaman</w:t>
      </w:r>
      <w:proofErr w:type="spellEnd"/>
      <w:r w:rsidR="00F82EF6" w:rsidRPr="00503CAF">
        <w:t>)</w:t>
      </w:r>
      <w:r w:rsidR="00E70146" w:rsidRPr="00503CAF">
        <w:t xml:space="preserve">. </w:t>
      </w:r>
      <w:r w:rsidR="00E70146">
        <w:t xml:space="preserve">Jika </w:t>
      </w:r>
      <w:proofErr w:type="spellStart"/>
      <w:r w:rsidR="00E70146">
        <w:t>bisa</w:t>
      </w:r>
      <w:proofErr w:type="spellEnd"/>
      <w:r w:rsidR="00E70146">
        <w:t xml:space="preserve"> </w:t>
      </w:r>
      <w:proofErr w:type="spellStart"/>
      <w:r w:rsidR="00F82EF6">
        <w:t>penulisan</w:t>
      </w:r>
      <w:proofErr w:type="spellEnd"/>
      <w:r w:rsidR="00F82EF6">
        <w:t xml:space="preserve"> </w:t>
      </w:r>
      <w:proofErr w:type="spellStart"/>
      <w:r w:rsidR="00F82EF6">
        <w:t>ta</w:t>
      </w:r>
      <w:r w:rsidR="006F40FB">
        <w:t>bel</w:t>
      </w:r>
      <w:proofErr w:type="spellEnd"/>
      <w:r w:rsidR="006F40FB">
        <w:t xml:space="preserve"> </w:t>
      </w:r>
      <w:proofErr w:type="spellStart"/>
      <w:r w:rsidR="006F40FB">
        <w:t>jangan</w:t>
      </w:r>
      <w:proofErr w:type="spellEnd"/>
      <w:r w:rsidR="006F40FB">
        <w:t xml:space="preserve"> </w:t>
      </w:r>
      <w:proofErr w:type="spellStart"/>
      <w:r w:rsidR="006F40FB">
        <w:t>terpotong</w:t>
      </w:r>
      <w:proofErr w:type="spellEnd"/>
      <w:r w:rsidR="006F40FB">
        <w:t xml:space="preserve"> </w:t>
      </w:r>
      <w:proofErr w:type="spellStart"/>
      <w:r w:rsidR="006F40FB">
        <w:t>pindah</w:t>
      </w:r>
      <w:proofErr w:type="spellEnd"/>
      <w:r w:rsidR="006F40FB">
        <w:t xml:space="preserve"> </w:t>
      </w:r>
      <w:proofErr w:type="spellStart"/>
      <w:r w:rsidR="006F40FB">
        <w:t>halaman</w:t>
      </w:r>
      <w:proofErr w:type="spellEnd"/>
      <w:r w:rsidR="006F40FB">
        <w:t>.</w:t>
      </w:r>
    </w:p>
    <w:p w14:paraId="3818B11E" w14:textId="13A52B87" w:rsidR="00204814" w:rsidRDefault="00204814" w:rsidP="00204814">
      <w:pPr>
        <w:pStyle w:val="Heading3"/>
      </w:pPr>
      <w:bookmarkStart w:id="16" w:name="_Toc130977724"/>
      <w:r>
        <w:t xml:space="preserve">Cara </w:t>
      </w:r>
      <w:proofErr w:type="spellStart"/>
      <w:r>
        <w:t>memasukkan</w:t>
      </w:r>
      <w:proofErr w:type="spellEnd"/>
      <w:r>
        <w:t xml:space="preserve"> </w:t>
      </w:r>
      <w:proofErr w:type="spellStart"/>
      <w:r>
        <w:t>gambar</w:t>
      </w:r>
      <w:bookmarkEnd w:id="16"/>
      <w:proofErr w:type="spellEnd"/>
    </w:p>
    <w:p w14:paraId="261CDCA6" w14:textId="400138EB" w:rsidR="000D00E2" w:rsidRDefault="000D00E2" w:rsidP="000D00E2">
      <w:r w:rsidRPr="0055394C">
        <w:rPr>
          <w:lang w:val="sv-SE"/>
        </w:rPr>
        <w:t xml:space="preserve">Sama seperti tabel, penggunaan caption pada gambar hanya berbeda di peletakkannya saja. Caption gambar diletakkan di bawah gambar seperti pada contoh </w:t>
      </w:r>
      <w:r w:rsidR="008A290B" w:rsidRPr="008A290B">
        <w:fldChar w:fldCharType="begin"/>
      </w:r>
      <w:r w:rsidR="008A290B" w:rsidRPr="0055394C">
        <w:rPr>
          <w:lang w:val="sv-SE"/>
        </w:rPr>
        <w:instrText xml:space="preserve"> REF _Ref127802092 \h  \* MERGEFORMAT </w:instrText>
      </w:r>
      <w:r w:rsidR="008A290B" w:rsidRPr="008A290B">
        <w:fldChar w:fldCharType="separate"/>
      </w:r>
      <w:r w:rsidR="008A290B" w:rsidRPr="0055394C">
        <w:rPr>
          <w:szCs w:val="24"/>
          <w:lang w:val="sv-SE"/>
        </w:rPr>
        <w:t>Gambar 1.1</w:t>
      </w:r>
      <w:r w:rsidR="008A290B" w:rsidRPr="008A290B">
        <w:fldChar w:fldCharType="end"/>
      </w:r>
      <w:r w:rsidR="00FA1B41" w:rsidRPr="0055394C">
        <w:rPr>
          <w:lang w:val="sv-SE"/>
        </w:rPr>
        <w:t xml:space="preserve">. </w:t>
      </w:r>
      <w:r w:rsidR="00FA1B41">
        <w:t xml:space="preserve">Wrapping image </w:t>
      </w:r>
      <w:proofErr w:type="spellStart"/>
      <w:r w:rsidR="00FA1B41">
        <w:t>menggunakan</w:t>
      </w:r>
      <w:proofErr w:type="spellEnd"/>
      <w:r w:rsidR="00FA1B41">
        <w:t xml:space="preserve"> “in line with text” </w:t>
      </w:r>
      <w:proofErr w:type="spellStart"/>
      <w:r w:rsidR="00FA1B41">
        <w:t>dengan</w:t>
      </w:r>
      <w:proofErr w:type="spellEnd"/>
      <w:r w:rsidR="00FA1B41">
        <w:t xml:space="preserve"> alignment </w:t>
      </w:r>
      <w:proofErr w:type="spellStart"/>
      <w:r w:rsidR="00FA1B41">
        <w:t>center</w:t>
      </w:r>
      <w:proofErr w:type="spellEnd"/>
      <w:r w:rsidR="00FA1B41">
        <w:t xml:space="preserve">. </w:t>
      </w:r>
      <w:r w:rsidR="00C20295">
        <w:t xml:space="preserve">Captions </w:t>
      </w:r>
      <w:proofErr w:type="spellStart"/>
      <w:r w:rsidR="00C20295">
        <w:t>dimasukkan</w:t>
      </w:r>
      <w:proofErr w:type="spellEnd"/>
      <w:r w:rsidR="00C20295">
        <w:t xml:space="preserve"> juga </w:t>
      </w:r>
      <w:proofErr w:type="spellStart"/>
      <w:r w:rsidR="00C20295">
        <w:t>menggunakan</w:t>
      </w:r>
      <w:proofErr w:type="spellEnd"/>
      <w:r w:rsidR="00C20295">
        <w:t xml:space="preserve"> cross-reference.</w:t>
      </w:r>
    </w:p>
    <w:p w14:paraId="0FB6D343" w14:textId="71D29330" w:rsidR="008A290B" w:rsidRDefault="008A290B" w:rsidP="000D00E2">
      <w:pPr>
        <w:rPr>
          <w:color w:val="000000"/>
        </w:rPr>
      </w:pPr>
      <w:r w:rsidRPr="00960DE0">
        <w:rPr>
          <w:lang w:val="sv-SE"/>
        </w:rPr>
        <w:t>Peletakkan gambar juga sebaiknya dibagian paling atas ataupun bagian paling bawah halaman, jangan ditengah-tengah halaman, sehingga layout halaman rapi dan tidak berantakan.</w:t>
      </w:r>
      <w:sdt>
        <w:sdtPr>
          <w:rPr>
            <w:color w:val="000000"/>
          </w:rPr>
          <w:tag w:val="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"/>
          <w:id w:val="893618640"/>
          <w:placeholder>
            <w:docPart w:val="DefaultPlaceholder_-1854013440"/>
          </w:placeholder>
        </w:sdtPr>
        <w:sdtEndPr/>
        <w:sdtContent>
          <w:r w:rsidR="00F65C56" w:rsidRPr="00F65C56">
            <w:rPr>
              <w:color w:val="000000"/>
            </w:rPr>
            <w:t>[1]–[4]</w:t>
          </w:r>
        </w:sdtContent>
      </w:sdt>
    </w:p>
    <w:p w14:paraId="601D134A" w14:textId="77777777" w:rsidR="00F651F5" w:rsidRPr="00BE5C42" w:rsidRDefault="00F651F5" w:rsidP="00F651F5">
      <w:pPr>
        <w:pStyle w:val="Caption"/>
        <w:ind w:firstLine="0"/>
        <w:jc w:val="center"/>
        <w:rPr>
          <w:b/>
          <w:bCs/>
          <w:i w:val="0"/>
          <w:iCs w:val="0"/>
          <w:color w:val="auto"/>
          <w:sz w:val="24"/>
          <w:szCs w:val="24"/>
        </w:rPr>
      </w:pPr>
      <w:bookmarkStart w:id="17" w:name="_Ref127801358"/>
      <w:bookmarkStart w:id="18" w:name="_Toc127887321"/>
      <w:r w:rsidRPr="00BE5C42">
        <w:rPr>
          <w:b/>
          <w:bCs/>
          <w:i w:val="0"/>
          <w:iCs w:val="0"/>
          <w:color w:val="auto"/>
          <w:sz w:val="24"/>
          <w:szCs w:val="24"/>
        </w:rPr>
        <w:t xml:space="preserve">Tabel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Pr>
          <w:b/>
          <w:bCs/>
          <w:i w:val="0"/>
          <w:iCs w:val="0"/>
          <w:noProof/>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Tabel \* ARABIC \s 1 </w:instrText>
      </w:r>
      <w:r>
        <w:rPr>
          <w:b/>
          <w:bCs/>
          <w:i w:val="0"/>
          <w:iCs w:val="0"/>
          <w:color w:val="auto"/>
          <w:sz w:val="24"/>
          <w:szCs w:val="24"/>
        </w:rPr>
        <w:fldChar w:fldCharType="separate"/>
      </w:r>
      <w:r>
        <w:rPr>
          <w:b/>
          <w:bCs/>
          <w:i w:val="0"/>
          <w:iCs w:val="0"/>
          <w:noProof/>
          <w:color w:val="auto"/>
          <w:sz w:val="24"/>
          <w:szCs w:val="24"/>
        </w:rPr>
        <w:t>1</w:t>
      </w:r>
      <w:r>
        <w:rPr>
          <w:b/>
          <w:bCs/>
          <w:i w:val="0"/>
          <w:iCs w:val="0"/>
          <w:color w:val="auto"/>
          <w:sz w:val="24"/>
          <w:szCs w:val="24"/>
        </w:rPr>
        <w:fldChar w:fldCharType="end"/>
      </w:r>
      <w:bookmarkEnd w:id="17"/>
      <w:r w:rsidRPr="00BE5C42">
        <w:rPr>
          <w:b/>
          <w:bCs/>
          <w:i w:val="0"/>
          <w:iCs w:val="0"/>
          <w:color w:val="auto"/>
          <w:sz w:val="24"/>
          <w:szCs w:val="24"/>
        </w:rPr>
        <w:t xml:space="preserve"> Data </w:t>
      </w:r>
      <w:proofErr w:type="spellStart"/>
      <w:r w:rsidRPr="00BE5C42">
        <w:rPr>
          <w:b/>
          <w:bCs/>
          <w:i w:val="0"/>
          <w:iCs w:val="0"/>
          <w:color w:val="auto"/>
          <w:sz w:val="24"/>
          <w:szCs w:val="24"/>
        </w:rPr>
        <w:t>mahasiswa</w:t>
      </w:r>
      <w:proofErr w:type="spellEnd"/>
      <w:r w:rsidRPr="00BE5C42">
        <w:rPr>
          <w:b/>
          <w:bCs/>
          <w:i w:val="0"/>
          <w:iCs w:val="0"/>
          <w:color w:val="auto"/>
          <w:sz w:val="24"/>
          <w:szCs w:val="24"/>
        </w:rPr>
        <w:t xml:space="preserve"> </w:t>
      </w:r>
      <w:proofErr w:type="spellStart"/>
      <w:r w:rsidRPr="00BE5C42">
        <w:rPr>
          <w:b/>
          <w:bCs/>
          <w:i w:val="0"/>
          <w:iCs w:val="0"/>
          <w:color w:val="auto"/>
          <w:sz w:val="24"/>
          <w:szCs w:val="24"/>
        </w:rPr>
        <w:t>contoh</w:t>
      </w:r>
      <w:bookmarkEnd w:id="18"/>
      <w:proofErr w:type="spellEnd"/>
    </w:p>
    <w:tbl>
      <w:tblPr>
        <w:tblStyle w:val="TableGrid"/>
        <w:tblW w:w="0" w:type="auto"/>
        <w:tblLook w:val="04A0" w:firstRow="1" w:lastRow="0" w:firstColumn="1" w:lastColumn="0" w:noHBand="0" w:noVBand="1"/>
      </w:tblPr>
      <w:tblGrid>
        <w:gridCol w:w="2254"/>
        <w:gridCol w:w="2254"/>
        <w:gridCol w:w="2254"/>
        <w:gridCol w:w="2254"/>
      </w:tblGrid>
      <w:tr w:rsidR="00F651F5" w14:paraId="0E910997" w14:textId="77777777" w:rsidTr="001525B8">
        <w:tc>
          <w:tcPr>
            <w:tcW w:w="2254" w:type="dxa"/>
          </w:tcPr>
          <w:p w14:paraId="5679EDD3" w14:textId="77777777" w:rsidR="00F651F5" w:rsidRPr="009F2A33" w:rsidRDefault="00F651F5" w:rsidP="001525B8">
            <w:pPr>
              <w:spacing w:after="0" w:line="240" w:lineRule="auto"/>
              <w:ind w:firstLine="0"/>
              <w:jc w:val="center"/>
              <w:rPr>
                <w:b/>
                <w:bCs/>
              </w:rPr>
            </w:pPr>
            <w:r w:rsidRPr="009F2A33">
              <w:rPr>
                <w:b/>
                <w:bCs/>
              </w:rPr>
              <w:t xml:space="preserve">Nama </w:t>
            </w:r>
            <w:proofErr w:type="spellStart"/>
            <w:r w:rsidRPr="009F2A33">
              <w:rPr>
                <w:b/>
                <w:bCs/>
              </w:rPr>
              <w:t>Mahasiswa</w:t>
            </w:r>
            <w:proofErr w:type="spellEnd"/>
          </w:p>
        </w:tc>
        <w:tc>
          <w:tcPr>
            <w:tcW w:w="2254" w:type="dxa"/>
          </w:tcPr>
          <w:p w14:paraId="1EA59FBB" w14:textId="77777777" w:rsidR="00F651F5" w:rsidRPr="009F2A33" w:rsidRDefault="00F651F5" w:rsidP="001525B8">
            <w:pPr>
              <w:spacing w:after="0" w:line="240" w:lineRule="auto"/>
              <w:ind w:firstLine="0"/>
              <w:jc w:val="center"/>
              <w:rPr>
                <w:b/>
                <w:bCs/>
              </w:rPr>
            </w:pPr>
            <w:r w:rsidRPr="009F2A33">
              <w:rPr>
                <w:b/>
                <w:bCs/>
              </w:rPr>
              <w:t>NIM</w:t>
            </w:r>
          </w:p>
        </w:tc>
        <w:tc>
          <w:tcPr>
            <w:tcW w:w="2254" w:type="dxa"/>
          </w:tcPr>
          <w:p w14:paraId="52ED87DF" w14:textId="77777777" w:rsidR="00F651F5" w:rsidRPr="009F2A33" w:rsidRDefault="00F651F5" w:rsidP="001525B8">
            <w:pPr>
              <w:spacing w:after="0" w:line="240" w:lineRule="auto"/>
              <w:ind w:firstLine="0"/>
              <w:jc w:val="center"/>
              <w:rPr>
                <w:b/>
                <w:bCs/>
              </w:rPr>
            </w:pPr>
            <w:proofErr w:type="spellStart"/>
            <w:r w:rsidRPr="009F2A33">
              <w:rPr>
                <w:b/>
                <w:bCs/>
              </w:rPr>
              <w:t>Kelas</w:t>
            </w:r>
            <w:proofErr w:type="spellEnd"/>
          </w:p>
        </w:tc>
        <w:tc>
          <w:tcPr>
            <w:tcW w:w="2254" w:type="dxa"/>
          </w:tcPr>
          <w:p w14:paraId="7D826607" w14:textId="77777777" w:rsidR="00F651F5" w:rsidRPr="009F2A33" w:rsidRDefault="00F651F5" w:rsidP="001525B8">
            <w:pPr>
              <w:spacing w:after="0" w:line="240" w:lineRule="auto"/>
              <w:ind w:firstLine="0"/>
              <w:jc w:val="center"/>
              <w:rPr>
                <w:b/>
                <w:bCs/>
              </w:rPr>
            </w:pPr>
            <w:r w:rsidRPr="009F2A33">
              <w:rPr>
                <w:b/>
                <w:bCs/>
              </w:rPr>
              <w:t>Angkatan</w:t>
            </w:r>
          </w:p>
        </w:tc>
      </w:tr>
      <w:tr w:rsidR="00F651F5" w14:paraId="3C7F84A5" w14:textId="77777777" w:rsidTr="001525B8">
        <w:tc>
          <w:tcPr>
            <w:tcW w:w="2254" w:type="dxa"/>
          </w:tcPr>
          <w:p w14:paraId="6D29A0D2" w14:textId="77777777" w:rsidR="00F651F5" w:rsidRDefault="00F651F5" w:rsidP="001525B8">
            <w:pPr>
              <w:spacing w:after="0" w:line="240" w:lineRule="auto"/>
              <w:ind w:firstLine="0"/>
              <w:jc w:val="center"/>
            </w:pPr>
            <w:r>
              <w:t>Budi Andi</w:t>
            </w:r>
          </w:p>
        </w:tc>
        <w:tc>
          <w:tcPr>
            <w:tcW w:w="2254" w:type="dxa"/>
          </w:tcPr>
          <w:p w14:paraId="710B969E" w14:textId="77777777" w:rsidR="00F651F5" w:rsidRDefault="00F651F5" w:rsidP="001525B8">
            <w:pPr>
              <w:spacing w:after="0" w:line="240" w:lineRule="auto"/>
              <w:ind w:firstLine="0"/>
              <w:jc w:val="center"/>
            </w:pPr>
            <w:r>
              <w:t>1101189403</w:t>
            </w:r>
          </w:p>
        </w:tc>
        <w:tc>
          <w:tcPr>
            <w:tcW w:w="2254" w:type="dxa"/>
          </w:tcPr>
          <w:p w14:paraId="649E0ED4" w14:textId="77777777" w:rsidR="00F651F5" w:rsidRDefault="00F651F5" w:rsidP="001525B8">
            <w:pPr>
              <w:spacing w:after="0" w:line="240" w:lineRule="auto"/>
              <w:ind w:firstLine="0"/>
              <w:jc w:val="center"/>
            </w:pPr>
            <w:r>
              <w:t>Telekomunikasi 1</w:t>
            </w:r>
          </w:p>
        </w:tc>
        <w:tc>
          <w:tcPr>
            <w:tcW w:w="2254" w:type="dxa"/>
          </w:tcPr>
          <w:p w14:paraId="1EABB65B" w14:textId="77777777" w:rsidR="00F651F5" w:rsidRDefault="00F651F5" w:rsidP="001525B8">
            <w:pPr>
              <w:spacing w:after="0" w:line="240" w:lineRule="auto"/>
              <w:ind w:firstLine="0"/>
              <w:jc w:val="center"/>
            </w:pPr>
            <w:r>
              <w:t>2018</w:t>
            </w:r>
          </w:p>
        </w:tc>
      </w:tr>
      <w:tr w:rsidR="00F651F5" w14:paraId="48621D05" w14:textId="77777777" w:rsidTr="001525B8">
        <w:tc>
          <w:tcPr>
            <w:tcW w:w="2254" w:type="dxa"/>
          </w:tcPr>
          <w:p w14:paraId="031081A4" w14:textId="77777777" w:rsidR="00F651F5" w:rsidRDefault="00F651F5" w:rsidP="001525B8">
            <w:pPr>
              <w:spacing w:after="0" w:line="240" w:lineRule="auto"/>
              <w:ind w:firstLine="0"/>
              <w:jc w:val="center"/>
            </w:pPr>
            <w:r>
              <w:t>Gorga Amadeus</w:t>
            </w:r>
          </w:p>
        </w:tc>
        <w:tc>
          <w:tcPr>
            <w:tcW w:w="2254" w:type="dxa"/>
          </w:tcPr>
          <w:p w14:paraId="2B4A1FEF" w14:textId="77777777" w:rsidR="00F651F5" w:rsidRDefault="00F651F5" w:rsidP="001525B8">
            <w:pPr>
              <w:spacing w:after="0" w:line="240" w:lineRule="auto"/>
              <w:ind w:firstLine="0"/>
              <w:jc w:val="center"/>
            </w:pPr>
            <w:r>
              <w:t>1101168476</w:t>
            </w:r>
          </w:p>
        </w:tc>
        <w:tc>
          <w:tcPr>
            <w:tcW w:w="2254" w:type="dxa"/>
          </w:tcPr>
          <w:p w14:paraId="55B7E5DF" w14:textId="77777777" w:rsidR="00F651F5" w:rsidRDefault="00F651F5" w:rsidP="001525B8">
            <w:pPr>
              <w:spacing w:after="0" w:line="240" w:lineRule="auto"/>
              <w:ind w:firstLine="0"/>
              <w:jc w:val="center"/>
            </w:pPr>
            <w:r>
              <w:t>Telekomunikasi 4</w:t>
            </w:r>
          </w:p>
        </w:tc>
        <w:tc>
          <w:tcPr>
            <w:tcW w:w="2254" w:type="dxa"/>
          </w:tcPr>
          <w:p w14:paraId="0AFA88E3" w14:textId="77777777" w:rsidR="00F651F5" w:rsidRDefault="00F651F5" w:rsidP="001525B8">
            <w:pPr>
              <w:spacing w:after="0" w:line="240" w:lineRule="auto"/>
              <w:ind w:firstLine="0"/>
              <w:jc w:val="center"/>
            </w:pPr>
            <w:r>
              <w:t>2018</w:t>
            </w:r>
          </w:p>
        </w:tc>
      </w:tr>
      <w:tr w:rsidR="00F651F5" w14:paraId="2B6F258D" w14:textId="77777777" w:rsidTr="001525B8">
        <w:tc>
          <w:tcPr>
            <w:tcW w:w="2254" w:type="dxa"/>
          </w:tcPr>
          <w:p w14:paraId="77001743" w14:textId="77777777" w:rsidR="00F651F5" w:rsidRDefault="00F651F5" w:rsidP="001525B8">
            <w:pPr>
              <w:spacing w:after="0" w:line="240" w:lineRule="auto"/>
              <w:ind w:firstLine="0"/>
              <w:jc w:val="center"/>
            </w:pPr>
            <w:r>
              <w:t xml:space="preserve">Siti </w:t>
            </w:r>
            <w:proofErr w:type="spellStart"/>
            <w:r>
              <w:t>Maesaroh</w:t>
            </w:r>
            <w:proofErr w:type="spellEnd"/>
          </w:p>
        </w:tc>
        <w:tc>
          <w:tcPr>
            <w:tcW w:w="2254" w:type="dxa"/>
          </w:tcPr>
          <w:p w14:paraId="59896C5C" w14:textId="77777777" w:rsidR="00F651F5" w:rsidRDefault="00F651F5" w:rsidP="001525B8">
            <w:pPr>
              <w:spacing w:after="0" w:line="240" w:lineRule="auto"/>
              <w:ind w:firstLine="0"/>
              <w:jc w:val="center"/>
            </w:pPr>
            <w:r>
              <w:t>1101207584</w:t>
            </w:r>
          </w:p>
        </w:tc>
        <w:tc>
          <w:tcPr>
            <w:tcW w:w="2254" w:type="dxa"/>
          </w:tcPr>
          <w:p w14:paraId="080EEB8E" w14:textId="77777777" w:rsidR="00F651F5" w:rsidRDefault="00F651F5" w:rsidP="001525B8">
            <w:pPr>
              <w:spacing w:after="0" w:line="240" w:lineRule="auto"/>
              <w:ind w:firstLine="0"/>
              <w:jc w:val="center"/>
            </w:pPr>
            <w:r>
              <w:t>Telekomunikasi 9</w:t>
            </w:r>
          </w:p>
        </w:tc>
        <w:tc>
          <w:tcPr>
            <w:tcW w:w="2254" w:type="dxa"/>
          </w:tcPr>
          <w:p w14:paraId="3F6F49CD" w14:textId="77777777" w:rsidR="00F651F5" w:rsidRDefault="00F651F5" w:rsidP="001525B8">
            <w:pPr>
              <w:spacing w:after="0" w:line="240" w:lineRule="auto"/>
              <w:ind w:firstLine="0"/>
              <w:jc w:val="center"/>
            </w:pPr>
            <w:r>
              <w:t>2020</w:t>
            </w:r>
          </w:p>
        </w:tc>
      </w:tr>
    </w:tbl>
    <w:p w14:paraId="5F627B32" w14:textId="77777777" w:rsidR="00F651F5" w:rsidRDefault="00F651F5" w:rsidP="000D00E2"/>
    <w:p w14:paraId="5639240C" w14:textId="26210561" w:rsidR="000D00E2" w:rsidRDefault="007F59FC" w:rsidP="00FA1B41">
      <w:pPr>
        <w:ind w:firstLine="0"/>
        <w:jc w:val="center"/>
      </w:pPr>
      <w:r>
        <w:rPr>
          <w:noProof/>
        </w:rPr>
        <w:lastRenderedPageBreak/>
        <w:drawing>
          <wp:inline distT="0" distB="0" distL="0" distR="0" wp14:anchorId="6A5738E7" wp14:editId="51080E49">
            <wp:extent cx="3868895" cy="2924175"/>
            <wp:effectExtent l="0" t="0" r="0" b="0"/>
            <wp:docPr id="2" name="Picture 2" descr="Pengertian Ilustrasi, Tujuan, Fungsi, Teknik dan Jenis-Jenis Ilustras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rtian Ilustrasi, Tujuan, Fungsi, Teknik dan Jenis-Jenis Ilustrasi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1607" cy="2933783"/>
                    </a:xfrm>
                    <a:prstGeom prst="rect">
                      <a:avLst/>
                    </a:prstGeom>
                    <a:noFill/>
                    <a:ln>
                      <a:noFill/>
                    </a:ln>
                  </pic:spPr>
                </pic:pic>
              </a:graphicData>
            </a:graphic>
          </wp:inline>
        </w:drawing>
      </w:r>
    </w:p>
    <w:p w14:paraId="7DAEE33D" w14:textId="248CB76E" w:rsidR="00FA1B41" w:rsidRDefault="008A290B" w:rsidP="00CC52B0">
      <w:pPr>
        <w:pStyle w:val="Caption"/>
        <w:ind w:firstLine="0"/>
        <w:jc w:val="center"/>
        <w:rPr>
          <w:b/>
          <w:bCs/>
          <w:i w:val="0"/>
          <w:iCs w:val="0"/>
          <w:color w:val="auto"/>
          <w:sz w:val="24"/>
          <w:szCs w:val="24"/>
        </w:rPr>
      </w:pPr>
      <w:bookmarkStart w:id="19" w:name="_Ref127802092"/>
      <w:bookmarkStart w:id="20" w:name="_Toc127802731"/>
      <w:r w:rsidRPr="008A290B">
        <w:rPr>
          <w:b/>
          <w:bCs/>
          <w:i w:val="0"/>
          <w:iCs w:val="0"/>
          <w:color w:val="auto"/>
          <w:sz w:val="24"/>
          <w:szCs w:val="24"/>
        </w:rPr>
        <w:t xml:space="preserve">Gambar </w:t>
      </w:r>
      <w:r w:rsidRPr="008A290B">
        <w:rPr>
          <w:b/>
          <w:bCs/>
          <w:i w:val="0"/>
          <w:iCs w:val="0"/>
          <w:color w:val="auto"/>
          <w:sz w:val="24"/>
          <w:szCs w:val="24"/>
        </w:rPr>
        <w:fldChar w:fldCharType="begin"/>
      </w:r>
      <w:r w:rsidRPr="008A290B">
        <w:rPr>
          <w:b/>
          <w:bCs/>
          <w:i w:val="0"/>
          <w:iCs w:val="0"/>
          <w:color w:val="auto"/>
          <w:sz w:val="24"/>
          <w:szCs w:val="24"/>
        </w:rPr>
        <w:instrText xml:space="preserve"> STYLEREF 1 \s </w:instrText>
      </w:r>
      <w:r w:rsidRPr="008A290B">
        <w:rPr>
          <w:b/>
          <w:bCs/>
          <w:i w:val="0"/>
          <w:iCs w:val="0"/>
          <w:color w:val="auto"/>
          <w:sz w:val="24"/>
          <w:szCs w:val="24"/>
        </w:rPr>
        <w:fldChar w:fldCharType="separate"/>
      </w:r>
      <w:r w:rsidRPr="008A290B">
        <w:rPr>
          <w:b/>
          <w:bCs/>
          <w:i w:val="0"/>
          <w:iCs w:val="0"/>
          <w:color w:val="auto"/>
          <w:sz w:val="24"/>
          <w:szCs w:val="24"/>
        </w:rPr>
        <w:t>1</w:t>
      </w:r>
      <w:r w:rsidRPr="008A290B">
        <w:rPr>
          <w:b/>
          <w:bCs/>
          <w:i w:val="0"/>
          <w:iCs w:val="0"/>
          <w:color w:val="auto"/>
          <w:sz w:val="24"/>
          <w:szCs w:val="24"/>
        </w:rPr>
        <w:fldChar w:fldCharType="end"/>
      </w:r>
      <w:r w:rsidRPr="008A290B">
        <w:rPr>
          <w:b/>
          <w:bCs/>
          <w:i w:val="0"/>
          <w:iCs w:val="0"/>
          <w:color w:val="auto"/>
          <w:sz w:val="24"/>
          <w:szCs w:val="24"/>
        </w:rPr>
        <w:t>.</w:t>
      </w:r>
      <w:r w:rsidRPr="008A290B">
        <w:rPr>
          <w:b/>
          <w:bCs/>
          <w:i w:val="0"/>
          <w:iCs w:val="0"/>
          <w:color w:val="auto"/>
          <w:sz w:val="24"/>
          <w:szCs w:val="24"/>
        </w:rPr>
        <w:fldChar w:fldCharType="begin"/>
      </w:r>
      <w:r w:rsidRPr="008A290B">
        <w:rPr>
          <w:b/>
          <w:bCs/>
          <w:i w:val="0"/>
          <w:iCs w:val="0"/>
          <w:color w:val="auto"/>
          <w:sz w:val="24"/>
          <w:szCs w:val="24"/>
        </w:rPr>
        <w:instrText xml:space="preserve"> SEQ Gambar \* ARABIC \s 1 </w:instrText>
      </w:r>
      <w:r w:rsidRPr="008A290B">
        <w:rPr>
          <w:b/>
          <w:bCs/>
          <w:i w:val="0"/>
          <w:iCs w:val="0"/>
          <w:color w:val="auto"/>
          <w:sz w:val="24"/>
          <w:szCs w:val="24"/>
        </w:rPr>
        <w:fldChar w:fldCharType="separate"/>
      </w:r>
      <w:r w:rsidRPr="008A290B">
        <w:rPr>
          <w:b/>
          <w:bCs/>
          <w:i w:val="0"/>
          <w:iCs w:val="0"/>
          <w:color w:val="auto"/>
          <w:sz w:val="24"/>
          <w:szCs w:val="24"/>
        </w:rPr>
        <w:t>1</w:t>
      </w:r>
      <w:r w:rsidRPr="008A290B">
        <w:rPr>
          <w:b/>
          <w:bCs/>
          <w:i w:val="0"/>
          <w:iCs w:val="0"/>
          <w:color w:val="auto"/>
          <w:sz w:val="24"/>
          <w:szCs w:val="24"/>
        </w:rPr>
        <w:fldChar w:fldCharType="end"/>
      </w:r>
      <w:bookmarkEnd w:id="19"/>
      <w:r w:rsidRPr="008A290B">
        <w:rPr>
          <w:b/>
          <w:bCs/>
          <w:i w:val="0"/>
          <w:iCs w:val="0"/>
          <w:color w:val="auto"/>
          <w:sz w:val="24"/>
          <w:szCs w:val="24"/>
        </w:rPr>
        <w:t xml:space="preserve"> </w:t>
      </w:r>
      <w:proofErr w:type="spellStart"/>
      <w:r w:rsidRPr="008A290B">
        <w:rPr>
          <w:b/>
          <w:bCs/>
          <w:i w:val="0"/>
          <w:iCs w:val="0"/>
          <w:color w:val="auto"/>
          <w:sz w:val="24"/>
          <w:szCs w:val="24"/>
        </w:rPr>
        <w:t>Tukang</w:t>
      </w:r>
      <w:proofErr w:type="spellEnd"/>
      <w:r w:rsidRPr="008A290B">
        <w:rPr>
          <w:b/>
          <w:bCs/>
          <w:i w:val="0"/>
          <w:iCs w:val="0"/>
          <w:color w:val="auto"/>
          <w:sz w:val="24"/>
          <w:szCs w:val="24"/>
        </w:rPr>
        <w:t xml:space="preserve"> </w:t>
      </w:r>
      <w:proofErr w:type="spellStart"/>
      <w:r w:rsidRPr="008A290B">
        <w:rPr>
          <w:b/>
          <w:bCs/>
          <w:i w:val="0"/>
          <w:iCs w:val="0"/>
          <w:color w:val="auto"/>
          <w:sz w:val="24"/>
          <w:szCs w:val="24"/>
        </w:rPr>
        <w:t>sayur</w:t>
      </w:r>
      <w:proofErr w:type="spellEnd"/>
      <w:r w:rsidRPr="008A290B">
        <w:rPr>
          <w:b/>
          <w:bCs/>
          <w:i w:val="0"/>
          <w:iCs w:val="0"/>
          <w:color w:val="auto"/>
          <w:sz w:val="24"/>
          <w:szCs w:val="24"/>
        </w:rPr>
        <w:t xml:space="preserve"> </w:t>
      </w:r>
      <w:proofErr w:type="spellStart"/>
      <w:r w:rsidRPr="008A290B">
        <w:rPr>
          <w:b/>
          <w:bCs/>
          <w:i w:val="0"/>
          <w:iCs w:val="0"/>
          <w:color w:val="auto"/>
          <w:sz w:val="24"/>
          <w:szCs w:val="24"/>
        </w:rPr>
        <w:t>berjualan</w:t>
      </w:r>
      <w:bookmarkEnd w:id="20"/>
      <w:proofErr w:type="spellEnd"/>
    </w:p>
    <w:p w14:paraId="005A6B64" w14:textId="77777777" w:rsidR="008A290B" w:rsidRPr="008A290B" w:rsidRDefault="008A290B" w:rsidP="008A290B"/>
    <w:p w14:paraId="4E401D50" w14:textId="00ED46AE" w:rsidR="00204814" w:rsidRDefault="00204814" w:rsidP="00204814">
      <w:pPr>
        <w:pStyle w:val="Heading3"/>
      </w:pPr>
      <w:bookmarkStart w:id="21" w:name="_Toc130977725"/>
      <w:r>
        <w:t xml:space="preserve">Cara </w:t>
      </w:r>
      <w:proofErr w:type="spellStart"/>
      <w:r>
        <w:t>memasukkan</w:t>
      </w:r>
      <w:proofErr w:type="spellEnd"/>
      <w:r>
        <w:t xml:space="preserve"> </w:t>
      </w:r>
      <w:proofErr w:type="spellStart"/>
      <w:r>
        <w:t>sitasi</w:t>
      </w:r>
      <w:bookmarkEnd w:id="21"/>
      <w:proofErr w:type="spellEnd"/>
    </w:p>
    <w:p w14:paraId="63CE4712" w14:textId="753CCC44" w:rsidR="00975B11" w:rsidRPr="0055394C" w:rsidRDefault="00545995" w:rsidP="00975B11">
      <w:pPr>
        <w:rPr>
          <w:color w:val="000000"/>
          <w:lang w:val="sv-SE"/>
        </w:rPr>
      </w:pPr>
      <w:r w:rsidRPr="0055394C">
        <w:rPr>
          <w:lang w:val="sv-SE"/>
        </w:rPr>
        <w:t>Daftar Pustaka yang digunakan nantinya akan menggunakan style IEEE begitu juga penulisan sitasinya</w:t>
      </w:r>
      <w:r w:rsidR="00CC52B0" w:rsidRPr="0055394C">
        <w:rPr>
          <w:lang w:val="sv-SE"/>
        </w:rPr>
        <w:t xml:space="preserve">. </w:t>
      </w:r>
      <w:proofErr w:type="spellStart"/>
      <w:r w:rsidR="00CC52B0">
        <w:t>Untuk</w:t>
      </w:r>
      <w:proofErr w:type="spellEnd"/>
      <w:r w:rsidR="00CC52B0">
        <w:t xml:space="preserve"> </w:t>
      </w:r>
      <w:proofErr w:type="spellStart"/>
      <w:r w:rsidR="00CC52B0">
        <w:t>memudahkan</w:t>
      </w:r>
      <w:proofErr w:type="spellEnd"/>
      <w:r w:rsidR="00CC52B0">
        <w:t xml:space="preserve">, </w:t>
      </w:r>
      <w:proofErr w:type="spellStart"/>
      <w:r w:rsidR="00CC52B0">
        <w:t>gunakan</w:t>
      </w:r>
      <w:proofErr w:type="spellEnd"/>
      <w:r w:rsidR="00CC52B0">
        <w:t xml:space="preserve"> reference manager </w:t>
      </w:r>
      <w:proofErr w:type="spellStart"/>
      <w:r w:rsidR="00CC52B0">
        <w:t>sepeti</w:t>
      </w:r>
      <w:proofErr w:type="spellEnd"/>
      <w:r w:rsidR="00CC52B0">
        <w:t xml:space="preserve"> Mendeley, </w:t>
      </w:r>
      <w:proofErr w:type="spellStart"/>
      <w:r w:rsidR="00CC52B0">
        <w:t>ataupun</w:t>
      </w:r>
      <w:proofErr w:type="spellEnd"/>
      <w:r w:rsidR="00CC52B0">
        <w:t xml:space="preserve"> </w:t>
      </w:r>
      <w:r w:rsidR="005D024F">
        <w:t xml:space="preserve">reference manager </w:t>
      </w:r>
      <w:proofErr w:type="spellStart"/>
      <w:r w:rsidR="00CC52B0">
        <w:t>bawaan</w:t>
      </w:r>
      <w:proofErr w:type="spellEnd"/>
      <w:r w:rsidR="00CC52B0">
        <w:t xml:space="preserve"> </w:t>
      </w:r>
      <w:proofErr w:type="spellStart"/>
      <w:r w:rsidR="00CC52B0">
        <w:t>dari</w:t>
      </w:r>
      <w:proofErr w:type="spellEnd"/>
      <w:r w:rsidR="00CC52B0">
        <w:t xml:space="preserve"> Microsoft </w:t>
      </w:r>
      <w:r w:rsidR="005D024F">
        <w:t>Word</w:t>
      </w:r>
      <w:r w:rsidR="00CC52B0">
        <w:t xml:space="preserve">. </w:t>
      </w:r>
      <w:r w:rsidR="00CC52B0" w:rsidRPr="0055394C">
        <w:rPr>
          <w:lang w:val="sv-SE"/>
        </w:rPr>
        <w:t>Contoh ini menggunakan</w:t>
      </w:r>
      <w:r w:rsidR="00597BE3" w:rsidRPr="0055394C">
        <w:rPr>
          <w:lang w:val="sv-SE"/>
        </w:rPr>
        <w:t xml:space="preserve"> Mendeley sebagai reference manager. </w:t>
      </w:r>
      <w:r w:rsidR="00EB7F50" w:rsidRPr="0055394C">
        <w:rPr>
          <w:lang w:val="sv-SE"/>
        </w:rPr>
        <w:t>Kemunculan daftar pustaka harus sesuai dengan urutan kemunculan sitasi</w:t>
      </w:r>
      <w:r w:rsidR="000D2D87" w:rsidRPr="0055394C">
        <w:rPr>
          <w:lang w:val="sv-SE"/>
        </w:rPr>
        <w:t>. Contoh sitasi adalah sebagai berikut</w:t>
      </w:r>
      <w:r w:rsidR="00202FE7" w:rsidRPr="0055394C">
        <w:rPr>
          <w:lang w:val="sv-SE"/>
        </w:rPr>
        <w:t xml:space="preserve"> jika lebih dari 2</w:t>
      </w:r>
      <w:r w:rsidR="000D2D87" w:rsidRPr="0055394C">
        <w:rPr>
          <w:lang w:val="sv-SE"/>
        </w:rPr>
        <w:t xml:space="preserve"> </w:t>
      </w:r>
      <w:sdt>
        <w:sdtPr>
          <w:rPr>
            <w:color w:val="000000"/>
          </w:rPr>
          <w:tag w:val="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"/>
          <w:id w:val="1266729141"/>
          <w:placeholder>
            <w:docPart w:val="DefaultPlaceholder_-1854013440"/>
          </w:placeholder>
        </w:sdtPr>
        <w:sdtEndPr/>
        <w:sdtContent>
          <w:r w:rsidR="00F65C56" w:rsidRPr="00F65C56">
            <w:rPr>
              <w:rFonts w:eastAsia="Times New Roman"/>
              <w:color w:val="000000"/>
              <w:lang w:val="sv-SE"/>
            </w:rPr>
            <w:t>[5]–[7]</w:t>
          </w:r>
        </w:sdtContent>
      </w:sdt>
      <w:r w:rsidR="00314F0B" w:rsidRPr="0055394C">
        <w:rPr>
          <w:color w:val="000000"/>
          <w:lang w:val="sv-SE"/>
        </w:rPr>
        <w:t>, dan seperti ini</w:t>
      </w:r>
      <w:r w:rsidR="00202FE7" w:rsidRPr="0055394C">
        <w:rPr>
          <w:color w:val="000000"/>
          <w:lang w:val="sv-SE"/>
        </w:rPr>
        <w:t xml:space="preserve"> jika 2 buah</w:t>
      </w:r>
      <w:r w:rsidR="00314F0B" w:rsidRPr="0055394C">
        <w:rPr>
          <w:color w:val="000000"/>
          <w:lang w:val="sv-SE"/>
        </w:rPr>
        <w:t xml:space="preserve"> </w:t>
      </w:r>
      <w:sdt>
        <w:sdtPr>
          <w:rPr>
            <w:color w:val="000000"/>
          </w:rPr>
          <w:tag w:val="MENDELEY_CITATION_v3_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"/>
          <w:id w:val="-684595592"/>
          <w:placeholder>
            <w:docPart w:val="DefaultPlaceholder_-1854013440"/>
          </w:placeholder>
        </w:sdtPr>
        <w:sdtEndPr/>
        <w:sdtContent>
          <w:r w:rsidR="00F65C56" w:rsidRPr="00F65C56">
            <w:rPr>
              <w:color w:val="000000"/>
              <w:lang w:val="sv-SE"/>
            </w:rPr>
            <w:t>[8], [9]</w:t>
          </w:r>
        </w:sdtContent>
      </w:sdt>
      <w:r w:rsidR="00202FE7" w:rsidRPr="0055394C">
        <w:rPr>
          <w:color w:val="000000"/>
          <w:lang w:val="sv-SE"/>
        </w:rPr>
        <w:t xml:space="preserve">, atau sitasi tunggal seperti </w:t>
      </w:r>
      <w:sdt>
        <w:sdtPr>
          <w:rPr>
            <w:color w:val="000000"/>
          </w:rPr>
          <w:tag w:val="MENDELEY_CITATION_v3_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"/>
          <w:id w:val="-1232690597"/>
          <w:placeholder>
            <w:docPart w:val="DefaultPlaceholder_-1854013440"/>
          </w:placeholder>
        </w:sdtPr>
        <w:sdtEndPr/>
        <w:sdtContent>
          <w:r w:rsidR="00F65C56" w:rsidRPr="00F65C56">
            <w:rPr>
              <w:color w:val="000000"/>
              <w:lang w:val="sv-SE"/>
            </w:rPr>
            <w:t>[10]</w:t>
          </w:r>
        </w:sdtContent>
      </w:sdt>
      <w:r w:rsidR="00DD6F96" w:rsidRPr="0055394C">
        <w:rPr>
          <w:color w:val="000000"/>
          <w:lang w:val="sv-SE"/>
        </w:rPr>
        <w:t>.</w:t>
      </w:r>
    </w:p>
    <w:p w14:paraId="312F8F76" w14:textId="63A82B30" w:rsidR="00DD6F96" w:rsidRDefault="00F651F5" w:rsidP="00F651F5">
      <w:pPr>
        <w:pStyle w:val="Heading3"/>
        <w:rPr>
          <w:lang w:val="sv-SE"/>
        </w:rPr>
      </w:pPr>
      <w:r>
        <w:rPr>
          <w:lang w:val="sv-SE"/>
        </w:rPr>
        <w:t>Cara Menulis Persamaan</w:t>
      </w:r>
    </w:p>
    <w:p w14:paraId="6939FB66" w14:textId="300848D3" w:rsidR="00F651F5" w:rsidRDefault="00F651F5" w:rsidP="00F651F5">
      <w:pPr>
        <w:rPr>
          <w:lang w:val="sv-SE"/>
        </w:rPr>
      </w:pPr>
      <w:r>
        <w:rPr>
          <w:lang w:val="sv-SE"/>
        </w:rPr>
        <w:t>Persamaan ditulis menggunakan Equation</w:t>
      </w:r>
      <w:r w:rsidR="00EC0FD4">
        <w:rPr>
          <w:lang w:val="sv-SE"/>
        </w:rPr>
        <w:t xml:space="preserve"> yang ada pada microsoft word</w:t>
      </w:r>
      <w:r w:rsidR="004656F2">
        <w:rPr>
          <w:lang w:val="sv-SE"/>
        </w:rPr>
        <w:t>.</w:t>
      </w:r>
      <w:r w:rsidR="00B10F98">
        <w:rPr>
          <w:lang w:val="sv-SE"/>
        </w:rPr>
        <w:t xml:space="preserve"> </w:t>
      </w:r>
      <w:r w:rsidR="00C01B51">
        <w:rPr>
          <w:lang w:val="sv-SE"/>
        </w:rPr>
        <w:t xml:space="preserve">Dibuat rata tengah. </w:t>
      </w:r>
      <w:r w:rsidR="00B10F98">
        <w:rPr>
          <w:lang w:val="sv-SE"/>
        </w:rPr>
        <w:t xml:space="preserve">Penjelasan terkait </w:t>
      </w:r>
      <w:r w:rsidR="005C281D">
        <w:rPr>
          <w:lang w:val="sv-SE"/>
        </w:rPr>
        <w:t xml:space="preserve">simbol-simbol yang ada di dalam persamaan tersebut </w:t>
      </w:r>
      <w:r w:rsidR="001277ED">
        <w:rPr>
          <w:lang w:val="sv-SE"/>
        </w:rPr>
        <w:t xml:space="preserve">dituliskan </w:t>
      </w:r>
      <w:r w:rsidR="00F65430">
        <w:rPr>
          <w:lang w:val="sv-SE"/>
        </w:rPr>
        <w:t xml:space="preserve">pada paragraf dibawah persamaan tersebut. Penomoran </w:t>
      </w:r>
      <w:r w:rsidR="00A82076">
        <w:rPr>
          <w:lang w:val="sv-SE"/>
        </w:rPr>
        <w:t xml:space="preserve">persamaan diawali dengan </w:t>
      </w:r>
      <w:r w:rsidR="00EE5AE2">
        <w:rPr>
          <w:lang w:val="sv-SE"/>
        </w:rPr>
        <w:t>nomor bab, diikuti dengan nomor urutan persamaan tersebut, dan dibuat rata kanan</w:t>
      </w:r>
      <w:r w:rsidR="00822D8A">
        <w:rPr>
          <w:lang w:val="sv-SE"/>
        </w:rPr>
        <w:t>.</w:t>
      </w:r>
      <w:r w:rsidR="00C80A38">
        <w:rPr>
          <w:lang w:val="sv-SE"/>
        </w:rPr>
        <w:t xml:space="preserve"> Penomoran dibuat menggunakan cara yang sama dengan caption </w:t>
      </w:r>
      <w:r w:rsidR="002C4308">
        <w:rPr>
          <w:lang w:val="sv-SE"/>
        </w:rPr>
        <w:t>gambar ataupun tabel, tanpa</w:t>
      </w:r>
      <w:r w:rsidR="00D10631">
        <w:rPr>
          <w:lang w:val="sv-SE"/>
        </w:rPr>
        <w:t xml:space="preserve"> ada teks.</w:t>
      </w:r>
      <w:r w:rsidR="00822D8A">
        <w:rPr>
          <w:lang w:val="sv-SE"/>
        </w:rPr>
        <w:t xml:space="preserve"> </w:t>
      </w:r>
      <w:r w:rsidR="00005CDB">
        <w:rPr>
          <w:lang w:val="sv-SE"/>
        </w:rPr>
        <w:t xml:space="preserve">Sitasi ditulis di paragraf </w:t>
      </w:r>
      <w:r w:rsidR="00992E6C">
        <w:rPr>
          <w:lang w:val="sv-SE"/>
        </w:rPr>
        <w:t xml:space="preserve">sebelum atau setelah persamaan, tidak di dalam persamaannya. </w:t>
      </w:r>
      <w:r w:rsidR="00822D8A">
        <w:rPr>
          <w:lang w:val="sv-SE"/>
        </w:rPr>
        <w:t>Contoh adalah persamaan</w:t>
      </w:r>
      <w:r w:rsidR="00E816FA">
        <w:rPr>
          <w:lang w:val="sv-SE"/>
        </w:rPr>
        <w:t xml:space="preserve"> </w:t>
      </w:r>
      <w:r w:rsidR="00E816FA" w:rsidRPr="00E816FA">
        <w:rPr>
          <w:lang w:val="sv-SE"/>
        </w:rPr>
        <w:fldChar w:fldCharType="begin"/>
      </w:r>
      <w:r w:rsidR="00E816FA" w:rsidRPr="00E816FA">
        <w:rPr>
          <w:lang w:val="sv-SE"/>
        </w:rPr>
        <w:instrText xml:space="preserve"> REF _Ref130980430 \h  \* MERGEFORMAT </w:instrText>
      </w:r>
      <w:r w:rsidR="00E816FA" w:rsidRPr="00E816FA">
        <w:rPr>
          <w:lang w:val="sv-SE"/>
        </w:rPr>
      </w:r>
      <w:r w:rsidR="00E816FA" w:rsidRPr="00E816FA">
        <w:rPr>
          <w:lang w:val="sv-SE"/>
        </w:rPr>
        <w:fldChar w:fldCharType="separate"/>
      </w:r>
      <w:r w:rsidR="00E816FA" w:rsidRPr="00E816FA">
        <w:rPr>
          <w:rFonts w:cs="Times New Roman"/>
          <w:szCs w:val="24"/>
          <w:lang w:val="sv-SE"/>
        </w:rPr>
        <w:t xml:space="preserve">( </w:t>
      </w:r>
      <w:r w:rsidR="00E816FA" w:rsidRPr="00E816FA">
        <w:rPr>
          <w:rFonts w:cs="Times New Roman"/>
          <w:noProof/>
          <w:szCs w:val="24"/>
          <w:lang w:val="sv-SE"/>
        </w:rPr>
        <w:t>1</w:t>
      </w:r>
      <w:r w:rsidR="00E816FA" w:rsidRPr="00E816FA">
        <w:rPr>
          <w:rFonts w:cs="Times New Roman"/>
          <w:szCs w:val="24"/>
          <w:lang w:val="sv-SE"/>
        </w:rPr>
        <w:t>.</w:t>
      </w:r>
      <w:r w:rsidR="00E816FA" w:rsidRPr="00E816FA">
        <w:rPr>
          <w:rFonts w:cs="Times New Roman"/>
          <w:noProof/>
          <w:szCs w:val="24"/>
          <w:lang w:val="sv-SE"/>
        </w:rPr>
        <w:t>1</w:t>
      </w:r>
      <w:r w:rsidR="00E816FA" w:rsidRPr="00E816FA">
        <w:rPr>
          <w:rFonts w:cs="Times New Roman"/>
          <w:szCs w:val="24"/>
          <w:lang w:val="sv-SE"/>
        </w:rPr>
        <w:t xml:space="preserve"> )</w:t>
      </w:r>
      <w:r w:rsidR="00E816FA" w:rsidRPr="00E816FA">
        <w:rPr>
          <w:lang w:val="sv-SE"/>
        </w:rPr>
        <w:fldChar w:fldCharType="end"/>
      </w:r>
      <w:r w:rsidR="00822D8A">
        <w:rPr>
          <w:lang w:val="sv-SE"/>
        </w:rPr>
        <w:t xml:space="preserve"> </w:t>
      </w:r>
      <w:sdt>
        <w:sdtPr>
          <w:rPr>
            <w:color w:val="000000"/>
            <w:lang w:val="sv-SE"/>
          </w:rPr>
          <w:tag w:val="MENDELEY_CITATION_v3_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"/>
          <w:id w:val="61987124"/>
          <w:placeholder>
            <w:docPart w:val="DefaultPlaceholder_-1854013440"/>
          </w:placeholder>
        </w:sdtPr>
        <w:sdtEndPr/>
        <w:sdtContent>
          <w:r w:rsidR="00F65C56" w:rsidRPr="00F65C56">
            <w:rPr>
              <w:color w:val="000000"/>
              <w:lang w:val="sv-SE"/>
            </w:rPr>
            <w:t>[5]</w:t>
          </w:r>
        </w:sdtContent>
      </w:sdt>
      <w:r w:rsidR="00822D8A">
        <w:rPr>
          <w:lang w:val="sv-SE"/>
        </w:rPr>
        <w:t>:</w:t>
      </w:r>
    </w:p>
    <w:p w14:paraId="06E411EC" w14:textId="707B10F5" w:rsidR="00AF4035" w:rsidRPr="00AF4035" w:rsidRDefault="00C80A38" w:rsidP="00AF4035">
      <w:pPr>
        <w:spacing w:after="0" w:line="240" w:lineRule="auto"/>
        <w:rPr>
          <w:rFonts w:eastAsiaTheme="minorEastAsia"/>
          <w:lang w:val="sv-SE"/>
        </w:rPr>
      </w:pPr>
      <m:oMathPara>
        <m:oMath>
          <m:r>
            <w:rPr>
              <w:rFonts w:ascii="Cambria Math" w:hAnsi="Cambria Math"/>
              <w:lang w:val="sv-SE"/>
            </w:rPr>
            <m:t>f</m:t>
          </m:r>
          <m:d>
            <m:dPr>
              <m:ctrlPr>
                <w:rPr>
                  <w:rFonts w:ascii="Cambria Math" w:hAnsi="Cambria Math"/>
                  <w:lang w:val="sv-SE"/>
                </w:rPr>
              </m:ctrlPr>
            </m:dPr>
            <m:e>
              <m:r>
                <w:rPr>
                  <w:rFonts w:ascii="Cambria Math" w:hAnsi="Cambria Math"/>
                  <w:lang w:val="sv-SE"/>
                </w:rPr>
                <m:t>x</m:t>
              </m:r>
            </m:e>
          </m:d>
          <m:r>
            <w:rPr>
              <w:rFonts w:ascii="Cambria Math" w:hAnsi="Cambria Math"/>
              <w:lang w:val="sv-SE"/>
            </w:rPr>
            <m:t>=</m:t>
          </m:r>
          <m:sSub>
            <m:sSubPr>
              <m:ctrlPr>
                <w:rPr>
                  <w:rFonts w:ascii="Cambria Math" w:hAnsi="Cambria Math"/>
                  <w:lang w:val="sv-SE"/>
                </w:rPr>
              </m:ctrlPr>
            </m:sSubPr>
            <m:e>
              <m:r>
                <w:rPr>
                  <w:rFonts w:ascii="Cambria Math" w:hAnsi="Cambria Math"/>
                  <w:lang w:val="sv-SE"/>
                </w:rPr>
                <m:t>a</m:t>
              </m:r>
            </m:e>
            <m:sub>
              <m:r>
                <w:rPr>
                  <w:rFonts w:ascii="Cambria Math" w:hAnsi="Cambria Math"/>
                  <w:lang w:val="sv-SE"/>
                </w:rPr>
                <m:t>0</m:t>
              </m:r>
            </m:sub>
          </m:sSub>
          <m:r>
            <w:rPr>
              <w:rFonts w:ascii="Cambria Math" w:hAnsi="Cambria Math"/>
              <w:lang w:val="sv-SE"/>
            </w:rPr>
            <m:t>+</m:t>
          </m:r>
          <m:nary>
            <m:naryPr>
              <m:chr m:val="∑"/>
              <m:grow m:val="1"/>
              <m:ctrlPr>
                <w:rPr>
                  <w:rFonts w:ascii="Cambria Math" w:hAnsi="Cambria Math"/>
                  <w:lang w:val="sv-SE"/>
                </w:rPr>
              </m:ctrlPr>
            </m:naryPr>
            <m:sub>
              <m:r>
                <w:rPr>
                  <w:rFonts w:ascii="Cambria Math" w:hAnsi="Cambria Math"/>
                  <w:lang w:val="sv-SE"/>
                </w:rPr>
                <m:t>n=1</m:t>
              </m:r>
            </m:sub>
            <m:sup>
              <m:r>
                <w:rPr>
                  <w:rFonts w:ascii="Cambria Math" w:hAnsi="Cambria Math"/>
                  <w:lang w:val="sv-SE"/>
                </w:rPr>
                <m:t>∞</m:t>
              </m:r>
            </m:sup>
            <m:e>
              <m:d>
                <m:dPr>
                  <m:ctrlPr>
                    <w:rPr>
                      <w:rFonts w:ascii="Cambria Math" w:hAnsi="Cambria Math"/>
                      <w:lang w:val="sv-SE"/>
                    </w:rPr>
                  </m:ctrlPr>
                </m:dPr>
                <m:e>
                  <m:sSub>
                    <m:sSubPr>
                      <m:ctrlPr>
                        <w:rPr>
                          <w:rFonts w:ascii="Cambria Math" w:hAnsi="Cambria Math"/>
                          <w:lang w:val="sv-SE"/>
                        </w:rPr>
                      </m:ctrlPr>
                    </m:sSubPr>
                    <m:e>
                      <m:r>
                        <w:rPr>
                          <w:rFonts w:ascii="Cambria Math" w:eastAsia="Cambria Math" w:hAnsi="Cambria Math" w:cs="Cambria Math"/>
                          <w:lang w:val="sv-SE"/>
                        </w:rPr>
                        <m:t>a</m:t>
                      </m:r>
                    </m:e>
                    <m:sub>
                      <m:r>
                        <w:rPr>
                          <w:rFonts w:ascii="Cambria Math" w:eastAsia="Cambria Math" w:hAnsi="Cambria Math" w:cs="Cambria Math"/>
                          <w:lang w:val="sv-SE"/>
                        </w:rPr>
                        <m:t>n</m:t>
                      </m:r>
                    </m:sub>
                  </m:sSub>
                  <m:func>
                    <m:funcPr>
                      <m:ctrlPr>
                        <w:rPr>
                          <w:rFonts w:ascii="Cambria Math" w:hAnsi="Cambria Math"/>
                          <w:lang w:val="sv-SE"/>
                        </w:rPr>
                      </m:ctrlPr>
                    </m:funcPr>
                    <m:fName>
                      <m:r>
                        <m:rPr>
                          <m:sty m:val="p"/>
                        </m:rPr>
                        <w:rPr>
                          <w:rFonts w:ascii="Cambria Math" w:eastAsia="Cambria Math" w:hAnsi="Cambria Math" w:cs="Cambria Math"/>
                          <w:lang w:val="sv-SE"/>
                        </w:rPr>
                        <m:t>cos</m:t>
                      </m:r>
                    </m:fName>
                    <m:e>
                      <m:f>
                        <m:fPr>
                          <m:ctrlPr>
                            <w:rPr>
                              <w:rFonts w:ascii="Cambria Math" w:hAnsi="Cambria Math"/>
                              <w:lang w:val="sv-SE"/>
                            </w:rPr>
                          </m:ctrlPr>
                        </m:fPr>
                        <m:num>
                          <m:r>
                            <w:rPr>
                              <w:rFonts w:ascii="Cambria Math" w:eastAsia="Cambria Math" w:hAnsi="Cambria Math" w:cs="Cambria Math"/>
                              <w:lang w:val="sv-SE"/>
                            </w:rPr>
                            <m:t>nπx</m:t>
                          </m:r>
                        </m:num>
                        <m:den>
                          <m:r>
                            <w:rPr>
                              <w:rFonts w:ascii="Cambria Math" w:eastAsia="Cambria Math" w:hAnsi="Cambria Math" w:cs="Cambria Math"/>
                              <w:lang w:val="sv-SE"/>
                            </w:rPr>
                            <m:t>L</m:t>
                          </m:r>
                        </m:den>
                      </m:f>
                    </m:e>
                  </m:func>
                  <m:r>
                    <w:rPr>
                      <w:rFonts w:ascii="Cambria Math" w:eastAsia="Cambria Math" w:hAnsi="Cambria Math" w:cs="Cambria Math"/>
                      <w:lang w:val="sv-SE"/>
                    </w:rPr>
                    <m:t>+</m:t>
                  </m:r>
                  <m:sSub>
                    <m:sSubPr>
                      <m:ctrlPr>
                        <w:rPr>
                          <w:rFonts w:ascii="Cambria Math" w:hAnsi="Cambria Math"/>
                          <w:lang w:val="sv-SE"/>
                        </w:rPr>
                      </m:ctrlPr>
                    </m:sSubPr>
                    <m:e>
                      <m:r>
                        <w:rPr>
                          <w:rFonts w:ascii="Cambria Math" w:eastAsia="Cambria Math" w:hAnsi="Cambria Math" w:cs="Cambria Math"/>
                          <w:lang w:val="sv-SE"/>
                        </w:rPr>
                        <m:t>b</m:t>
                      </m:r>
                    </m:e>
                    <m:sub>
                      <m:r>
                        <w:rPr>
                          <w:rFonts w:ascii="Cambria Math" w:eastAsia="Cambria Math" w:hAnsi="Cambria Math" w:cs="Cambria Math"/>
                          <w:lang w:val="sv-SE"/>
                        </w:rPr>
                        <m:t>n</m:t>
                      </m:r>
                    </m:sub>
                  </m:sSub>
                  <m:func>
                    <m:funcPr>
                      <m:ctrlPr>
                        <w:rPr>
                          <w:rFonts w:ascii="Cambria Math" w:hAnsi="Cambria Math"/>
                          <w:lang w:val="sv-SE"/>
                        </w:rPr>
                      </m:ctrlPr>
                    </m:funcPr>
                    <m:fName>
                      <m:r>
                        <m:rPr>
                          <m:sty m:val="p"/>
                        </m:rPr>
                        <w:rPr>
                          <w:rFonts w:ascii="Cambria Math" w:eastAsia="Cambria Math" w:hAnsi="Cambria Math" w:cs="Cambria Math"/>
                          <w:lang w:val="sv-SE"/>
                        </w:rPr>
                        <m:t>sin</m:t>
                      </m:r>
                    </m:fName>
                    <m:e>
                      <m:f>
                        <m:fPr>
                          <m:ctrlPr>
                            <w:rPr>
                              <w:rFonts w:ascii="Cambria Math" w:hAnsi="Cambria Math"/>
                              <w:lang w:val="sv-SE"/>
                            </w:rPr>
                          </m:ctrlPr>
                        </m:fPr>
                        <m:num>
                          <m:r>
                            <w:rPr>
                              <w:rFonts w:ascii="Cambria Math" w:eastAsia="Cambria Math" w:hAnsi="Cambria Math" w:cs="Cambria Math"/>
                              <w:lang w:val="sv-SE"/>
                            </w:rPr>
                            <m:t>nπx</m:t>
                          </m:r>
                        </m:num>
                        <m:den>
                          <m:r>
                            <w:rPr>
                              <w:rFonts w:ascii="Cambria Math" w:eastAsia="Cambria Math" w:hAnsi="Cambria Math" w:cs="Cambria Math"/>
                              <w:lang w:val="sv-SE"/>
                            </w:rPr>
                            <m:t>L</m:t>
                          </m:r>
                        </m:den>
                      </m:f>
                    </m:e>
                  </m:func>
                </m:e>
              </m:d>
              <m:r>
                <w:rPr>
                  <w:rFonts w:ascii="Cambria Math" w:hAnsi="Cambria Math"/>
                  <w:lang w:val="sv-SE"/>
                </w:rPr>
                <m:t>,</m:t>
              </m:r>
            </m:e>
          </m:nary>
        </m:oMath>
      </m:oMathPara>
    </w:p>
    <w:p w14:paraId="0DC24833" w14:textId="4DC95482" w:rsidR="00AF4035" w:rsidRPr="00AF4035" w:rsidRDefault="00AF4035" w:rsidP="00AF4035">
      <w:pPr>
        <w:pStyle w:val="Caption"/>
        <w:jc w:val="right"/>
        <w:rPr>
          <w:rFonts w:eastAsiaTheme="minorEastAsia" w:cs="Times New Roman"/>
          <w:i w:val="0"/>
          <w:iCs w:val="0"/>
          <w:color w:val="auto"/>
          <w:sz w:val="24"/>
          <w:szCs w:val="24"/>
          <w:lang w:val="sv-SE"/>
        </w:rPr>
      </w:pPr>
      <w:bookmarkStart w:id="22" w:name="_Ref130980430"/>
      <w:r w:rsidRPr="006953E1">
        <w:rPr>
          <w:rFonts w:cs="Times New Roman"/>
          <w:i w:val="0"/>
          <w:iCs w:val="0"/>
          <w:color w:val="auto"/>
          <w:sz w:val="24"/>
          <w:szCs w:val="24"/>
          <w:lang w:val="sv-SE"/>
        </w:rPr>
        <w:t xml:space="preserve">( </w:t>
      </w:r>
      <w:r w:rsidR="007176FC">
        <w:rPr>
          <w:rFonts w:cs="Times New Roman"/>
          <w:i w:val="0"/>
          <w:iCs w:val="0"/>
          <w:color w:val="auto"/>
          <w:sz w:val="24"/>
          <w:szCs w:val="24"/>
          <w:lang w:val="sv-SE"/>
        </w:rPr>
        <w:fldChar w:fldCharType="begin"/>
      </w:r>
      <w:r w:rsidR="007176FC">
        <w:rPr>
          <w:rFonts w:cs="Times New Roman"/>
          <w:i w:val="0"/>
          <w:iCs w:val="0"/>
          <w:color w:val="auto"/>
          <w:sz w:val="24"/>
          <w:szCs w:val="24"/>
          <w:lang w:val="sv-SE"/>
        </w:rPr>
        <w:instrText xml:space="preserve"> STYLEREF 1 \s </w:instrText>
      </w:r>
      <w:r w:rsidR="007176FC">
        <w:rPr>
          <w:rFonts w:cs="Times New Roman"/>
          <w:i w:val="0"/>
          <w:iCs w:val="0"/>
          <w:color w:val="auto"/>
          <w:sz w:val="24"/>
          <w:szCs w:val="24"/>
          <w:lang w:val="sv-SE"/>
        </w:rPr>
        <w:fldChar w:fldCharType="separate"/>
      </w:r>
      <w:r w:rsidR="007176FC">
        <w:rPr>
          <w:rFonts w:cs="Times New Roman"/>
          <w:i w:val="0"/>
          <w:iCs w:val="0"/>
          <w:noProof/>
          <w:color w:val="auto"/>
          <w:sz w:val="24"/>
          <w:szCs w:val="24"/>
          <w:lang w:val="sv-SE"/>
        </w:rPr>
        <w:t>1</w:t>
      </w:r>
      <w:r w:rsidR="007176FC">
        <w:rPr>
          <w:rFonts w:cs="Times New Roman"/>
          <w:i w:val="0"/>
          <w:iCs w:val="0"/>
          <w:color w:val="auto"/>
          <w:sz w:val="24"/>
          <w:szCs w:val="24"/>
          <w:lang w:val="sv-SE"/>
        </w:rPr>
        <w:fldChar w:fldCharType="end"/>
      </w:r>
      <w:r w:rsidR="007176FC">
        <w:rPr>
          <w:rFonts w:cs="Times New Roman"/>
          <w:i w:val="0"/>
          <w:iCs w:val="0"/>
          <w:color w:val="auto"/>
          <w:sz w:val="24"/>
          <w:szCs w:val="24"/>
          <w:lang w:val="sv-SE"/>
        </w:rPr>
        <w:t>.</w:t>
      </w:r>
      <w:r w:rsidR="007176FC">
        <w:rPr>
          <w:rFonts w:cs="Times New Roman"/>
          <w:i w:val="0"/>
          <w:iCs w:val="0"/>
          <w:color w:val="auto"/>
          <w:sz w:val="24"/>
          <w:szCs w:val="24"/>
          <w:lang w:val="sv-SE"/>
        </w:rPr>
        <w:fldChar w:fldCharType="begin"/>
      </w:r>
      <w:r w:rsidR="007176FC">
        <w:rPr>
          <w:rFonts w:cs="Times New Roman"/>
          <w:i w:val="0"/>
          <w:iCs w:val="0"/>
          <w:color w:val="auto"/>
          <w:sz w:val="24"/>
          <w:szCs w:val="24"/>
          <w:lang w:val="sv-SE"/>
        </w:rPr>
        <w:instrText xml:space="preserve"> SEQ ( \* ARABIC \s 1 </w:instrText>
      </w:r>
      <w:r w:rsidR="007176FC">
        <w:rPr>
          <w:rFonts w:cs="Times New Roman"/>
          <w:i w:val="0"/>
          <w:iCs w:val="0"/>
          <w:color w:val="auto"/>
          <w:sz w:val="24"/>
          <w:szCs w:val="24"/>
          <w:lang w:val="sv-SE"/>
        </w:rPr>
        <w:fldChar w:fldCharType="separate"/>
      </w:r>
      <w:r w:rsidR="007176FC">
        <w:rPr>
          <w:rFonts w:cs="Times New Roman"/>
          <w:i w:val="0"/>
          <w:iCs w:val="0"/>
          <w:noProof/>
          <w:color w:val="auto"/>
          <w:sz w:val="24"/>
          <w:szCs w:val="24"/>
          <w:lang w:val="sv-SE"/>
        </w:rPr>
        <w:t>1</w:t>
      </w:r>
      <w:r w:rsidR="007176FC">
        <w:rPr>
          <w:rFonts w:cs="Times New Roman"/>
          <w:i w:val="0"/>
          <w:iCs w:val="0"/>
          <w:color w:val="auto"/>
          <w:sz w:val="24"/>
          <w:szCs w:val="24"/>
          <w:lang w:val="sv-SE"/>
        </w:rPr>
        <w:fldChar w:fldCharType="end"/>
      </w:r>
      <w:r w:rsidRPr="006953E1">
        <w:rPr>
          <w:rFonts w:cs="Times New Roman"/>
          <w:i w:val="0"/>
          <w:iCs w:val="0"/>
          <w:color w:val="auto"/>
          <w:sz w:val="24"/>
          <w:szCs w:val="24"/>
          <w:lang w:val="sv-SE"/>
        </w:rPr>
        <w:t xml:space="preserve"> )</w:t>
      </w:r>
      <w:bookmarkEnd w:id="22"/>
    </w:p>
    <w:p w14:paraId="4A23F4D2" w14:textId="619DADF7" w:rsidR="00C80A38" w:rsidRDefault="00455651" w:rsidP="00455651">
      <w:pPr>
        <w:ind w:firstLine="0"/>
        <w:rPr>
          <w:rFonts w:eastAsiaTheme="minorEastAsia"/>
          <w:lang w:val="sv-SE"/>
        </w:rPr>
      </w:pPr>
      <w:r>
        <w:rPr>
          <w:lang w:val="sv-SE"/>
        </w:rPr>
        <w:lastRenderedPageBreak/>
        <w:t xml:space="preserve">dimana </w:t>
      </w:r>
      <m:oMath>
        <m:sSub>
          <m:sSubPr>
            <m:ctrlPr>
              <w:rPr>
                <w:rFonts w:ascii="Cambria Math" w:hAnsi="Cambria Math"/>
                <w:lang w:val="sv-SE"/>
              </w:rPr>
            </m:ctrlPr>
          </m:sSubPr>
          <m:e>
            <m:r>
              <w:rPr>
                <w:rFonts w:ascii="Cambria Math" w:hAnsi="Cambria Math"/>
                <w:lang w:val="sv-SE"/>
              </w:rPr>
              <m:t>a</m:t>
            </m:r>
          </m:e>
          <m:sub>
            <m:r>
              <w:rPr>
                <w:rFonts w:ascii="Cambria Math" w:hAnsi="Cambria Math"/>
                <w:lang w:val="sv-SE"/>
              </w:rPr>
              <m:t>0</m:t>
            </m:r>
          </m:sub>
        </m:sSub>
      </m:oMath>
      <w:r w:rsidR="006953E1">
        <w:rPr>
          <w:rFonts w:eastAsiaTheme="minorEastAsia"/>
          <w:lang w:val="sv-SE"/>
        </w:rPr>
        <w:t xml:space="preserve">, </w:t>
      </w:r>
      <m:oMath>
        <m:r>
          <w:rPr>
            <w:rFonts w:ascii="Cambria Math" w:hAnsi="Cambria Math"/>
            <w:lang w:val="sv-SE"/>
          </w:rPr>
          <m:t>f</m:t>
        </m:r>
        <m:d>
          <m:dPr>
            <m:ctrlPr>
              <w:rPr>
                <w:rFonts w:ascii="Cambria Math" w:hAnsi="Cambria Math"/>
                <w:lang w:val="sv-SE"/>
              </w:rPr>
            </m:ctrlPr>
          </m:dPr>
          <m:e>
            <m:r>
              <w:rPr>
                <w:rFonts w:ascii="Cambria Math" w:hAnsi="Cambria Math"/>
                <w:lang w:val="sv-SE"/>
              </w:rPr>
              <m:t>x</m:t>
            </m:r>
          </m:e>
        </m:d>
      </m:oMath>
      <w:r w:rsidR="006953E1">
        <w:rPr>
          <w:rFonts w:eastAsiaTheme="minorEastAsia"/>
          <w:lang w:val="sv-SE"/>
        </w:rPr>
        <w:t xml:space="preserve">, </w:t>
      </w:r>
      <m:oMath>
        <m:sSub>
          <m:sSubPr>
            <m:ctrlPr>
              <w:rPr>
                <w:rFonts w:ascii="Cambria Math" w:hAnsi="Cambria Math"/>
                <w:lang w:val="sv-SE"/>
              </w:rPr>
            </m:ctrlPr>
          </m:sSubPr>
          <m:e>
            <m:r>
              <w:rPr>
                <w:rFonts w:ascii="Cambria Math" w:eastAsia="Cambria Math" w:hAnsi="Cambria Math" w:cs="Cambria Math"/>
                <w:lang w:val="sv-SE"/>
              </w:rPr>
              <m:t>b</m:t>
            </m:r>
          </m:e>
          <m:sub>
            <m:r>
              <w:rPr>
                <w:rFonts w:ascii="Cambria Math" w:eastAsia="Cambria Math" w:hAnsi="Cambria Math" w:cs="Cambria Math"/>
                <w:lang w:val="sv-SE"/>
              </w:rPr>
              <m:t>n</m:t>
            </m:r>
          </m:sub>
        </m:sSub>
      </m:oMath>
      <w:r w:rsidR="006953E1">
        <w:rPr>
          <w:rFonts w:eastAsiaTheme="minorEastAsia"/>
          <w:lang w:val="sv-SE"/>
        </w:rPr>
        <w:t xml:space="preserve">, </w:t>
      </w:r>
      <w:r w:rsidR="008079F4">
        <w:rPr>
          <w:rFonts w:eastAsiaTheme="minorEastAsia"/>
          <w:lang w:val="sv-SE"/>
        </w:rPr>
        <w:t xml:space="preserve">merupakan nilai a, nilai fungsi, dan nilai b. </w:t>
      </w:r>
      <w:r w:rsidR="00E816FA">
        <w:rPr>
          <w:rFonts w:eastAsiaTheme="minorEastAsia"/>
          <w:lang w:val="sv-SE"/>
        </w:rPr>
        <w:t>Penjelasan ini tidak dibuat per point, tetapi ditulis dalam paragraf.</w:t>
      </w:r>
      <w:r w:rsidR="00921F55">
        <w:rPr>
          <w:rFonts w:eastAsiaTheme="minorEastAsia"/>
          <w:lang w:val="sv-SE"/>
        </w:rPr>
        <w:t xml:space="preserve"> Contoh lagi </w:t>
      </w:r>
      <w:r w:rsidR="00D727B4">
        <w:rPr>
          <w:rFonts w:eastAsiaTheme="minorEastAsia"/>
          <w:lang w:val="sv-SE"/>
        </w:rPr>
        <w:t xml:space="preserve">persamaan </w:t>
      </w:r>
      <w:r w:rsidR="00D727B4">
        <w:rPr>
          <w:rFonts w:eastAsiaTheme="minorEastAsia"/>
          <w:lang w:val="sv-SE"/>
        </w:rPr>
        <w:fldChar w:fldCharType="begin"/>
      </w:r>
      <w:r w:rsidR="00D727B4">
        <w:rPr>
          <w:rFonts w:eastAsiaTheme="minorEastAsia"/>
          <w:lang w:val="sv-SE"/>
        </w:rPr>
        <w:instrText xml:space="preserve"> REF _Ref130984156 \h </w:instrText>
      </w:r>
      <w:r w:rsidR="00D727B4">
        <w:rPr>
          <w:rFonts w:eastAsiaTheme="minorEastAsia"/>
          <w:lang w:val="sv-SE"/>
        </w:rPr>
      </w:r>
      <w:r w:rsidR="00D727B4">
        <w:rPr>
          <w:rFonts w:eastAsiaTheme="minorEastAsia"/>
          <w:lang w:val="sv-SE"/>
        </w:rPr>
        <w:fldChar w:fldCharType="separate"/>
      </w:r>
      <w:r w:rsidR="00D727B4" w:rsidRPr="007176FC">
        <w:rPr>
          <w:rFonts w:cs="Times New Roman"/>
          <w:i/>
          <w:iCs/>
          <w:szCs w:val="24"/>
          <w:lang w:val="sv-SE"/>
        </w:rPr>
        <w:t>( 1.2 )</w:t>
      </w:r>
      <w:r w:rsidR="00D727B4">
        <w:rPr>
          <w:rFonts w:eastAsiaTheme="minorEastAsia"/>
          <w:lang w:val="sv-SE"/>
        </w:rPr>
        <w:fldChar w:fldCharType="end"/>
      </w:r>
      <w:r w:rsidR="00D727B4">
        <w:rPr>
          <w:rFonts w:eastAsiaTheme="minorEastAsia"/>
          <w:lang w:val="sv-SE"/>
        </w:rPr>
        <w:t xml:space="preserve"> </w:t>
      </w:r>
      <w:sdt>
        <w:sdtPr>
          <w:rPr>
            <w:rFonts w:eastAsiaTheme="minorEastAsia"/>
            <w:color w:val="000000"/>
            <w:lang w:val="sv-SE"/>
          </w:rPr>
          <w:tag w:val="MENDELEY_CITATION_v3_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"/>
          <w:id w:val="2073229814"/>
          <w:placeholder>
            <w:docPart w:val="DefaultPlaceholder_-1854013440"/>
          </w:placeholder>
        </w:sdtPr>
        <w:sdtEndPr/>
        <w:sdtContent>
          <w:r w:rsidR="00F65C56" w:rsidRPr="00F65C56">
            <w:rPr>
              <w:rFonts w:eastAsiaTheme="minorEastAsia"/>
              <w:color w:val="000000"/>
              <w:lang w:val="sv-SE"/>
            </w:rPr>
            <w:t>[11]</w:t>
          </w:r>
        </w:sdtContent>
      </w:sdt>
      <w:r w:rsidR="00921F55">
        <w:rPr>
          <w:rFonts w:eastAsiaTheme="minorEastAsia"/>
          <w:lang w:val="sv-SE"/>
        </w:rPr>
        <w:t>:</w:t>
      </w:r>
    </w:p>
    <w:p w14:paraId="37494455" w14:textId="65BEA9A8" w:rsidR="00921F55" w:rsidRPr="007176FC" w:rsidRDefault="00921F55" w:rsidP="007176FC">
      <w:pPr>
        <w:spacing w:after="0" w:line="240" w:lineRule="auto"/>
        <w:ind w:firstLine="0"/>
        <w:rPr>
          <w:rFonts w:eastAsiaTheme="minorEastAsia"/>
          <w:lang w:val="sv-SE"/>
        </w:rPr>
      </w:pPr>
      <m:oMathPara>
        <m:oMath>
          <m:r>
            <w:rPr>
              <w:rFonts w:ascii="Cambria Math" w:eastAsiaTheme="minorEastAsia" w:hAnsi="Cambria Math"/>
              <w:lang w:val="sv-SE"/>
            </w:rPr>
            <m:t>A=π</m:t>
          </m:r>
          <m:sSup>
            <m:sSupPr>
              <m:ctrlPr>
                <w:rPr>
                  <w:rFonts w:ascii="Cambria Math" w:eastAsiaTheme="minorEastAsia" w:hAnsi="Cambria Math"/>
                  <w:lang w:val="sv-SE"/>
                </w:rPr>
              </m:ctrlPr>
            </m:sSupPr>
            <m:e>
              <m:r>
                <w:rPr>
                  <w:rFonts w:ascii="Cambria Math" w:eastAsiaTheme="minorEastAsia" w:hAnsi="Cambria Math"/>
                  <w:lang w:val="sv-SE"/>
                </w:rPr>
                <m:t>r</m:t>
              </m:r>
            </m:e>
            <m:sup>
              <m:r>
                <w:rPr>
                  <w:rFonts w:ascii="Cambria Math" w:eastAsiaTheme="minorEastAsia" w:hAnsi="Cambria Math"/>
                  <w:lang w:val="sv-SE"/>
                </w:rPr>
                <m:t>2</m:t>
              </m:r>
            </m:sup>
          </m:sSup>
          <m:r>
            <w:rPr>
              <w:rFonts w:ascii="Cambria Math" w:eastAsiaTheme="minorEastAsia" w:hAnsi="Cambria Math"/>
              <w:lang w:val="sv-SE"/>
            </w:rPr>
            <m:t>,</m:t>
          </m:r>
        </m:oMath>
      </m:oMathPara>
    </w:p>
    <w:p w14:paraId="59E4157A" w14:textId="287BCF1B" w:rsidR="007176FC" w:rsidRPr="007176FC" w:rsidRDefault="007176FC" w:rsidP="007176FC">
      <w:pPr>
        <w:pStyle w:val="Caption"/>
        <w:jc w:val="right"/>
        <w:rPr>
          <w:rFonts w:cs="Times New Roman"/>
          <w:i w:val="0"/>
          <w:iCs w:val="0"/>
          <w:color w:val="auto"/>
          <w:sz w:val="24"/>
          <w:szCs w:val="24"/>
          <w:lang w:val="sv-SE"/>
        </w:rPr>
      </w:pPr>
      <w:bookmarkStart w:id="23" w:name="_Ref130984156"/>
      <w:r w:rsidRPr="007176FC">
        <w:rPr>
          <w:rFonts w:cs="Times New Roman"/>
          <w:i w:val="0"/>
          <w:iCs w:val="0"/>
          <w:color w:val="auto"/>
          <w:sz w:val="24"/>
          <w:szCs w:val="24"/>
          <w:lang w:val="sv-SE"/>
        </w:rPr>
        <w:t xml:space="preserve">( </w:t>
      </w:r>
      <w:r w:rsidRPr="007176FC">
        <w:rPr>
          <w:rFonts w:cs="Times New Roman"/>
          <w:i w:val="0"/>
          <w:iCs w:val="0"/>
          <w:color w:val="auto"/>
          <w:sz w:val="24"/>
          <w:szCs w:val="24"/>
          <w:lang w:val="sv-SE"/>
        </w:rPr>
        <w:fldChar w:fldCharType="begin"/>
      </w:r>
      <w:r w:rsidRPr="007176FC">
        <w:rPr>
          <w:rFonts w:cs="Times New Roman"/>
          <w:i w:val="0"/>
          <w:iCs w:val="0"/>
          <w:color w:val="auto"/>
          <w:sz w:val="24"/>
          <w:szCs w:val="24"/>
          <w:lang w:val="sv-SE"/>
        </w:rPr>
        <w:instrText xml:space="preserve"> STYLEREF 1 \s </w:instrText>
      </w:r>
      <w:r w:rsidRPr="007176FC">
        <w:rPr>
          <w:rFonts w:cs="Times New Roman"/>
          <w:i w:val="0"/>
          <w:iCs w:val="0"/>
          <w:color w:val="auto"/>
          <w:sz w:val="24"/>
          <w:szCs w:val="24"/>
          <w:lang w:val="sv-SE"/>
        </w:rPr>
        <w:fldChar w:fldCharType="separate"/>
      </w:r>
      <w:r w:rsidRPr="007176FC">
        <w:rPr>
          <w:rFonts w:cs="Times New Roman"/>
          <w:i w:val="0"/>
          <w:iCs w:val="0"/>
          <w:color w:val="auto"/>
          <w:sz w:val="24"/>
          <w:szCs w:val="24"/>
          <w:lang w:val="sv-SE"/>
        </w:rPr>
        <w:t>1</w:t>
      </w:r>
      <w:r w:rsidRPr="007176FC">
        <w:rPr>
          <w:rFonts w:cs="Times New Roman"/>
          <w:i w:val="0"/>
          <w:iCs w:val="0"/>
          <w:color w:val="auto"/>
          <w:sz w:val="24"/>
          <w:szCs w:val="24"/>
          <w:lang w:val="sv-SE"/>
        </w:rPr>
        <w:fldChar w:fldCharType="end"/>
      </w:r>
      <w:r w:rsidRPr="007176FC">
        <w:rPr>
          <w:rFonts w:cs="Times New Roman"/>
          <w:i w:val="0"/>
          <w:iCs w:val="0"/>
          <w:color w:val="auto"/>
          <w:sz w:val="24"/>
          <w:szCs w:val="24"/>
          <w:lang w:val="sv-SE"/>
        </w:rPr>
        <w:t>.</w:t>
      </w:r>
      <w:r w:rsidRPr="007176FC">
        <w:rPr>
          <w:rFonts w:cs="Times New Roman"/>
          <w:i w:val="0"/>
          <w:iCs w:val="0"/>
          <w:color w:val="auto"/>
          <w:sz w:val="24"/>
          <w:szCs w:val="24"/>
          <w:lang w:val="sv-SE"/>
        </w:rPr>
        <w:fldChar w:fldCharType="begin"/>
      </w:r>
      <w:r w:rsidRPr="007176FC">
        <w:rPr>
          <w:rFonts w:cs="Times New Roman"/>
          <w:i w:val="0"/>
          <w:iCs w:val="0"/>
          <w:color w:val="auto"/>
          <w:sz w:val="24"/>
          <w:szCs w:val="24"/>
          <w:lang w:val="sv-SE"/>
        </w:rPr>
        <w:instrText xml:space="preserve"> SEQ ( \* ARABIC \s 1 </w:instrText>
      </w:r>
      <w:r w:rsidRPr="007176FC">
        <w:rPr>
          <w:rFonts w:cs="Times New Roman"/>
          <w:i w:val="0"/>
          <w:iCs w:val="0"/>
          <w:color w:val="auto"/>
          <w:sz w:val="24"/>
          <w:szCs w:val="24"/>
          <w:lang w:val="sv-SE"/>
        </w:rPr>
        <w:fldChar w:fldCharType="separate"/>
      </w:r>
      <w:r w:rsidRPr="007176FC">
        <w:rPr>
          <w:rFonts w:cs="Times New Roman"/>
          <w:i w:val="0"/>
          <w:iCs w:val="0"/>
          <w:color w:val="auto"/>
          <w:sz w:val="24"/>
          <w:szCs w:val="24"/>
          <w:lang w:val="sv-SE"/>
        </w:rPr>
        <w:t>2</w:t>
      </w:r>
      <w:r w:rsidRPr="007176FC">
        <w:rPr>
          <w:rFonts w:cs="Times New Roman"/>
          <w:i w:val="0"/>
          <w:iCs w:val="0"/>
          <w:color w:val="auto"/>
          <w:sz w:val="24"/>
          <w:szCs w:val="24"/>
          <w:lang w:val="sv-SE"/>
        </w:rPr>
        <w:fldChar w:fldCharType="end"/>
      </w:r>
      <w:r w:rsidRPr="007176FC">
        <w:rPr>
          <w:rFonts w:cs="Times New Roman"/>
          <w:i w:val="0"/>
          <w:iCs w:val="0"/>
          <w:color w:val="auto"/>
          <w:sz w:val="24"/>
          <w:szCs w:val="24"/>
          <w:lang w:val="sv-SE"/>
        </w:rPr>
        <w:t xml:space="preserve"> )</w:t>
      </w:r>
      <w:bookmarkEnd w:id="23"/>
    </w:p>
    <w:p w14:paraId="171C9B06" w14:textId="69FF7FD7" w:rsidR="00F651F5" w:rsidRPr="006D006F" w:rsidRDefault="00F65C56" w:rsidP="00F65C56">
      <w:pPr>
        <w:ind w:firstLine="0"/>
        <w:rPr>
          <w:lang w:val="sv-SE"/>
        </w:rPr>
      </w:pPr>
      <w:r w:rsidRPr="006D006F">
        <w:rPr>
          <w:lang w:val="sv-SE"/>
        </w:rPr>
        <w:t xml:space="preserve">dimana </w:t>
      </w:r>
      <m:oMath>
        <m:r>
          <w:rPr>
            <w:rFonts w:ascii="Cambria Math" w:eastAsiaTheme="minorEastAsia" w:hAnsi="Cambria Math"/>
            <w:lang w:val="sv-SE"/>
          </w:rPr>
          <m:t>A</m:t>
        </m:r>
      </m:oMath>
      <w:r w:rsidRPr="006D006F">
        <w:rPr>
          <w:rFonts w:eastAsiaTheme="minorEastAsia"/>
          <w:lang w:val="sv-SE"/>
        </w:rPr>
        <w:t xml:space="preserve">, </w:t>
      </w:r>
      <m:oMath>
        <m:r>
          <w:rPr>
            <w:rFonts w:ascii="Cambria Math" w:eastAsiaTheme="minorEastAsia" w:hAnsi="Cambria Math"/>
            <w:lang w:val="sv-SE"/>
          </w:rPr>
          <m:t>π</m:t>
        </m:r>
      </m:oMath>
      <w:r w:rsidRPr="006D006F">
        <w:rPr>
          <w:rFonts w:eastAsiaTheme="minorEastAsia"/>
          <w:lang w:val="sv-SE"/>
        </w:rPr>
        <w:t xml:space="preserve">, dan </w:t>
      </w:r>
      <m:oMath>
        <m:r>
          <w:rPr>
            <w:rFonts w:ascii="Cambria Math" w:eastAsiaTheme="minorEastAsia" w:hAnsi="Cambria Math"/>
            <w:lang w:val="sv-SE"/>
          </w:rPr>
          <m:t>r</m:t>
        </m:r>
      </m:oMath>
      <w:r w:rsidRPr="006D006F">
        <w:rPr>
          <w:rFonts w:eastAsiaTheme="minorEastAsia"/>
          <w:lang w:val="sv-SE"/>
        </w:rPr>
        <w:t xml:space="preserve"> adalah</w:t>
      </w:r>
      <w:r w:rsidR="006D006F" w:rsidRPr="006D006F">
        <w:rPr>
          <w:rFonts w:eastAsiaTheme="minorEastAsia"/>
          <w:lang w:val="sv-SE"/>
        </w:rPr>
        <w:t xml:space="preserve"> nilai A, nilai phi, dan ja</w:t>
      </w:r>
      <w:r w:rsidR="006D006F">
        <w:rPr>
          <w:rFonts w:eastAsiaTheme="minorEastAsia"/>
          <w:lang w:val="sv-SE"/>
        </w:rPr>
        <w:t>ri-jari secara berurutan.</w:t>
      </w:r>
    </w:p>
    <w:p w14:paraId="4E089B64" w14:textId="77777777" w:rsidR="00F65C56" w:rsidRPr="006D006F" w:rsidRDefault="00F65C56" w:rsidP="00975B11">
      <w:pPr>
        <w:rPr>
          <w:lang w:val="sv-SE"/>
        </w:rPr>
      </w:pPr>
    </w:p>
    <w:p w14:paraId="6350C336" w14:textId="3EE88798" w:rsidR="00975B11" w:rsidRDefault="00975B11" w:rsidP="00975B11">
      <w:pPr>
        <w:pStyle w:val="Heading2"/>
      </w:pPr>
      <w:bookmarkStart w:id="24" w:name="_Toc130977726"/>
      <w:r>
        <w:t>Solusi</w:t>
      </w:r>
      <w:r w:rsidR="00536644">
        <w:t xml:space="preserve"> </w:t>
      </w:r>
      <w:proofErr w:type="spellStart"/>
      <w:r w:rsidR="00536644">
        <w:t>Sistem</w:t>
      </w:r>
      <w:proofErr w:type="spellEnd"/>
      <w:r w:rsidR="00536644">
        <w:t xml:space="preserve"> yang </w:t>
      </w:r>
      <w:proofErr w:type="spellStart"/>
      <w:r w:rsidR="00536644">
        <w:t>Diusulkan</w:t>
      </w:r>
      <w:bookmarkEnd w:id="24"/>
      <w:proofErr w:type="spellEnd"/>
      <w:r w:rsidR="00536644">
        <w:t xml:space="preserve"> </w:t>
      </w:r>
    </w:p>
    <w:p w14:paraId="204EE9E4" w14:textId="5E9A31A7" w:rsidR="00653837" w:rsidRPr="00653837" w:rsidRDefault="00FC2A4D" w:rsidP="00712D93">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yang </w:t>
      </w:r>
      <w:proofErr w:type="spellStart"/>
      <w:r>
        <w:t>ada</w:t>
      </w:r>
      <w:proofErr w:type="spellEnd"/>
      <w:r>
        <w:t xml:space="preserve">, </w:t>
      </w:r>
      <w:proofErr w:type="spellStart"/>
      <w:r>
        <w:t>terdapat</w:t>
      </w:r>
      <w:proofErr w:type="spellEnd"/>
      <w:r>
        <w:t xml:space="preserve"> dua </w:t>
      </w:r>
      <w:proofErr w:type="spellStart"/>
      <w:r>
        <w:t>pilihan</w:t>
      </w:r>
      <w:proofErr w:type="spellEnd"/>
      <w:r>
        <w:t xml:space="preserve"> </w:t>
      </w:r>
      <w:proofErr w:type="spellStart"/>
      <w:r>
        <w:t>solusi</w:t>
      </w:r>
      <w:proofErr w:type="spellEnd"/>
      <w:r w:rsidR="00E0737D">
        <w:t xml:space="preserve"> system yang </w:t>
      </w:r>
      <w:proofErr w:type="spellStart"/>
      <w:r w:rsidR="00E0737D">
        <w:t>dapat</w:t>
      </w:r>
      <w:proofErr w:type="spellEnd"/>
      <w:r w:rsidR="00E0737D">
        <w:t xml:space="preserve"> </w:t>
      </w:r>
      <w:proofErr w:type="spellStart"/>
      <w:r w:rsidR="00E0737D">
        <w:t>diterapkan</w:t>
      </w:r>
      <w:proofErr w:type="spellEnd"/>
      <w:r w:rsidR="00E0737D">
        <w:t xml:space="preserve"> </w:t>
      </w:r>
      <w:proofErr w:type="spellStart"/>
      <w:r w:rsidR="00E0737D">
        <w:t>diantaranya</w:t>
      </w:r>
      <w:proofErr w:type="spellEnd"/>
      <w:r w:rsidR="00E0737D">
        <w:t xml:space="preserve"> </w:t>
      </w:r>
      <w:proofErr w:type="spellStart"/>
      <w:r w:rsidR="00E0737D">
        <w:t>menggunakan</w:t>
      </w:r>
      <w:proofErr w:type="spellEnd"/>
      <w:r w:rsidR="00E0737D">
        <w:t xml:space="preserve"> </w:t>
      </w:r>
      <w:proofErr w:type="spellStart"/>
      <w:r w:rsidR="00E0737D">
        <w:t>aplikasi</w:t>
      </w:r>
      <w:proofErr w:type="spellEnd"/>
      <w:r w:rsidR="00E0737D">
        <w:t xml:space="preserve"> </w:t>
      </w:r>
      <w:proofErr w:type="spellStart"/>
      <w:r w:rsidR="00E0737D">
        <w:t>identifikasi</w:t>
      </w:r>
      <w:proofErr w:type="spellEnd"/>
      <w:r w:rsidR="00E0737D">
        <w:t xml:space="preserve"> </w:t>
      </w:r>
      <w:proofErr w:type="spellStart"/>
      <w:r w:rsidR="003515D9">
        <w:t>jenis</w:t>
      </w:r>
      <w:proofErr w:type="spellEnd"/>
      <w:r w:rsidR="003515D9">
        <w:t xml:space="preserve"> batik </w:t>
      </w:r>
      <w:proofErr w:type="spellStart"/>
      <w:r w:rsidR="003515D9">
        <w:t>berbasis</w:t>
      </w:r>
      <w:proofErr w:type="spellEnd"/>
      <w:r w:rsidR="003515D9">
        <w:t xml:space="preserve"> </w:t>
      </w:r>
      <w:r w:rsidR="00A143F4">
        <w:t xml:space="preserve">online </w:t>
      </w:r>
      <w:proofErr w:type="spellStart"/>
      <w:r w:rsidR="00A143F4">
        <w:t>dengan</w:t>
      </w:r>
      <w:proofErr w:type="spellEnd"/>
      <w:r w:rsidR="00A143F4">
        <w:t xml:space="preserve"> </w:t>
      </w:r>
      <w:proofErr w:type="spellStart"/>
      <w:r w:rsidR="00A143F4">
        <w:t>menggunakan</w:t>
      </w:r>
      <w:proofErr w:type="spellEnd"/>
      <w:r w:rsidR="00A143F4">
        <w:t xml:space="preserve"> </w:t>
      </w:r>
      <w:proofErr w:type="spellStart"/>
      <w:r w:rsidR="000953B2">
        <w:t>teknologi</w:t>
      </w:r>
      <w:proofErr w:type="spellEnd"/>
      <w:r w:rsidR="000953B2">
        <w:t xml:space="preserve"> </w:t>
      </w:r>
      <w:r w:rsidR="003515D9">
        <w:t>AI (</w:t>
      </w:r>
      <w:r w:rsidR="0089147A" w:rsidRPr="0089147A">
        <w:rPr>
          <w:i/>
          <w:iCs/>
        </w:rPr>
        <w:t>Artificial Intelligence</w:t>
      </w:r>
      <w:r w:rsidR="0089147A">
        <w:t>)</w:t>
      </w:r>
      <w:r w:rsidR="007E5151">
        <w:t xml:space="preserve">. </w:t>
      </w:r>
      <w:proofErr w:type="spellStart"/>
      <w:r w:rsidR="007E4580">
        <w:t>T</w:t>
      </w:r>
      <w:r w:rsidR="007E5151">
        <w:t>eknologi</w:t>
      </w:r>
      <w:proofErr w:type="spellEnd"/>
      <w:r w:rsidR="007E5151">
        <w:t xml:space="preserve"> AI (</w:t>
      </w:r>
      <w:r w:rsidR="007E5151" w:rsidRPr="0089147A">
        <w:rPr>
          <w:i/>
          <w:iCs/>
        </w:rPr>
        <w:t>Artificial Intelligence</w:t>
      </w:r>
      <w:r w:rsidR="007E5151">
        <w:t>)</w:t>
      </w:r>
      <w:r w:rsidR="006F74EE">
        <w:t xml:space="preserve"> </w:t>
      </w:r>
      <w:proofErr w:type="spellStart"/>
      <w:r w:rsidR="006F74EE">
        <w:t>adalah</w:t>
      </w:r>
      <w:proofErr w:type="spellEnd"/>
      <w:r w:rsidR="006F74EE">
        <w:t xml:space="preserve"> </w:t>
      </w:r>
      <w:proofErr w:type="spellStart"/>
      <w:r w:rsidR="00D43DAC">
        <w:t>sebuah</w:t>
      </w:r>
      <w:proofErr w:type="spellEnd"/>
      <w:r w:rsidR="00D43DAC">
        <w:t xml:space="preserve"> </w:t>
      </w:r>
      <w:proofErr w:type="spellStart"/>
      <w:r w:rsidR="00D43DAC">
        <w:t>teknologi</w:t>
      </w:r>
      <w:proofErr w:type="spellEnd"/>
      <w:r w:rsidR="00D43DAC">
        <w:t xml:space="preserve"> yang </w:t>
      </w:r>
      <w:proofErr w:type="spellStart"/>
      <w:r w:rsidR="00D43DAC">
        <w:t>digunakan</w:t>
      </w:r>
      <w:proofErr w:type="spellEnd"/>
      <w:r w:rsidR="00D43DAC">
        <w:t xml:space="preserve"> </w:t>
      </w:r>
      <w:proofErr w:type="spellStart"/>
      <w:r w:rsidR="00D43DAC">
        <w:t>untuk</w:t>
      </w:r>
      <w:proofErr w:type="spellEnd"/>
      <w:r w:rsidR="007F063C">
        <w:t xml:space="preserve"> </w:t>
      </w:r>
      <w:proofErr w:type="spellStart"/>
      <w:r w:rsidR="007F063C">
        <w:t>meniru</w:t>
      </w:r>
      <w:proofErr w:type="spellEnd"/>
      <w:r w:rsidR="007F063C">
        <w:t xml:space="preserve"> </w:t>
      </w:r>
      <w:proofErr w:type="spellStart"/>
      <w:r w:rsidR="007F063C">
        <w:t>kecerdasan</w:t>
      </w:r>
      <w:proofErr w:type="spellEnd"/>
      <w:r w:rsidR="007F063C">
        <w:t xml:space="preserve"> yang </w:t>
      </w:r>
      <w:proofErr w:type="spellStart"/>
      <w:r w:rsidR="007F063C">
        <w:t>dimiliki</w:t>
      </w:r>
      <w:proofErr w:type="spellEnd"/>
      <w:r w:rsidR="007F063C">
        <w:t xml:space="preserve"> oleh </w:t>
      </w:r>
      <w:proofErr w:type="spellStart"/>
      <w:r w:rsidR="00EF2F74">
        <w:t>makhluk</w:t>
      </w:r>
      <w:proofErr w:type="spellEnd"/>
      <w:r w:rsidR="00EF2F74">
        <w:t xml:space="preserve"> </w:t>
      </w:r>
      <w:proofErr w:type="spellStart"/>
      <w:r w:rsidR="00EF2F74">
        <w:t>hidup</w:t>
      </w:r>
      <w:proofErr w:type="spellEnd"/>
      <w:r w:rsidR="003055D2">
        <w:t xml:space="preserve"> </w:t>
      </w:r>
      <w:proofErr w:type="spellStart"/>
      <w:r w:rsidR="00DE0421">
        <w:t>untuk</w:t>
      </w:r>
      <w:proofErr w:type="spellEnd"/>
      <w:r w:rsidR="00DE0421">
        <w:t xml:space="preserve"> </w:t>
      </w:r>
      <w:proofErr w:type="spellStart"/>
      <w:r w:rsidR="00DE0421">
        <w:t>menyelesaikan</w:t>
      </w:r>
      <w:proofErr w:type="spellEnd"/>
      <w:r w:rsidR="00DE0421">
        <w:t xml:space="preserve"> </w:t>
      </w:r>
      <w:proofErr w:type="spellStart"/>
      <w:r w:rsidR="00DE0421">
        <w:t>sebuah</w:t>
      </w:r>
      <w:proofErr w:type="spellEnd"/>
      <w:r w:rsidR="00DE0421">
        <w:t xml:space="preserve"> </w:t>
      </w:r>
      <w:proofErr w:type="spellStart"/>
      <w:r w:rsidR="00DE0421">
        <w:t>masalah</w:t>
      </w:r>
      <w:proofErr w:type="spellEnd"/>
      <w:r w:rsidR="00DC0936">
        <w:t xml:space="preserve"> [</w:t>
      </w:r>
      <w:hyperlink r:id="rId11" w:history="1">
        <w:r w:rsidR="002C7116">
          <w:rPr>
            <w:rStyle w:val="Hyperlink"/>
          </w:rPr>
          <w:t>Mengenal_Artificial_Intelligence_Machine.pdf</w:t>
        </w:r>
      </w:hyperlink>
      <w:r w:rsidR="00DC0936">
        <w:t>]</w:t>
      </w:r>
      <w:r w:rsidR="00DE0421">
        <w:t>.</w:t>
      </w:r>
      <w:r w:rsidR="004A17BC">
        <w:t xml:space="preserve"> </w:t>
      </w:r>
      <w:proofErr w:type="spellStart"/>
      <w:r w:rsidR="009911C5">
        <w:t>Teknologi</w:t>
      </w:r>
      <w:proofErr w:type="spellEnd"/>
      <w:r w:rsidR="009911C5">
        <w:t xml:space="preserve"> AI (</w:t>
      </w:r>
      <w:r w:rsidR="009911C5" w:rsidRPr="0089147A">
        <w:rPr>
          <w:i/>
          <w:iCs/>
        </w:rPr>
        <w:t>Artificial Intelligence</w:t>
      </w:r>
      <w:r w:rsidR="009911C5">
        <w:t xml:space="preserve">) </w:t>
      </w:r>
      <w:proofErr w:type="spellStart"/>
      <w:r w:rsidR="009911C5">
        <w:t>banyak</w:t>
      </w:r>
      <w:proofErr w:type="spellEnd"/>
      <w:r w:rsidR="009911C5">
        <w:t xml:space="preserve"> </w:t>
      </w:r>
      <w:proofErr w:type="spellStart"/>
      <w:r w:rsidR="009911C5">
        <w:t>sekali</w:t>
      </w:r>
      <w:proofErr w:type="spellEnd"/>
      <w:r w:rsidR="009911C5">
        <w:t xml:space="preserve"> </w:t>
      </w:r>
      <w:proofErr w:type="spellStart"/>
      <w:r w:rsidR="009911C5">
        <w:t>digunakan</w:t>
      </w:r>
      <w:proofErr w:type="spellEnd"/>
      <w:r w:rsidR="009911C5">
        <w:t xml:space="preserve"> pada </w:t>
      </w:r>
      <w:proofErr w:type="spellStart"/>
      <w:r w:rsidR="009911C5">
        <w:t>aplikasi</w:t>
      </w:r>
      <w:proofErr w:type="spellEnd"/>
      <w:r w:rsidR="009911C5">
        <w:t xml:space="preserve"> </w:t>
      </w:r>
      <w:proofErr w:type="spellStart"/>
      <w:r w:rsidR="009911C5">
        <w:t>identifikasi</w:t>
      </w:r>
      <w:proofErr w:type="spellEnd"/>
      <w:r w:rsidR="0071175F">
        <w:t xml:space="preserve"> </w:t>
      </w:r>
      <w:proofErr w:type="spellStart"/>
      <w:r w:rsidR="0071175F">
        <w:t>gambar</w:t>
      </w:r>
      <w:proofErr w:type="spellEnd"/>
      <w:r w:rsidR="0071175F">
        <w:t xml:space="preserve">, </w:t>
      </w:r>
      <w:proofErr w:type="spellStart"/>
      <w:r w:rsidR="0071175F">
        <w:t>suara</w:t>
      </w:r>
      <w:proofErr w:type="spellEnd"/>
      <w:r w:rsidR="0075222C">
        <w:t xml:space="preserve"> </w:t>
      </w:r>
      <w:proofErr w:type="spellStart"/>
      <w:r w:rsidR="0075222C">
        <w:t>hingga</w:t>
      </w:r>
      <w:proofErr w:type="spellEnd"/>
      <w:r w:rsidR="0075222C">
        <w:t xml:space="preserve"> </w:t>
      </w:r>
      <w:proofErr w:type="spellStart"/>
      <w:r w:rsidR="0075222C">
        <w:t>identifikasi</w:t>
      </w:r>
      <w:proofErr w:type="spellEnd"/>
      <w:r w:rsidR="0075222C">
        <w:t xml:space="preserve"> </w:t>
      </w:r>
      <w:proofErr w:type="spellStart"/>
      <w:r w:rsidR="0075222C">
        <w:t>perasaan</w:t>
      </w:r>
      <w:proofErr w:type="spellEnd"/>
      <w:r w:rsidR="0075222C">
        <w:t xml:space="preserve"> </w:t>
      </w:r>
      <w:proofErr w:type="spellStart"/>
      <w:r w:rsidR="0075222C">
        <w:t>dari</w:t>
      </w:r>
      <w:proofErr w:type="spellEnd"/>
      <w:r w:rsidR="0075222C">
        <w:t xml:space="preserve"> </w:t>
      </w:r>
      <w:proofErr w:type="spellStart"/>
      <w:r w:rsidR="0075222C">
        <w:t>makhluk</w:t>
      </w:r>
      <w:proofErr w:type="spellEnd"/>
      <w:r w:rsidR="0075222C">
        <w:t xml:space="preserve"> </w:t>
      </w:r>
      <w:proofErr w:type="spellStart"/>
      <w:r w:rsidR="0075222C">
        <w:t>hidup</w:t>
      </w:r>
      <w:proofErr w:type="spellEnd"/>
      <w:r w:rsidR="0075222C">
        <w:t>.</w:t>
      </w:r>
      <w:r w:rsidR="00DC0936">
        <w:t xml:space="preserve"> </w:t>
      </w:r>
      <w:proofErr w:type="spellStart"/>
      <w:r w:rsidR="00DC0936">
        <w:t>Kelebihan</w:t>
      </w:r>
      <w:proofErr w:type="spellEnd"/>
      <w:r w:rsidR="00DC0936">
        <w:t xml:space="preserve"> </w:t>
      </w:r>
      <w:proofErr w:type="spellStart"/>
      <w:r w:rsidR="00DC0936">
        <w:t>dari</w:t>
      </w:r>
      <w:proofErr w:type="spellEnd"/>
      <w:r w:rsidR="00DC0936">
        <w:t xml:space="preserve"> </w:t>
      </w:r>
      <w:proofErr w:type="spellStart"/>
      <w:r w:rsidR="00DC0936">
        <w:t>teknologi</w:t>
      </w:r>
      <w:proofErr w:type="spellEnd"/>
      <w:r w:rsidR="00DC0936">
        <w:t xml:space="preserve"> </w:t>
      </w:r>
      <w:proofErr w:type="spellStart"/>
      <w:r w:rsidR="00DC0936">
        <w:t>ini</w:t>
      </w:r>
      <w:proofErr w:type="spellEnd"/>
      <w:r w:rsidR="00DC0936">
        <w:t xml:space="preserve"> </w:t>
      </w:r>
      <w:proofErr w:type="spellStart"/>
      <w:r w:rsidR="00DC0936">
        <w:t>adalah</w:t>
      </w:r>
      <w:proofErr w:type="spellEnd"/>
      <w:r w:rsidR="00AE63C4">
        <w:t xml:space="preserve"> </w:t>
      </w:r>
      <w:proofErr w:type="spellStart"/>
      <w:r w:rsidR="00EE2702">
        <w:t>hasil</w:t>
      </w:r>
      <w:proofErr w:type="spellEnd"/>
      <w:r w:rsidR="00EE2702">
        <w:t xml:space="preserve"> </w:t>
      </w:r>
      <w:proofErr w:type="spellStart"/>
      <w:r w:rsidR="00EE2702">
        <w:t>identifikasi</w:t>
      </w:r>
      <w:proofErr w:type="spellEnd"/>
      <w:r w:rsidR="00EE2702">
        <w:t xml:space="preserve"> yang </w:t>
      </w:r>
      <w:proofErr w:type="spellStart"/>
      <w:r w:rsidR="00EE2702">
        <w:t>akurat</w:t>
      </w:r>
      <w:proofErr w:type="spellEnd"/>
      <w:r w:rsidR="00ED539D">
        <w:t xml:space="preserve"> dan </w:t>
      </w:r>
      <w:proofErr w:type="spellStart"/>
      <w:r w:rsidR="00ED539D">
        <w:t>baik</w:t>
      </w:r>
      <w:proofErr w:type="spellEnd"/>
      <w:r w:rsidR="00F63D46">
        <w:t xml:space="preserve">, </w:t>
      </w:r>
      <w:proofErr w:type="spellStart"/>
      <w:r w:rsidR="00F63D46">
        <w:t>cara</w:t>
      </w:r>
      <w:proofErr w:type="spellEnd"/>
      <w:r w:rsidR="00F63D46">
        <w:t xml:space="preserve"> </w:t>
      </w:r>
      <w:proofErr w:type="spellStart"/>
      <w:r w:rsidR="00F63D46">
        <w:t>kerja</w:t>
      </w:r>
      <w:proofErr w:type="spellEnd"/>
      <w:r w:rsidR="00F63D46">
        <w:t xml:space="preserve"> </w:t>
      </w:r>
      <w:proofErr w:type="spellStart"/>
      <w:r w:rsidR="00F63D46">
        <w:t>lebih</w:t>
      </w:r>
      <w:proofErr w:type="spellEnd"/>
      <w:r w:rsidR="00F63D46">
        <w:t xml:space="preserve"> </w:t>
      </w:r>
      <w:proofErr w:type="spellStart"/>
      <w:r w:rsidR="00F63D46">
        <w:t>cepat</w:t>
      </w:r>
      <w:proofErr w:type="spellEnd"/>
      <w:r w:rsidR="00ED539D">
        <w:t xml:space="preserve"> dan </w:t>
      </w:r>
      <w:proofErr w:type="spellStart"/>
      <w:r w:rsidR="00F41E0B">
        <w:t>hasil</w:t>
      </w:r>
      <w:proofErr w:type="spellEnd"/>
      <w:r w:rsidR="00F41E0B">
        <w:t xml:space="preserve"> </w:t>
      </w:r>
      <w:proofErr w:type="spellStart"/>
      <w:r w:rsidR="00E275F8">
        <w:t>identifikasi</w:t>
      </w:r>
      <w:proofErr w:type="spellEnd"/>
      <w:r w:rsidR="00E275F8">
        <w:t xml:space="preserve"> yang </w:t>
      </w:r>
      <w:proofErr w:type="spellStart"/>
      <w:r w:rsidR="00E275F8">
        <w:t>dapat</w:t>
      </w:r>
      <w:proofErr w:type="spellEnd"/>
      <w:r w:rsidR="00E275F8">
        <w:t xml:space="preserve"> di </w:t>
      </w:r>
      <w:proofErr w:type="spellStart"/>
      <w:r w:rsidR="00E275F8">
        <w:t>dokumentasikan</w:t>
      </w:r>
      <w:proofErr w:type="spellEnd"/>
      <w:r w:rsidR="004B31C4">
        <w:t xml:space="preserve"> [</w:t>
      </w:r>
      <w:hyperlink r:id="rId12" w:history="1">
        <w:r w:rsidR="00EB6C44">
          <w:rPr>
            <w:rStyle w:val="Hyperlink"/>
          </w:rPr>
          <w:t>4134-10603-1-SM.pdf</w:t>
        </w:r>
      </w:hyperlink>
      <w:r w:rsidR="004B31C4">
        <w:t>]</w:t>
      </w:r>
      <w:r w:rsidR="00DC7106">
        <w:t>.</w:t>
      </w:r>
      <w:r w:rsidR="006D636E">
        <w:t xml:space="preserve"> </w:t>
      </w:r>
      <w:r w:rsidR="0076727E">
        <w:t xml:space="preserve">Solusi system </w:t>
      </w:r>
      <w:proofErr w:type="spellStart"/>
      <w:r w:rsidR="0076727E">
        <w:t>lainnya</w:t>
      </w:r>
      <w:proofErr w:type="spellEnd"/>
      <w:r w:rsidR="0076727E">
        <w:t xml:space="preserve"> </w:t>
      </w:r>
      <w:proofErr w:type="spellStart"/>
      <w:r w:rsidR="0076727E">
        <w:t>adalah</w:t>
      </w:r>
      <w:proofErr w:type="spellEnd"/>
      <w:r w:rsidR="0076727E">
        <w:t xml:space="preserve"> </w:t>
      </w:r>
      <w:proofErr w:type="spellStart"/>
      <w:r w:rsidR="008451C4">
        <w:t>aplikasi</w:t>
      </w:r>
      <w:proofErr w:type="spellEnd"/>
      <w:r w:rsidR="008451C4">
        <w:t xml:space="preserve"> </w:t>
      </w:r>
      <w:proofErr w:type="spellStart"/>
      <w:r w:rsidR="008451C4">
        <w:t>identifikasi</w:t>
      </w:r>
      <w:proofErr w:type="spellEnd"/>
      <w:r w:rsidR="008451C4">
        <w:t xml:space="preserve"> </w:t>
      </w:r>
      <w:proofErr w:type="spellStart"/>
      <w:r w:rsidR="003747C3">
        <w:t>jenis</w:t>
      </w:r>
      <w:proofErr w:type="spellEnd"/>
      <w:r w:rsidR="003747C3">
        <w:t xml:space="preserve"> batik </w:t>
      </w:r>
      <w:proofErr w:type="spellStart"/>
      <w:r w:rsidR="003747C3">
        <w:t>berbasis</w:t>
      </w:r>
      <w:proofErr w:type="spellEnd"/>
      <w:r w:rsidR="003747C3">
        <w:t xml:space="preserve"> offline</w:t>
      </w:r>
      <w:r w:rsidR="009537F6">
        <w:t>.</w:t>
      </w:r>
      <w:r w:rsidR="004635E1">
        <w:t xml:space="preserve"> </w:t>
      </w:r>
      <w:proofErr w:type="spellStart"/>
      <w:r w:rsidR="004635E1">
        <w:t>Kelebihan</w:t>
      </w:r>
      <w:proofErr w:type="spellEnd"/>
      <w:r w:rsidR="004635E1">
        <w:t xml:space="preserve"> </w:t>
      </w:r>
      <w:proofErr w:type="spellStart"/>
      <w:r w:rsidR="004635E1">
        <w:t>dari</w:t>
      </w:r>
      <w:proofErr w:type="spellEnd"/>
      <w:r w:rsidR="004635E1">
        <w:t xml:space="preserve"> </w:t>
      </w:r>
      <w:proofErr w:type="spellStart"/>
      <w:r w:rsidR="004635E1">
        <w:t>aplikasi</w:t>
      </w:r>
      <w:proofErr w:type="spellEnd"/>
      <w:r w:rsidR="004635E1">
        <w:t xml:space="preserve"> </w:t>
      </w:r>
      <w:proofErr w:type="spellStart"/>
      <w:r w:rsidR="004635E1">
        <w:t>ini</w:t>
      </w:r>
      <w:proofErr w:type="spellEnd"/>
      <w:r w:rsidR="004635E1">
        <w:t xml:space="preserve"> </w:t>
      </w:r>
      <w:proofErr w:type="spellStart"/>
      <w:r w:rsidR="004635E1">
        <w:t>adalah</w:t>
      </w:r>
      <w:proofErr w:type="spellEnd"/>
      <w:r w:rsidR="004635E1">
        <w:t xml:space="preserve"> </w:t>
      </w:r>
      <w:proofErr w:type="spellStart"/>
      <w:r w:rsidR="004635E1">
        <w:t>dapat</w:t>
      </w:r>
      <w:proofErr w:type="spellEnd"/>
      <w:r w:rsidR="004635E1">
        <w:t xml:space="preserve"> </w:t>
      </w:r>
      <w:proofErr w:type="spellStart"/>
      <w:r w:rsidR="004635E1">
        <w:t>diakses</w:t>
      </w:r>
      <w:proofErr w:type="spellEnd"/>
      <w:r w:rsidR="004635E1">
        <w:t xml:space="preserve"> </w:t>
      </w:r>
      <w:proofErr w:type="spellStart"/>
      <w:r w:rsidR="00240247">
        <w:t>dimana</w:t>
      </w:r>
      <w:proofErr w:type="spellEnd"/>
      <w:r w:rsidR="00240247">
        <w:t xml:space="preserve"> </w:t>
      </w:r>
      <w:proofErr w:type="spellStart"/>
      <w:r w:rsidR="00240247">
        <w:t>saja</w:t>
      </w:r>
      <w:proofErr w:type="spellEnd"/>
      <w:r w:rsidR="00240247">
        <w:t xml:space="preserve"> dan </w:t>
      </w:r>
      <w:proofErr w:type="spellStart"/>
      <w:r w:rsidR="00240247">
        <w:t>kapan</w:t>
      </w:r>
      <w:proofErr w:type="spellEnd"/>
      <w:r w:rsidR="00240247">
        <w:t xml:space="preserve"> </w:t>
      </w:r>
      <w:proofErr w:type="spellStart"/>
      <w:r w:rsidR="00240247">
        <w:t>saja</w:t>
      </w:r>
      <w:proofErr w:type="spellEnd"/>
      <w:r w:rsidR="00240247">
        <w:t xml:space="preserve"> </w:t>
      </w:r>
      <w:proofErr w:type="spellStart"/>
      <w:r w:rsidR="00240247">
        <w:t>tanpa</w:t>
      </w:r>
      <w:proofErr w:type="spellEnd"/>
      <w:r w:rsidR="00240247">
        <w:t xml:space="preserve"> </w:t>
      </w:r>
      <w:proofErr w:type="spellStart"/>
      <w:r w:rsidR="00491134">
        <w:t>membutuhkan</w:t>
      </w:r>
      <w:proofErr w:type="spellEnd"/>
      <w:r w:rsidR="00491134">
        <w:t xml:space="preserve"> internet </w:t>
      </w:r>
      <w:proofErr w:type="spellStart"/>
      <w:r w:rsidR="00491134">
        <w:t>untuk</w:t>
      </w:r>
      <w:proofErr w:type="spellEnd"/>
      <w:r w:rsidR="00491134">
        <w:t xml:space="preserve"> </w:t>
      </w:r>
      <w:proofErr w:type="spellStart"/>
      <w:r w:rsidR="00491134">
        <w:t>identifikasi</w:t>
      </w:r>
      <w:proofErr w:type="spellEnd"/>
      <w:r w:rsidR="00491134">
        <w:t xml:space="preserve"> </w:t>
      </w:r>
      <w:proofErr w:type="spellStart"/>
      <w:r w:rsidR="00491134">
        <w:t>jenis</w:t>
      </w:r>
      <w:proofErr w:type="spellEnd"/>
      <w:r w:rsidR="00491134">
        <w:t xml:space="preserve"> batik.</w:t>
      </w:r>
      <w:r w:rsidR="0061343B">
        <w:t xml:space="preserve"> </w:t>
      </w:r>
      <w:r w:rsidR="000155A1">
        <w:t xml:space="preserve">Dari </w:t>
      </w:r>
      <w:proofErr w:type="spellStart"/>
      <w:r w:rsidR="000155A1">
        <w:t>pemaparan</w:t>
      </w:r>
      <w:proofErr w:type="spellEnd"/>
      <w:r w:rsidR="000155A1">
        <w:t xml:space="preserve"> dua </w:t>
      </w:r>
      <w:proofErr w:type="spellStart"/>
      <w:r w:rsidR="000155A1">
        <w:t>solusi</w:t>
      </w:r>
      <w:proofErr w:type="spellEnd"/>
      <w:r w:rsidR="000155A1">
        <w:t xml:space="preserve"> system</w:t>
      </w:r>
      <w:r w:rsidR="00FB2D54">
        <w:t xml:space="preserve"> </w:t>
      </w:r>
      <w:proofErr w:type="spellStart"/>
      <w:r w:rsidR="00383365">
        <w:t>ini</w:t>
      </w:r>
      <w:proofErr w:type="spellEnd"/>
      <w:r w:rsidR="00383365">
        <w:t xml:space="preserve">, </w:t>
      </w:r>
      <w:proofErr w:type="spellStart"/>
      <w:r w:rsidR="00F1726F">
        <w:t>diperlukan</w:t>
      </w:r>
      <w:proofErr w:type="spellEnd"/>
      <w:r w:rsidR="00F1726F">
        <w:t xml:space="preserve"> </w:t>
      </w:r>
      <w:proofErr w:type="spellStart"/>
      <w:r w:rsidR="00F1726F">
        <w:t>perbandingan</w:t>
      </w:r>
      <w:proofErr w:type="spellEnd"/>
      <w:r w:rsidR="00F1726F">
        <w:t xml:space="preserve"> </w:t>
      </w:r>
      <w:proofErr w:type="spellStart"/>
      <w:r w:rsidR="00BE12E5">
        <w:t>untuk</w:t>
      </w:r>
      <w:proofErr w:type="spellEnd"/>
      <w:r w:rsidR="00BE12E5">
        <w:t xml:space="preserve"> </w:t>
      </w:r>
      <w:proofErr w:type="spellStart"/>
      <w:r w:rsidR="00BE12E5">
        <w:t>mengetahui</w:t>
      </w:r>
      <w:proofErr w:type="spellEnd"/>
      <w:r w:rsidR="00BE12E5">
        <w:t xml:space="preserve"> </w:t>
      </w:r>
      <w:proofErr w:type="spellStart"/>
      <w:r w:rsidR="00BE12E5">
        <w:t>solusi</w:t>
      </w:r>
      <w:proofErr w:type="spellEnd"/>
      <w:r w:rsidR="00BE12E5">
        <w:t xml:space="preserve"> system</w:t>
      </w:r>
      <w:r w:rsidR="00FC6458">
        <w:t xml:space="preserve"> yang optimal.</w:t>
      </w:r>
    </w:p>
    <w:p w14:paraId="0C4B744B" w14:textId="6CB4097E" w:rsidR="00536644" w:rsidRDefault="00536644" w:rsidP="00536644">
      <w:pPr>
        <w:pStyle w:val="Heading3"/>
      </w:pPr>
      <w:bookmarkStart w:id="25" w:name="_Toc130977727"/>
      <w:proofErr w:type="spellStart"/>
      <w:r>
        <w:t>Karakteristik</w:t>
      </w:r>
      <w:proofErr w:type="spellEnd"/>
      <w:r>
        <w:t xml:space="preserve"> </w:t>
      </w:r>
      <w:proofErr w:type="spellStart"/>
      <w:r>
        <w:t>Produk</w:t>
      </w:r>
      <w:bookmarkEnd w:id="25"/>
      <w:proofErr w:type="spellEnd"/>
    </w:p>
    <w:p w14:paraId="0BBACF18" w14:textId="08DC1F44" w:rsidR="00A25FA2" w:rsidRDefault="00A25FA2" w:rsidP="00A25FA2">
      <w:pPr>
        <w:pStyle w:val="Heading4"/>
      </w:pPr>
      <w:proofErr w:type="spellStart"/>
      <w:r>
        <w:t>Produk</w:t>
      </w:r>
      <w:proofErr w:type="spellEnd"/>
      <w:r>
        <w:t xml:space="preserve"> A</w:t>
      </w:r>
    </w:p>
    <w:p w14:paraId="4CB70D39" w14:textId="2AA7316A" w:rsidR="00436907" w:rsidRDefault="00436907" w:rsidP="00543721">
      <w:pPr>
        <w:pStyle w:val="ListParagraph"/>
        <w:numPr>
          <w:ilvl w:val="0"/>
          <w:numId w:val="2"/>
        </w:numPr>
      </w:pPr>
      <w:r>
        <w:t>Fitur Utama</w:t>
      </w:r>
    </w:p>
    <w:p w14:paraId="2FEE3AA8" w14:textId="608296E6" w:rsidR="00436907" w:rsidRDefault="00EE6D4D" w:rsidP="0001755B">
      <w:pPr>
        <w:pStyle w:val="ListParagraph"/>
        <w:ind w:left="1152" w:firstLine="288"/>
      </w:pPr>
      <w:r>
        <w:t xml:space="preserve">Solusi system </w:t>
      </w:r>
      <w:r w:rsidR="00F95AEB">
        <w:t xml:space="preserve">yang </w:t>
      </w:r>
      <w:proofErr w:type="spellStart"/>
      <w:r w:rsidR="00F95AEB">
        <w:t>akan</w:t>
      </w:r>
      <w:proofErr w:type="spellEnd"/>
      <w:r w:rsidR="00F95AEB">
        <w:t xml:space="preserve"> </w:t>
      </w:r>
      <w:proofErr w:type="spellStart"/>
      <w:r w:rsidR="00F95AEB">
        <w:t>dirancang</w:t>
      </w:r>
      <w:proofErr w:type="spellEnd"/>
      <w:r w:rsidR="00F95AEB">
        <w:t xml:space="preserve"> </w:t>
      </w:r>
      <w:proofErr w:type="spellStart"/>
      <w:r w:rsidR="00F95AEB">
        <w:t>adalah</w:t>
      </w:r>
      <w:proofErr w:type="spellEnd"/>
      <w:r w:rsidR="00F95AEB">
        <w:t xml:space="preserve"> </w:t>
      </w:r>
      <w:proofErr w:type="spellStart"/>
      <w:r w:rsidR="00F95AEB">
        <w:t>aplikasi</w:t>
      </w:r>
      <w:proofErr w:type="spellEnd"/>
      <w:r w:rsidR="00F95AEB">
        <w:t xml:space="preserve"> </w:t>
      </w:r>
      <w:proofErr w:type="spellStart"/>
      <w:r w:rsidR="00F95AEB">
        <w:t>identifikasi</w:t>
      </w:r>
      <w:proofErr w:type="spellEnd"/>
      <w:r w:rsidR="00F95AEB">
        <w:t xml:space="preserve"> </w:t>
      </w:r>
      <w:proofErr w:type="spellStart"/>
      <w:r w:rsidR="00332AD5">
        <w:t>jenis</w:t>
      </w:r>
      <w:proofErr w:type="spellEnd"/>
      <w:r w:rsidR="00332AD5">
        <w:t xml:space="preserve"> batik </w:t>
      </w:r>
      <w:proofErr w:type="spellStart"/>
      <w:r w:rsidR="00332AD5">
        <w:t>dengan</w:t>
      </w:r>
      <w:proofErr w:type="spellEnd"/>
      <w:r w:rsidR="00332AD5">
        <w:t xml:space="preserve"> </w:t>
      </w:r>
      <w:proofErr w:type="spellStart"/>
      <w:r w:rsidR="00332AD5">
        <w:t>menggunakan</w:t>
      </w:r>
      <w:proofErr w:type="spellEnd"/>
      <w:r w:rsidR="00332AD5">
        <w:t xml:space="preserve"> </w:t>
      </w:r>
      <w:proofErr w:type="spellStart"/>
      <w:r w:rsidR="00332AD5">
        <w:t>teknologi</w:t>
      </w:r>
      <w:proofErr w:type="spellEnd"/>
      <w:r w:rsidR="00332AD5">
        <w:t xml:space="preserve"> AI (</w:t>
      </w:r>
      <w:r w:rsidR="00332AD5" w:rsidRPr="0089147A">
        <w:rPr>
          <w:i/>
          <w:iCs/>
        </w:rPr>
        <w:t>Artificial Intelligence</w:t>
      </w:r>
      <w:r w:rsidR="00332AD5">
        <w:t>)</w:t>
      </w:r>
      <w:r w:rsidR="000976E3">
        <w:t xml:space="preserve"> dan </w:t>
      </w:r>
      <w:proofErr w:type="spellStart"/>
      <w:r w:rsidR="000976E3">
        <w:t>perlu</w:t>
      </w:r>
      <w:proofErr w:type="spellEnd"/>
      <w:r w:rsidR="000976E3">
        <w:t xml:space="preserve"> </w:t>
      </w:r>
      <w:proofErr w:type="spellStart"/>
      <w:r w:rsidR="000976E3">
        <w:t>akses</w:t>
      </w:r>
      <w:proofErr w:type="spellEnd"/>
      <w:r w:rsidR="000976E3">
        <w:t xml:space="preserve"> internet</w:t>
      </w:r>
      <w:r w:rsidR="00332AD5">
        <w:t xml:space="preserve">. </w:t>
      </w:r>
      <w:proofErr w:type="spellStart"/>
      <w:r w:rsidR="00332AD5">
        <w:t>Aplikasi</w:t>
      </w:r>
      <w:proofErr w:type="spellEnd"/>
      <w:r w:rsidR="00332AD5">
        <w:t xml:space="preserve"> </w:t>
      </w:r>
      <w:proofErr w:type="spellStart"/>
      <w:r w:rsidR="00332AD5">
        <w:t>dengan</w:t>
      </w:r>
      <w:proofErr w:type="spellEnd"/>
      <w:r w:rsidR="00332AD5">
        <w:t xml:space="preserve"> </w:t>
      </w:r>
      <w:proofErr w:type="spellStart"/>
      <w:r w:rsidR="00964231">
        <w:t>penggunaan</w:t>
      </w:r>
      <w:proofErr w:type="spellEnd"/>
      <w:r w:rsidR="00964231">
        <w:t xml:space="preserve"> </w:t>
      </w:r>
      <w:proofErr w:type="spellStart"/>
      <w:r w:rsidR="00964231">
        <w:t>teknologi</w:t>
      </w:r>
      <w:proofErr w:type="spellEnd"/>
      <w:r w:rsidR="00964231">
        <w:t xml:space="preserve"> AI </w:t>
      </w:r>
      <w:proofErr w:type="spellStart"/>
      <w:r w:rsidR="00964231">
        <w:t>ini</w:t>
      </w:r>
      <w:proofErr w:type="spellEnd"/>
      <w:r w:rsidR="00964231">
        <w:t xml:space="preserve"> </w:t>
      </w:r>
      <w:proofErr w:type="spellStart"/>
      <w:r w:rsidR="00E15C50">
        <w:t>memiliki</w:t>
      </w:r>
      <w:proofErr w:type="spellEnd"/>
      <w:r w:rsidR="00E15C50">
        <w:t xml:space="preserve"> </w:t>
      </w:r>
      <w:proofErr w:type="spellStart"/>
      <w:r w:rsidR="00E15C50">
        <w:t>beberapa</w:t>
      </w:r>
      <w:proofErr w:type="spellEnd"/>
      <w:r w:rsidR="00E15C50">
        <w:t xml:space="preserve"> </w:t>
      </w:r>
      <w:proofErr w:type="spellStart"/>
      <w:r w:rsidR="00E15C50">
        <w:t>kelebihan</w:t>
      </w:r>
      <w:proofErr w:type="spellEnd"/>
      <w:r w:rsidR="00E15C50">
        <w:t xml:space="preserve"> </w:t>
      </w:r>
      <w:proofErr w:type="spellStart"/>
      <w:r w:rsidR="00E15C50">
        <w:t>seperti</w:t>
      </w:r>
      <w:proofErr w:type="spellEnd"/>
      <w:r w:rsidR="00E15C50">
        <w:t xml:space="preserve"> </w:t>
      </w:r>
      <w:proofErr w:type="spellStart"/>
      <w:r w:rsidR="00D435D6">
        <w:t>hasil</w:t>
      </w:r>
      <w:proofErr w:type="spellEnd"/>
      <w:r w:rsidR="00D435D6">
        <w:t xml:space="preserve"> </w:t>
      </w:r>
      <w:proofErr w:type="spellStart"/>
      <w:r w:rsidR="00D435D6">
        <w:t>identifikasi</w:t>
      </w:r>
      <w:proofErr w:type="spellEnd"/>
      <w:r w:rsidR="00D435D6">
        <w:t xml:space="preserve"> yang </w:t>
      </w:r>
      <w:proofErr w:type="spellStart"/>
      <w:r w:rsidR="00D435D6">
        <w:t>akurat</w:t>
      </w:r>
      <w:proofErr w:type="spellEnd"/>
      <w:r w:rsidR="00D435D6">
        <w:t xml:space="preserve"> dan </w:t>
      </w:r>
      <w:proofErr w:type="spellStart"/>
      <w:r w:rsidR="00D435D6">
        <w:t>baik</w:t>
      </w:r>
      <w:proofErr w:type="spellEnd"/>
      <w:r w:rsidR="00D435D6">
        <w:t xml:space="preserve">, </w:t>
      </w:r>
      <w:proofErr w:type="spellStart"/>
      <w:r w:rsidR="00D435D6">
        <w:t>cara</w:t>
      </w:r>
      <w:proofErr w:type="spellEnd"/>
      <w:r w:rsidR="00D435D6">
        <w:t xml:space="preserve"> </w:t>
      </w:r>
      <w:proofErr w:type="spellStart"/>
      <w:r w:rsidR="00D435D6">
        <w:t>kerja</w:t>
      </w:r>
      <w:proofErr w:type="spellEnd"/>
      <w:r w:rsidR="00D435D6">
        <w:t xml:space="preserve"> </w:t>
      </w:r>
      <w:proofErr w:type="spellStart"/>
      <w:r w:rsidR="00D435D6">
        <w:t>lebih</w:t>
      </w:r>
      <w:proofErr w:type="spellEnd"/>
      <w:r w:rsidR="00D435D6">
        <w:t xml:space="preserve"> </w:t>
      </w:r>
      <w:proofErr w:type="spellStart"/>
      <w:r w:rsidR="00D435D6">
        <w:t>cepat</w:t>
      </w:r>
      <w:proofErr w:type="spellEnd"/>
      <w:r w:rsidR="00D435D6">
        <w:t xml:space="preserve"> dan </w:t>
      </w:r>
      <w:proofErr w:type="spellStart"/>
      <w:r w:rsidR="00D435D6">
        <w:t>hasil</w:t>
      </w:r>
      <w:proofErr w:type="spellEnd"/>
      <w:r w:rsidR="00D435D6">
        <w:t xml:space="preserve"> </w:t>
      </w:r>
      <w:proofErr w:type="spellStart"/>
      <w:r w:rsidR="00D435D6">
        <w:t>identifikasi</w:t>
      </w:r>
      <w:proofErr w:type="spellEnd"/>
      <w:r w:rsidR="00D435D6">
        <w:t xml:space="preserve"> yang </w:t>
      </w:r>
      <w:proofErr w:type="spellStart"/>
      <w:r w:rsidR="00D435D6">
        <w:t>dapat</w:t>
      </w:r>
      <w:proofErr w:type="spellEnd"/>
      <w:r w:rsidR="00D435D6">
        <w:t xml:space="preserve"> di </w:t>
      </w:r>
      <w:proofErr w:type="spellStart"/>
      <w:r w:rsidR="00D435D6">
        <w:t>dokumentasikan</w:t>
      </w:r>
      <w:proofErr w:type="spellEnd"/>
      <w:r w:rsidR="00D435D6">
        <w:t xml:space="preserve"> [</w:t>
      </w:r>
      <w:hyperlink r:id="rId13" w:history="1">
        <w:r w:rsidR="00D435D6">
          <w:rPr>
            <w:rStyle w:val="Hyperlink"/>
          </w:rPr>
          <w:t>4134-10603-1-SM.pdf</w:t>
        </w:r>
      </w:hyperlink>
      <w:r w:rsidR="00D435D6">
        <w:t>]</w:t>
      </w:r>
      <w:r w:rsidR="0050139E">
        <w:t xml:space="preserve"> </w:t>
      </w:r>
      <w:proofErr w:type="spellStart"/>
      <w:r w:rsidR="0050139E">
        <w:t>sehingga</w:t>
      </w:r>
      <w:proofErr w:type="spellEnd"/>
      <w:r w:rsidR="0050139E">
        <w:t xml:space="preserve"> </w:t>
      </w:r>
      <w:proofErr w:type="spellStart"/>
      <w:r w:rsidR="0050139E">
        <w:t>rancangan</w:t>
      </w:r>
      <w:proofErr w:type="spellEnd"/>
      <w:r w:rsidR="0050139E">
        <w:t xml:space="preserve"> </w:t>
      </w:r>
      <w:proofErr w:type="spellStart"/>
      <w:r w:rsidR="0050139E">
        <w:t>aplikasi</w:t>
      </w:r>
      <w:proofErr w:type="spellEnd"/>
      <w:r w:rsidR="0050139E">
        <w:t xml:space="preserve"> </w:t>
      </w:r>
      <w:proofErr w:type="spellStart"/>
      <w:r w:rsidR="0050139E">
        <w:t>seperti</w:t>
      </w:r>
      <w:proofErr w:type="spellEnd"/>
      <w:r w:rsidR="0050139E">
        <w:t xml:space="preserve"> </w:t>
      </w:r>
      <w:proofErr w:type="spellStart"/>
      <w:r w:rsidR="0050139E">
        <w:t>ini</w:t>
      </w:r>
      <w:proofErr w:type="spellEnd"/>
      <w:r w:rsidR="0050139E">
        <w:t xml:space="preserve"> </w:t>
      </w:r>
      <w:r w:rsidR="005D15C4">
        <w:t xml:space="preserve">sangat </w:t>
      </w:r>
      <w:proofErr w:type="spellStart"/>
      <w:r w:rsidR="005D15C4">
        <w:t>umum</w:t>
      </w:r>
      <w:proofErr w:type="spellEnd"/>
      <w:r w:rsidR="005D15C4">
        <w:t xml:space="preserve"> </w:t>
      </w:r>
      <w:proofErr w:type="spellStart"/>
      <w:r w:rsidR="005D15C4">
        <w:t>digunakan</w:t>
      </w:r>
      <w:proofErr w:type="spellEnd"/>
      <w:r w:rsidR="004E4BC1">
        <w:t>.</w:t>
      </w:r>
      <w:r w:rsidR="00D01646">
        <w:t xml:space="preserve"> </w:t>
      </w:r>
      <w:proofErr w:type="spellStart"/>
      <w:r w:rsidR="00D01646">
        <w:t>Rancangan</w:t>
      </w:r>
      <w:proofErr w:type="spellEnd"/>
      <w:r w:rsidR="00D01646">
        <w:t xml:space="preserve"> </w:t>
      </w:r>
      <w:proofErr w:type="spellStart"/>
      <w:r w:rsidR="00D01646">
        <w:t>aplikasi</w:t>
      </w:r>
      <w:proofErr w:type="spellEnd"/>
      <w:r w:rsidR="00D01646">
        <w:t xml:space="preserve"> </w:t>
      </w:r>
      <w:proofErr w:type="spellStart"/>
      <w:r w:rsidR="00D01646">
        <w:t>ini</w:t>
      </w:r>
      <w:proofErr w:type="spellEnd"/>
      <w:r w:rsidR="00D01646">
        <w:t xml:space="preserve"> </w:t>
      </w:r>
      <w:proofErr w:type="spellStart"/>
      <w:r w:rsidR="00D01646">
        <w:t>menggunakan</w:t>
      </w:r>
      <w:proofErr w:type="spellEnd"/>
      <w:r w:rsidR="00D01646">
        <w:t xml:space="preserve"> </w:t>
      </w:r>
      <w:proofErr w:type="spellStart"/>
      <w:r w:rsidR="00D01646">
        <w:t>kamera</w:t>
      </w:r>
      <w:proofErr w:type="spellEnd"/>
      <w:r w:rsidR="00D01646">
        <w:t xml:space="preserve"> handphone </w:t>
      </w:r>
      <w:proofErr w:type="spellStart"/>
      <w:r w:rsidR="00D01646">
        <w:t>untuk</w:t>
      </w:r>
      <w:proofErr w:type="spellEnd"/>
      <w:r w:rsidR="00D01646">
        <w:t xml:space="preserve"> </w:t>
      </w:r>
      <w:proofErr w:type="spellStart"/>
      <w:r w:rsidR="00DB69D0">
        <w:t>pengambilan</w:t>
      </w:r>
      <w:proofErr w:type="spellEnd"/>
      <w:r w:rsidR="00DB69D0">
        <w:t xml:space="preserve"> </w:t>
      </w:r>
      <w:proofErr w:type="spellStart"/>
      <w:r w:rsidR="00DB69D0">
        <w:t>gambar</w:t>
      </w:r>
      <w:proofErr w:type="spellEnd"/>
      <w:r w:rsidR="00447971">
        <w:t xml:space="preserve"> dan </w:t>
      </w:r>
      <w:proofErr w:type="spellStart"/>
      <w:r w:rsidR="00447971">
        <w:t>menggunakan</w:t>
      </w:r>
      <w:proofErr w:type="spellEnd"/>
      <w:r w:rsidR="00447971">
        <w:t xml:space="preserve"> </w:t>
      </w:r>
      <w:proofErr w:type="spellStart"/>
      <w:r w:rsidR="00CB4B39">
        <w:t>teknologi</w:t>
      </w:r>
      <w:proofErr w:type="spellEnd"/>
      <w:r w:rsidR="00CB4B39">
        <w:t xml:space="preserve"> AI (</w:t>
      </w:r>
      <w:r w:rsidR="00CB4B39" w:rsidRPr="0089147A">
        <w:rPr>
          <w:i/>
          <w:iCs/>
        </w:rPr>
        <w:t>Artificial Intelligence</w:t>
      </w:r>
      <w:r w:rsidR="00CB4B39">
        <w:t xml:space="preserve">) </w:t>
      </w:r>
      <w:proofErr w:type="spellStart"/>
      <w:r w:rsidR="00CB4B39">
        <w:t>untuk</w:t>
      </w:r>
      <w:proofErr w:type="spellEnd"/>
      <w:r w:rsidR="00CB4B39">
        <w:t xml:space="preserve"> </w:t>
      </w:r>
      <w:proofErr w:type="spellStart"/>
      <w:r w:rsidR="00CB4B39">
        <w:t>klasifikasi</w:t>
      </w:r>
      <w:proofErr w:type="spellEnd"/>
      <w:r w:rsidR="00CB4B39">
        <w:t xml:space="preserve"> </w:t>
      </w:r>
      <w:proofErr w:type="spellStart"/>
      <w:r w:rsidR="00CB4B39">
        <w:t>jenis</w:t>
      </w:r>
      <w:proofErr w:type="spellEnd"/>
      <w:r w:rsidR="00CB4B39">
        <w:t xml:space="preserve"> batik.</w:t>
      </w:r>
    </w:p>
    <w:p w14:paraId="4F61EB29" w14:textId="77777777" w:rsidR="005D15C4" w:rsidRPr="00436907" w:rsidRDefault="005D15C4" w:rsidP="00436907">
      <w:pPr>
        <w:pStyle w:val="ListParagraph"/>
        <w:ind w:left="1152" w:firstLine="0"/>
      </w:pPr>
    </w:p>
    <w:p w14:paraId="7E0C8419" w14:textId="69C89BB8" w:rsidR="00AE3AAD" w:rsidRDefault="00AE3AAD" w:rsidP="00543721">
      <w:pPr>
        <w:pStyle w:val="ListParagraph"/>
        <w:numPr>
          <w:ilvl w:val="0"/>
          <w:numId w:val="2"/>
        </w:numPr>
      </w:pPr>
      <w:r>
        <w:lastRenderedPageBreak/>
        <w:t xml:space="preserve">Fitur </w:t>
      </w:r>
      <w:r w:rsidR="00436907">
        <w:t>Dasar</w:t>
      </w:r>
    </w:p>
    <w:p w14:paraId="1C9DCC18" w14:textId="77777777" w:rsidR="00FB7E8F" w:rsidRDefault="0020156E" w:rsidP="00543721">
      <w:pPr>
        <w:pStyle w:val="ListParagraph"/>
        <w:numPr>
          <w:ilvl w:val="0"/>
          <w:numId w:val="3"/>
        </w:numPr>
      </w:pPr>
      <w:r>
        <w:t xml:space="preserve">Fitur </w:t>
      </w:r>
      <w:proofErr w:type="spellStart"/>
      <w:r>
        <w:t>kamera</w:t>
      </w:r>
      <w:proofErr w:type="spellEnd"/>
      <w:r>
        <w:t xml:space="preserve"> yang </w:t>
      </w:r>
      <w:proofErr w:type="spellStart"/>
      <w:r>
        <w:t>dilengkapi</w:t>
      </w:r>
      <w:proofErr w:type="spellEnd"/>
      <w:r>
        <w:t xml:space="preserve"> </w:t>
      </w:r>
      <w:proofErr w:type="spellStart"/>
      <w:r>
        <w:t>dengan</w:t>
      </w:r>
      <w:proofErr w:type="spellEnd"/>
      <w:r>
        <w:t xml:space="preserve"> </w:t>
      </w:r>
      <w:proofErr w:type="spellStart"/>
      <w:r>
        <w:t>teknologi</w:t>
      </w:r>
      <w:proofErr w:type="spellEnd"/>
      <w:r>
        <w:t xml:space="preserve"> AI (</w:t>
      </w:r>
      <w:r w:rsidRPr="0089147A">
        <w:rPr>
          <w:i/>
          <w:iCs/>
        </w:rPr>
        <w:t>Artificial Intelligence</w:t>
      </w:r>
      <w:r>
        <w:t>)</w:t>
      </w:r>
      <w:r w:rsidR="00EC3719">
        <w:t>.</w:t>
      </w:r>
    </w:p>
    <w:p w14:paraId="307F4DA2" w14:textId="55D5FDE0" w:rsidR="0092002E" w:rsidRDefault="00F6569A" w:rsidP="00543721">
      <w:pPr>
        <w:pStyle w:val="ListParagraph"/>
        <w:numPr>
          <w:ilvl w:val="0"/>
          <w:numId w:val="3"/>
        </w:numPr>
      </w:pPr>
      <w:r>
        <w:t xml:space="preserve">Halaman </w:t>
      </w:r>
      <w:proofErr w:type="spellStart"/>
      <w:r>
        <w:t>Informasi</w:t>
      </w:r>
      <w:proofErr w:type="spellEnd"/>
      <w:r>
        <w:t xml:space="preserve"> yang </w:t>
      </w:r>
      <w:proofErr w:type="spellStart"/>
      <w:r>
        <w:t>tertera</w:t>
      </w:r>
      <w:proofErr w:type="spellEnd"/>
      <w:r>
        <w:t xml:space="preserve"> </w:t>
      </w:r>
      <w:proofErr w:type="spellStart"/>
      <w:r>
        <w:t>jela</w:t>
      </w:r>
      <w:r w:rsidR="001D22E6">
        <w:t>s</w:t>
      </w:r>
      <w:proofErr w:type="spellEnd"/>
      <w:r w:rsidR="00995D2C">
        <w:t xml:space="preserve"> </w:t>
      </w:r>
      <w:proofErr w:type="spellStart"/>
      <w:r w:rsidR="00995D2C">
        <w:t>tingkat</w:t>
      </w:r>
      <w:proofErr w:type="spellEnd"/>
      <w:r w:rsidR="00995D2C">
        <w:t xml:space="preserve"> </w:t>
      </w:r>
      <w:proofErr w:type="spellStart"/>
      <w:r w:rsidR="00995D2C">
        <w:t>akurasi</w:t>
      </w:r>
      <w:proofErr w:type="spellEnd"/>
      <w:r w:rsidR="00995D2C">
        <w:t xml:space="preserve"> </w:t>
      </w:r>
      <w:proofErr w:type="spellStart"/>
      <w:r w:rsidR="00995D2C">
        <w:t>nya</w:t>
      </w:r>
      <w:proofErr w:type="spellEnd"/>
      <w:r w:rsidR="00DC10FB">
        <w:t xml:space="preserve"> dan </w:t>
      </w:r>
      <w:proofErr w:type="spellStart"/>
      <w:r w:rsidR="00586BB4">
        <w:t>dapat</w:t>
      </w:r>
      <w:proofErr w:type="spellEnd"/>
      <w:r w:rsidR="00586BB4">
        <w:t xml:space="preserve"> </w:t>
      </w:r>
      <w:proofErr w:type="spellStart"/>
      <w:r w:rsidR="00586BB4">
        <w:t>menunjukkan</w:t>
      </w:r>
      <w:proofErr w:type="spellEnd"/>
      <w:r w:rsidR="00586BB4">
        <w:t xml:space="preserve"> </w:t>
      </w:r>
      <w:r w:rsidR="000236B7">
        <w:t xml:space="preserve">3 </w:t>
      </w:r>
      <w:proofErr w:type="spellStart"/>
      <w:r w:rsidR="00586BB4">
        <w:t>jenis</w:t>
      </w:r>
      <w:proofErr w:type="spellEnd"/>
      <w:r w:rsidR="00586BB4">
        <w:t xml:space="preserve"> </w:t>
      </w:r>
      <w:r w:rsidR="007F22EC">
        <w:t xml:space="preserve">motif </w:t>
      </w:r>
      <w:r w:rsidR="00586BB4">
        <w:t xml:space="preserve">batik </w:t>
      </w:r>
      <w:proofErr w:type="spellStart"/>
      <w:r w:rsidR="004923F6">
        <w:t>termasuk</w:t>
      </w:r>
      <w:proofErr w:type="spellEnd"/>
      <w:r w:rsidR="004923F6">
        <w:t xml:space="preserve"> </w:t>
      </w:r>
      <w:r w:rsidR="000236B7">
        <w:t xml:space="preserve">3 </w:t>
      </w:r>
      <w:proofErr w:type="spellStart"/>
      <w:r w:rsidR="007F22EC">
        <w:t>jenis</w:t>
      </w:r>
      <w:proofErr w:type="spellEnd"/>
      <w:r w:rsidR="007F22EC">
        <w:t xml:space="preserve"> </w:t>
      </w:r>
      <w:proofErr w:type="spellStart"/>
      <w:r w:rsidR="007F22EC">
        <w:t>pembuatan</w:t>
      </w:r>
      <w:proofErr w:type="spellEnd"/>
      <w:r w:rsidR="007F22EC">
        <w:t xml:space="preserve"> batik.</w:t>
      </w:r>
    </w:p>
    <w:p w14:paraId="51A243F4" w14:textId="1233822F" w:rsidR="00BC4FDD" w:rsidRDefault="0092002E" w:rsidP="00543721">
      <w:pPr>
        <w:pStyle w:val="ListParagraph"/>
        <w:numPr>
          <w:ilvl w:val="0"/>
          <w:numId w:val="2"/>
        </w:numPr>
      </w:pPr>
      <w:r>
        <w:t xml:space="preserve">Fitur </w:t>
      </w:r>
      <w:proofErr w:type="spellStart"/>
      <w:r>
        <w:t>Tambahan</w:t>
      </w:r>
      <w:proofErr w:type="spellEnd"/>
    </w:p>
    <w:p w14:paraId="2F65C577" w14:textId="21284C2F" w:rsidR="0092002E" w:rsidRDefault="0065478D" w:rsidP="00543721">
      <w:pPr>
        <w:pStyle w:val="ListParagraph"/>
        <w:numPr>
          <w:ilvl w:val="0"/>
          <w:numId w:val="4"/>
        </w:numPr>
      </w:pPr>
      <w:proofErr w:type="spellStart"/>
      <w:r>
        <w:t>Terdapat</w:t>
      </w:r>
      <w:proofErr w:type="spellEnd"/>
      <w:r>
        <w:t xml:space="preserve"> E-Commerce </w:t>
      </w:r>
      <w:r w:rsidR="00E62C66">
        <w:t xml:space="preserve">yang </w:t>
      </w:r>
      <w:proofErr w:type="spellStart"/>
      <w:r w:rsidR="00E62C66">
        <w:t>khusus</w:t>
      </w:r>
      <w:proofErr w:type="spellEnd"/>
      <w:r w:rsidR="00E62C66">
        <w:t xml:space="preserve"> </w:t>
      </w:r>
      <w:proofErr w:type="spellStart"/>
      <w:r w:rsidR="00345FF7">
        <w:t>menjual</w:t>
      </w:r>
      <w:proofErr w:type="spellEnd"/>
      <w:r w:rsidR="00345FF7">
        <w:t xml:space="preserve"> </w:t>
      </w:r>
      <w:proofErr w:type="spellStart"/>
      <w:r w:rsidR="00345FF7">
        <w:t>kain</w:t>
      </w:r>
      <w:proofErr w:type="spellEnd"/>
      <w:r w:rsidR="00345FF7">
        <w:t xml:space="preserve"> batik</w:t>
      </w:r>
    </w:p>
    <w:p w14:paraId="4EAC4FF9" w14:textId="21E7D5CF" w:rsidR="00454C84" w:rsidRDefault="00BE0C83" w:rsidP="00543721">
      <w:pPr>
        <w:pStyle w:val="ListParagraph"/>
        <w:numPr>
          <w:ilvl w:val="0"/>
          <w:numId w:val="4"/>
        </w:numPr>
      </w:pPr>
      <w:proofErr w:type="spellStart"/>
      <w:r>
        <w:t>Terdapat</w:t>
      </w:r>
      <w:proofErr w:type="spellEnd"/>
      <w:r>
        <w:t xml:space="preserve"> </w:t>
      </w:r>
      <w:proofErr w:type="spellStart"/>
      <w:r>
        <w:t>artikel</w:t>
      </w:r>
      <w:proofErr w:type="spellEnd"/>
      <w:r>
        <w:t xml:space="preserve"> – </w:t>
      </w:r>
      <w:proofErr w:type="spellStart"/>
      <w:r>
        <w:t>artikel</w:t>
      </w:r>
      <w:proofErr w:type="spellEnd"/>
      <w:r>
        <w:t xml:space="preserve"> </w:t>
      </w:r>
      <w:proofErr w:type="spellStart"/>
      <w:r>
        <w:t>khusus</w:t>
      </w:r>
      <w:proofErr w:type="spellEnd"/>
      <w:r>
        <w:t xml:space="preserve"> </w:t>
      </w:r>
      <w:proofErr w:type="spellStart"/>
      <w:r w:rsidR="00454C84">
        <w:t>tentang</w:t>
      </w:r>
      <w:proofErr w:type="spellEnd"/>
      <w:r w:rsidR="00454C84">
        <w:t xml:space="preserve"> </w:t>
      </w:r>
      <w:proofErr w:type="spellStart"/>
      <w:r w:rsidR="00454C84">
        <w:t>kain</w:t>
      </w:r>
      <w:proofErr w:type="spellEnd"/>
      <w:r w:rsidR="00454C84">
        <w:t xml:space="preserve"> batik</w:t>
      </w:r>
      <w:r w:rsidR="00640DAE">
        <w:t xml:space="preserve"> dan </w:t>
      </w:r>
      <w:proofErr w:type="spellStart"/>
      <w:r w:rsidR="00640DAE">
        <w:t>beberapa</w:t>
      </w:r>
      <w:proofErr w:type="spellEnd"/>
      <w:r w:rsidR="00640DAE">
        <w:t xml:space="preserve"> </w:t>
      </w:r>
      <w:proofErr w:type="spellStart"/>
      <w:r w:rsidR="00640DAE">
        <w:t>jenis</w:t>
      </w:r>
      <w:proofErr w:type="spellEnd"/>
      <w:r w:rsidR="00640DAE">
        <w:t xml:space="preserve"> batik.</w:t>
      </w:r>
    </w:p>
    <w:p w14:paraId="2960965E" w14:textId="0F311CDB" w:rsidR="00640DAE" w:rsidRDefault="001D29B3" w:rsidP="00543721">
      <w:pPr>
        <w:pStyle w:val="ListParagraph"/>
        <w:numPr>
          <w:ilvl w:val="0"/>
          <w:numId w:val="4"/>
        </w:numPr>
      </w:pPr>
      <w:proofErr w:type="spellStart"/>
      <w:r>
        <w:t>Terdapat</w:t>
      </w:r>
      <w:proofErr w:type="spellEnd"/>
      <w:r>
        <w:t xml:space="preserve"> </w:t>
      </w:r>
      <w:proofErr w:type="spellStart"/>
      <w:r>
        <w:t>halaman</w:t>
      </w:r>
      <w:proofErr w:type="spellEnd"/>
      <w:r>
        <w:t xml:space="preserve"> </w:t>
      </w:r>
      <w:proofErr w:type="spellStart"/>
      <w:r>
        <w:t>akun</w:t>
      </w:r>
      <w:proofErr w:type="spellEnd"/>
      <w:r w:rsidR="00210A3B">
        <w:t>.</w:t>
      </w:r>
    </w:p>
    <w:p w14:paraId="40141F28" w14:textId="70D8BFD6" w:rsidR="004D5099" w:rsidRDefault="004D5099" w:rsidP="00543721">
      <w:pPr>
        <w:pStyle w:val="ListParagraph"/>
        <w:numPr>
          <w:ilvl w:val="0"/>
          <w:numId w:val="2"/>
        </w:numPr>
      </w:pPr>
      <w:r>
        <w:t xml:space="preserve">Sifat Solusi yang </w:t>
      </w:r>
      <w:proofErr w:type="spellStart"/>
      <w:r>
        <w:t>Diharapkan</w:t>
      </w:r>
      <w:proofErr w:type="spellEnd"/>
    </w:p>
    <w:p w14:paraId="2341D607" w14:textId="28C8193F" w:rsidR="004D5099" w:rsidRDefault="00240DCC" w:rsidP="00543721">
      <w:pPr>
        <w:pStyle w:val="ListParagraph"/>
        <w:numPr>
          <w:ilvl w:val="0"/>
          <w:numId w:val="7"/>
        </w:numPr>
      </w:pPr>
      <w:proofErr w:type="spellStart"/>
      <w:r>
        <w:t>Mudah</w:t>
      </w:r>
      <w:proofErr w:type="spellEnd"/>
      <w:r>
        <w:t xml:space="preserve"> </w:t>
      </w:r>
      <w:proofErr w:type="spellStart"/>
      <w:r>
        <w:t>untuk</w:t>
      </w:r>
      <w:proofErr w:type="spellEnd"/>
      <w:r>
        <w:t xml:space="preserve"> </w:t>
      </w:r>
      <w:proofErr w:type="spellStart"/>
      <w:r>
        <w:t>identifikasi</w:t>
      </w:r>
      <w:proofErr w:type="spellEnd"/>
      <w:r>
        <w:t xml:space="preserve"> </w:t>
      </w:r>
      <w:proofErr w:type="spellStart"/>
      <w:r>
        <w:t>jenis</w:t>
      </w:r>
      <w:proofErr w:type="spellEnd"/>
      <w:r>
        <w:t xml:space="preserve"> batik </w:t>
      </w:r>
      <w:proofErr w:type="spellStart"/>
      <w:r w:rsidR="006A3BE1">
        <w:t>apa</w:t>
      </w:r>
      <w:proofErr w:type="spellEnd"/>
      <w:r w:rsidR="006A3BE1">
        <w:t xml:space="preserve"> </w:t>
      </w:r>
      <w:proofErr w:type="spellStart"/>
      <w:r w:rsidR="006A3BE1">
        <w:t>saja</w:t>
      </w:r>
      <w:proofErr w:type="spellEnd"/>
      <w:r w:rsidR="006A3BE1">
        <w:t xml:space="preserve"> </w:t>
      </w:r>
      <w:proofErr w:type="spellStart"/>
      <w:r w:rsidR="006A3BE1">
        <w:t>karna</w:t>
      </w:r>
      <w:proofErr w:type="spellEnd"/>
      <w:r w:rsidR="006A3BE1">
        <w:t xml:space="preserve"> </w:t>
      </w:r>
      <w:proofErr w:type="spellStart"/>
      <w:r w:rsidR="006A3BE1">
        <w:t>sudah</w:t>
      </w:r>
      <w:proofErr w:type="spellEnd"/>
      <w:r w:rsidR="006A3BE1">
        <w:t xml:space="preserve"> </w:t>
      </w:r>
      <w:proofErr w:type="spellStart"/>
      <w:r w:rsidR="006A3BE1">
        <w:t>terbantu</w:t>
      </w:r>
      <w:proofErr w:type="spellEnd"/>
      <w:r w:rsidR="006A3BE1">
        <w:t xml:space="preserve"> </w:t>
      </w:r>
      <w:proofErr w:type="spellStart"/>
      <w:r w:rsidR="006A3BE1">
        <w:t>dengan</w:t>
      </w:r>
      <w:proofErr w:type="spellEnd"/>
      <w:r w:rsidR="006A3BE1">
        <w:t xml:space="preserve"> </w:t>
      </w:r>
      <w:proofErr w:type="spellStart"/>
      <w:r w:rsidR="006A3BE1">
        <w:t>teknologi</w:t>
      </w:r>
      <w:proofErr w:type="spellEnd"/>
      <w:r w:rsidR="006A3BE1">
        <w:t xml:space="preserve"> AI (</w:t>
      </w:r>
      <w:r w:rsidR="006A3BE1" w:rsidRPr="0089147A">
        <w:rPr>
          <w:i/>
          <w:iCs/>
        </w:rPr>
        <w:t>Artificial Intelligence</w:t>
      </w:r>
      <w:r w:rsidR="006A3BE1">
        <w:t>).</w:t>
      </w:r>
    </w:p>
    <w:p w14:paraId="2261D2B5" w14:textId="5837614E" w:rsidR="006A3BE1" w:rsidRDefault="003D521A" w:rsidP="00543721">
      <w:pPr>
        <w:pStyle w:val="ListParagraph"/>
        <w:numPr>
          <w:ilvl w:val="0"/>
          <w:numId w:val="7"/>
        </w:numPr>
      </w:pPr>
      <w:proofErr w:type="spellStart"/>
      <w:r>
        <w:t>Mudah</w:t>
      </w:r>
      <w:proofErr w:type="spellEnd"/>
      <w:r>
        <w:t xml:space="preserve"> </w:t>
      </w:r>
      <w:proofErr w:type="spellStart"/>
      <w:r>
        <w:t>untuk</w:t>
      </w:r>
      <w:proofErr w:type="spellEnd"/>
      <w:r>
        <w:t xml:space="preserve"> </w:t>
      </w:r>
      <w:r w:rsidR="00EE0EC4">
        <w:t xml:space="preserve">di </w:t>
      </w:r>
      <w:proofErr w:type="spellStart"/>
      <w:r w:rsidR="00EE0EC4">
        <w:t>akses</w:t>
      </w:r>
      <w:proofErr w:type="spellEnd"/>
      <w:r w:rsidR="00EE0EC4">
        <w:t xml:space="preserve"> </w:t>
      </w:r>
      <w:proofErr w:type="spellStart"/>
      <w:r w:rsidR="00EE0EC4">
        <w:t>karena</w:t>
      </w:r>
      <w:proofErr w:type="spellEnd"/>
      <w:r w:rsidR="00EE0EC4">
        <w:t xml:space="preserve"> </w:t>
      </w:r>
      <w:proofErr w:type="spellStart"/>
      <w:r w:rsidR="00EE0EC4">
        <w:t>hanya</w:t>
      </w:r>
      <w:proofErr w:type="spellEnd"/>
      <w:r w:rsidR="00EE0EC4">
        <w:t xml:space="preserve"> </w:t>
      </w:r>
      <w:proofErr w:type="spellStart"/>
      <w:r w:rsidR="008C0F18">
        <w:t>cukup</w:t>
      </w:r>
      <w:proofErr w:type="spellEnd"/>
      <w:r w:rsidR="008C0F18">
        <w:t xml:space="preserve"> </w:t>
      </w:r>
      <w:r w:rsidR="008C0F18" w:rsidRPr="008C0F18">
        <w:rPr>
          <w:i/>
          <w:iCs/>
        </w:rPr>
        <w:t>install</w:t>
      </w:r>
      <w:r w:rsidR="008C0F18">
        <w:rPr>
          <w:i/>
          <w:iCs/>
        </w:rPr>
        <w:t xml:space="preserve"> </w:t>
      </w:r>
      <w:r w:rsidR="000D48E3">
        <w:t>dan</w:t>
      </w:r>
      <w:r w:rsidR="005C4DA4">
        <w:t xml:space="preserve"> </w:t>
      </w:r>
      <w:proofErr w:type="spellStart"/>
      <w:r w:rsidR="005C4DA4">
        <w:t>bisa</w:t>
      </w:r>
      <w:proofErr w:type="spellEnd"/>
      <w:r w:rsidR="005C4DA4">
        <w:t xml:space="preserve"> </w:t>
      </w:r>
      <w:proofErr w:type="spellStart"/>
      <w:r w:rsidR="005C4DA4">
        <w:t>langsung</w:t>
      </w:r>
      <w:proofErr w:type="spellEnd"/>
      <w:r w:rsidR="005C4DA4">
        <w:t xml:space="preserve"> </w:t>
      </w:r>
      <w:proofErr w:type="spellStart"/>
      <w:r w:rsidR="005C4DA4">
        <w:t>identifikasi</w:t>
      </w:r>
      <w:proofErr w:type="spellEnd"/>
      <w:r w:rsidR="005C4DA4">
        <w:t xml:space="preserve"> </w:t>
      </w:r>
      <w:proofErr w:type="spellStart"/>
      <w:r w:rsidR="005C4DA4">
        <w:t>jenis</w:t>
      </w:r>
      <w:proofErr w:type="spellEnd"/>
      <w:r w:rsidR="005C4DA4">
        <w:t xml:space="preserve"> batik</w:t>
      </w:r>
    </w:p>
    <w:p w14:paraId="1B9AA625" w14:textId="72A09C68" w:rsidR="005C4DA4" w:rsidRDefault="00823ADF" w:rsidP="00543721">
      <w:pPr>
        <w:pStyle w:val="ListParagraph"/>
        <w:numPr>
          <w:ilvl w:val="0"/>
          <w:numId w:val="7"/>
        </w:numPr>
      </w:pPr>
      <w:r>
        <w:t xml:space="preserve">Hasil </w:t>
      </w:r>
      <w:proofErr w:type="spellStart"/>
      <w:r w:rsidR="0023691F">
        <w:t>identifikasi</w:t>
      </w:r>
      <w:proofErr w:type="spellEnd"/>
      <w:r w:rsidR="0023691F">
        <w:t xml:space="preserve"> </w:t>
      </w:r>
      <w:r>
        <w:t xml:space="preserve">yang </w:t>
      </w:r>
      <w:r w:rsidR="00C46F98">
        <w:t xml:space="preserve">di </w:t>
      </w:r>
      <w:proofErr w:type="spellStart"/>
      <w:r w:rsidR="00C46F98">
        <w:t>paparkan</w:t>
      </w:r>
      <w:proofErr w:type="spellEnd"/>
      <w:r w:rsidR="00C46F98">
        <w:t xml:space="preserve"> </w:t>
      </w:r>
      <w:proofErr w:type="spellStart"/>
      <w:r w:rsidR="00C46F98">
        <w:t>cukup</w:t>
      </w:r>
      <w:proofErr w:type="spellEnd"/>
      <w:r w:rsidR="00C46F98">
        <w:t xml:space="preserve"> </w:t>
      </w:r>
      <w:proofErr w:type="spellStart"/>
      <w:r w:rsidR="00626773">
        <w:t>jelas</w:t>
      </w:r>
      <w:proofErr w:type="spellEnd"/>
      <w:r w:rsidR="008F4385">
        <w:t xml:space="preserve"> </w:t>
      </w:r>
      <w:proofErr w:type="spellStart"/>
      <w:r w:rsidR="008F4385">
        <w:t>karena</w:t>
      </w:r>
      <w:proofErr w:type="spellEnd"/>
      <w:r w:rsidR="008F4385">
        <w:t xml:space="preserve"> </w:t>
      </w:r>
      <w:proofErr w:type="spellStart"/>
      <w:r w:rsidR="008F4385">
        <w:t>berbentuk</w:t>
      </w:r>
      <w:proofErr w:type="spellEnd"/>
      <w:r w:rsidR="008F4385">
        <w:t xml:space="preserve"> </w:t>
      </w:r>
      <w:proofErr w:type="spellStart"/>
      <w:r w:rsidR="008F4385">
        <w:t>persen</w:t>
      </w:r>
      <w:proofErr w:type="spellEnd"/>
      <w:r w:rsidR="008F4385">
        <w:t>.</w:t>
      </w:r>
    </w:p>
    <w:p w14:paraId="3E3C11E0" w14:textId="01AC61B4" w:rsidR="004E56A5" w:rsidRDefault="004E56A5" w:rsidP="00543721">
      <w:pPr>
        <w:pStyle w:val="ListParagraph"/>
        <w:numPr>
          <w:ilvl w:val="0"/>
          <w:numId w:val="7"/>
        </w:numPr>
      </w:pPr>
      <w:proofErr w:type="spellStart"/>
      <w:r>
        <w:t>Dipermudah</w:t>
      </w:r>
      <w:proofErr w:type="spellEnd"/>
      <w:r>
        <w:t xml:space="preserve"> </w:t>
      </w:r>
      <w:proofErr w:type="spellStart"/>
      <w:r>
        <w:t>denga</w:t>
      </w:r>
      <w:r w:rsidR="00D40E9A">
        <w:t>n</w:t>
      </w:r>
      <w:proofErr w:type="spellEnd"/>
      <w:r w:rsidR="00D40E9A">
        <w:t xml:space="preserve"> </w:t>
      </w:r>
      <w:proofErr w:type="spellStart"/>
      <w:r>
        <w:t>ada</w:t>
      </w:r>
      <w:proofErr w:type="spellEnd"/>
      <w:r>
        <w:t xml:space="preserve"> </w:t>
      </w:r>
      <w:proofErr w:type="spellStart"/>
      <w:r>
        <w:t>nya</w:t>
      </w:r>
      <w:proofErr w:type="spellEnd"/>
      <w:r>
        <w:t xml:space="preserve"> </w:t>
      </w:r>
      <w:proofErr w:type="spellStart"/>
      <w:r>
        <w:t>fitur</w:t>
      </w:r>
      <w:proofErr w:type="spellEnd"/>
      <w:r>
        <w:t xml:space="preserve"> </w:t>
      </w:r>
      <w:proofErr w:type="spellStart"/>
      <w:r>
        <w:t>tambahan</w:t>
      </w:r>
      <w:proofErr w:type="spellEnd"/>
      <w:r>
        <w:t xml:space="preserve"> yang </w:t>
      </w:r>
      <w:proofErr w:type="spellStart"/>
      <w:r>
        <w:t>dapat</w:t>
      </w:r>
      <w:proofErr w:type="spellEnd"/>
      <w:r>
        <w:t xml:space="preserve"> </w:t>
      </w:r>
      <w:proofErr w:type="spellStart"/>
      <w:r>
        <w:t>langsung</w:t>
      </w:r>
      <w:proofErr w:type="spellEnd"/>
      <w:r>
        <w:t xml:space="preserve"> </w:t>
      </w:r>
      <w:proofErr w:type="spellStart"/>
      <w:r>
        <w:t>terhubung</w:t>
      </w:r>
      <w:proofErr w:type="spellEnd"/>
      <w:r>
        <w:t xml:space="preserve"> </w:t>
      </w:r>
      <w:proofErr w:type="spellStart"/>
      <w:r>
        <w:t>dengan</w:t>
      </w:r>
      <w:proofErr w:type="spellEnd"/>
      <w:r>
        <w:t xml:space="preserve"> </w:t>
      </w:r>
      <w:r w:rsidR="000B576B">
        <w:t>E-Commerce</w:t>
      </w:r>
      <w:r w:rsidR="00D40E9A">
        <w:t xml:space="preserve"> </w:t>
      </w:r>
      <w:proofErr w:type="spellStart"/>
      <w:r w:rsidR="00D40E9A">
        <w:t>penjual</w:t>
      </w:r>
      <w:proofErr w:type="spellEnd"/>
      <w:r w:rsidR="00D40E9A">
        <w:t xml:space="preserve"> </w:t>
      </w:r>
      <w:proofErr w:type="spellStart"/>
      <w:r w:rsidR="00D40E9A">
        <w:t>kain</w:t>
      </w:r>
      <w:proofErr w:type="spellEnd"/>
      <w:r w:rsidR="00D40E9A">
        <w:t xml:space="preserve"> batik.</w:t>
      </w:r>
    </w:p>
    <w:p w14:paraId="506AEE1D" w14:textId="77777777" w:rsidR="00210A3B" w:rsidRPr="00AE3AAD" w:rsidRDefault="00210A3B" w:rsidP="00210A3B"/>
    <w:p w14:paraId="72E24B23" w14:textId="259F3A16" w:rsidR="00A25FA2" w:rsidRDefault="00A25FA2" w:rsidP="00A25FA2">
      <w:pPr>
        <w:pStyle w:val="Heading4"/>
      </w:pPr>
      <w:proofErr w:type="spellStart"/>
      <w:r>
        <w:t>Produk</w:t>
      </w:r>
      <w:proofErr w:type="spellEnd"/>
      <w:r>
        <w:t xml:space="preserve"> B</w:t>
      </w:r>
    </w:p>
    <w:p w14:paraId="42058FD3" w14:textId="14166E68" w:rsidR="0067180F" w:rsidRPr="0067180F" w:rsidRDefault="00127EE8" w:rsidP="0067180F">
      <w:proofErr w:type="spellStart"/>
      <w:r>
        <w:t>Karakteristik</w:t>
      </w:r>
      <w:proofErr w:type="spellEnd"/>
      <w:r>
        <w:t xml:space="preserve"> </w:t>
      </w:r>
      <w:proofErr w:type="spellStart"/>
      <w:r>
        <w:t>produk</w:t>
      </w:r>
      <w:proofErr w:type="spellEnd"/>
      <w:r>
        <w:t xml:space="preserve"> B</w:t>
      </w:r>
    </w:p>
    <w:p w14:paraId="7598C63F" w14:textId="4E78EF4D" w:rsidR="002A2463" w:rsidRDefault="002A2463" w:rsidP="00543721">
      <w:pPr>
        <w:pStyle w:val="ListParagraph"/>
        <w:numPr>
          <w:ilvl w:val="0"/>
          <w:numId w:val="2"/>
        </w:numPr>
      </w:pPr>
      <w:r>
        <w:t>Fitur Utama</w:t>
      </w:r>
    </w:p>
    <w:p w14:paraId="4B0359FF" w14:textId="41CABBC1" w:rsidR="002A2463" w:rsidRPr="008D48BE" w:rsidRDefault="00BF2460" w:rsidP="004B3609">
      <w:pPr>
        <w:pStyle w:val="ListParagraph"/>
        <w:ind w:left="1152" w:firstLine="288"/>
      </w:pPr>
      <w:r>
        <w:t xml:space="preserve">Solusi system </w:t>
      </w:r>
      <w:proofErr w:type="spellStart"/>
      <w:r>
        <w:t>kedua</w:t>
      </w:r>
      <w:proofErr w:type="spellEnd"/>
      <w:r>
        <w:t xml:space="preserve"> yang </w:t>
      </w:r>
      <w:proofErr w:type="spellStart"/>
      <w:r>
        <w:t>akan</w:t>
      </w:r>
      <w:proofErr w:type="spellEnd"/>
      <w:r>
        <w:t xml:space="preserve"> </w:t>
      </w:r>
      <w:proofErr w:type="spellStart"/>
      <w:r>
        <w:t>dirancang</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identifikasi</w:t>
      </w:r>
      <w:proofErr w:type="spellEnd"/>
      <w:r>
        <w:t xml:space="preserve"> </w:t>
      </w:r>
      <w:proofErr w:type="spellStart"/>
      <w:r>
        <w:t>jenis</w:t>
      </w:r>
      <w:proofErr w:type="spellEnd"/>
      <w:r>
        <w:t xml:space="preserve"> batik </w:t>
      </w:r>
      <w:proofErr w:type="spellStart"/>
      <w:r w:rsidR="008D48BE">
        <w:t>dengan</w:t>
      </w:r>
      <w:proofErr w:type="spellEnd"/>
      <w:r w:rsidR="008D48BE">
        <w:t xml:space="preserve"> </w:t>
      </w:r>
      <w:proofErr w:type="spellStart"/>
      <w:r w:rsidR="008D48BE">
        <w:t>menggunakan</w:t>
      </w:r>
      <w:proofErr w:type="spellEnd"/>
      <w:r w:rsidR="008D48BE">
        <w:t xml:space="preserve"> </w:t>
      </w:r>
      <w:proofErr w:type="spellStart"/>
      <w:r w:rsidR="008D48BE">
        <w:t>teknologi</w:t>
      </w:r>
      <w:proofErr w:type="spellEnd"/>
      <w:r w:rsidR="008D48BE">
        <w:t xml:space="preserve"> </w:t>
      </w:r>
      <w:r w:rsidR="008D48BE" w:rsidRPr="008D48BE">
        <w:rPr>
          <w:i/>
          <w:iCs/>
        </w:rPr>
        <w:t>Machine Learning</w:t>
      </w:r>
      <w:r w:rsidR="000976E3">
        <w:rPr>
          <w:i/>
          <w:iCs/>
        </w:rPr>
        <w:t xml:space="preserve"> </w:t>
      </w:r>
      <w:r w:rsidR="000976E3" w:rsidRPr="000976E3">
        <w:t xml:space="preserve">dan </w:t>
      </w:r>
      <w:proofErr w:type="spellStart"/>
      <w:r w:rsidR="000976E3" w:rsidRPr="000976E3">
        <w:t>bisa</w:t>
      </w:r>
      <w:proofErr w:type="spellEnd"/>
      <w:r w:rsidR="000976E3" w:rsidRPr="000976E3">
        <w:t xml:space="preserve"> </w:t>
      </w:r>
      <w:proofErr w:type="spellStart"/>
      <w:r w:rsidR="000976E3" w:rsidRPr="000976E3">
        <w:t>diakses</w:t>
      </w:r>
      <w:proofErr w:type="spellEnd"/>
      <w:r w:rsidR="000976E3" w:rsidRPr="000976E3">
        <w:t xml:space="preserve"> </w:t>
      </w:r>
      <w:proofErr w:type="spellStart"/>
      <w:r w:rsidR="000976E3" w:rsidRPr="000976E3">
        <w:t>tanpa</w:t>
      </w:r>
      <w:proofErr w:type="spellEnd"/>
      <w:r w:rsidR="000976E3" w:rsidRPr="000976E3">
        <w:t xml:space="preserve"> </w:t>
      </w:r>
      <w:proofErr w:type="spellStart"/>
      <w:r w:rsidR="000976E3" w:rsidRPr="000976E3">
        <w:t>perlu</w:t>
      </w:r>
      <w:proofErr w:type="spellEnd"/>
      <w:r w:rsidR="000976E3" w:rsidRPr="000976E3">
        <w:t xml:space="preserve"> </w:t>
      </w:r>
      <w:proofErr w:type="spellStart"/>
      <w:r w:rsidR="000976E3" w:rsidRPr="000976E3">
        <w:t>menggunakan</w:t>
      </w:r>
      <w:proofErr w:type="spellEnd"/>
      <w:r w:rsidR="000976E3" w:rsidRPr="000976E3">
        <w:t xml:space="preserve"> internet</w:t>
      </w:r>
      <w:r w:rsidR="008D48BE" w:rsidRPr="000976E3">
        <w:t>.</w:t>
      </w:r>
      <w:r w:rsidR="008D48BE">
        <w:t xml:space="preserve"> </w:t>
      </w:r>
      <w:proofErr w:type="spellStart"/>
      <w:r w:rsidR="003E7E6F">
        <w:t>Rancangan</w:t>
      </w:r>
      <w:proofErr w:type="spellEnd"/>
      <w:r w:rsidR="003E7E6F">
        <w:t xml:space="preserve"> </w:t>
      </w:r>
      <w:proofErr w:type="spellStart"/>
      <w:r w:rsidR="003E7E6F">
        <w:t>aplikasi</w:t>
      </w:r>
      <w:proofErr w:type="spellEnd"/>
      <w:r w:rsidR="003E7E6F">
        <w:t xml:space="preserve"> </w:t>
      </w:r>
      <w:proofErr w:type="spellStart"/>
      <w:r w:rsidR="003E7E6F">
        <w:t>ini</w:t>
      </w:r>
      <w:proofErr w:type="spellEnd"/>
      <w:r w:rsidR="003E7E6F">
        <w:t xml:space="preserve"> </w:t>
      </w:r>
      <w:proofErr w:type="spellStart"/>
      <w:r w:rsidR="00054C91">
        <w:t>menggunakan</w:t>
      </w:r>
      <w:proofErr w:type="spellEnd"/>
      <w:r w:rsidR="00054C91">
        <w:t xml:space="preserve"> </w:t>
      </w:r>
      <w:proofErr w:type="spellStart"/>
      <w:r w:rsidR="00054C91">
        <w:t>kamera</w:t>
      </w:r>
      <w:proofErr w:type="spellEnd"/>
      <w:r w:rsidR="00054C91">
        <w:t xml:space="preserve"> dan </w:t>
      </w:r>
      <w:proofErr w:type="spellStart"/>
      <w:r w:rsidR="00054C91">
        <w:t>galeri</w:t>
      </w:r>
      <w:proofErr w:type="spellEnd"/>
      <w:r w:rsidR="00054C91">
        <w:t xml:space="preserve"> </w:t>
      </w:r>
      <w:proofErr w:type="spellStart"/>
      <w:r w:rsidR="00054C91">
        <w:t>sebagai</w:t>
      </w:r>
      <w:proofErr w:type="spellEnd"/>
      <w:r w:rsidR="00054C91">
        <w:t xml:space="preserve"> </w:t>
      </w:r>
      <w:proofErr w:type="spellStart"/>
      <w:r w:rsidR="00054C91">
        <w:t>pengambilan</w:t>
      </w:r>
      <w:proofErr w:type="spellEnd"/>
      <w:r w:rsidR="00054C91">
        <w:t xml:space="preserve"> </w:t>
      </w:r>
      <w:proofErr w:type="spellStart"/>
      <w:r w:rsidR="00054C91">
        <w:t>gambar</w:t>
      </w:r>
      <w:proofErr w:type="spellEnd"/>
      <w:r w:rsidR="00054C91">
        <w:t xml:space="preserve"> </w:t>
      </w:r>
      <w:proofErr w:type="spellStart"/>
      <w:r w:rsidR="00695FFC">
        <w:t>kain</w:t>
      </w:r>
      <w:proofErr w:type="spellEnd"/>
      <w:r w:rsidR="00695FFC">
        <w:t xml:space="preserve"> batik</w:t>
      </w:r>
      <w:r w:rsidR="00D01646">
        <w:t xml:space="preserve"> dan </w:t>
      </w:r>
      <w:proofErr w:type="spellStart"/>
      <w:r w:rsidR="00D01646">
        <w:t>menggunakan</w:t>
      </w:r>
      <w:proofErr w:type="spellEnd"/>
      <w:r w:rsidR="00D01646">
        <w:t xml:space="preserve"> </w:t>
      </w:r>
      <w:r w:rsidR="00D01646" w:rsidRPr="008D48BE">
        <w:rPr>
          <w:i/>
          <w:iCs/>
        </w:rPr>
        <w:t>Machine Learning</w:t>
      </w:r>
      <w:r w:rsidR="00D01646">
        <w:rPr>
          <w:i/>
          <w:iCs/>
        </w:rPr>
        <w:t xml:space="preserve"> </w:t>
      </w:r>
      <w:proofErr w:type="spellStart"/>
      <w:r w:rsidR="00D01646">
        <w:t>sebagai</w:t>
      </w:r>
      <w:proofErr w:type="spellEnd"/>
      <w:r w:rsidR="00D01646">
        <w:t xml:space="preserve"> </w:t>
      </w:r>
      <w:proofErr w:type="spellStart"/>
      <w:r w:rsidR="00D01646">
        <w:t>metode</w:t>
      </w:r>
      <w:proofErr w:type="spellEnd"/>
      <w:r w:rsidR="00D01646">
        <w:t xml:space="preserve"> </w:t>
      </w:r>
      <w:proofErr w:type="spellStart"/>
      <w:r w:rsidR="00D01646">
        <w:t>klasifikasi</w:t>
      </w:r>
      <w:proofErr w:type="spellEnd"/>
      <w:r w:rsidR="00D01646">
        <w:t xml:space="preserve"> </w:t>
      </w:r>
      <w:proofErr w:type="spellStart"/>
      <w:r w:rsidR="00D01646">
        <w:t>jenis</w:t>
      </w:r>
      <w:proofErr w:type="spellEnd"/>
      <w:r w:rsidR="00D01646">
        <w:t xml:space="preserve"> batik.</w:t>
      </w:r>
      <w:r w:rsidR="00854989">
        <w:t xml:space="preserve"> </w:t>
      </w:r>
      <w:r w:rsidR="00D56665" w:rsidRPr="00AA4797">
        <w:rPr>
          <w:i/>
          <w:iCs/>
        </w:rPr>
        <w:t>Machine Learning</w:t>
      </w:r>
      <w:r w:rsidR="00D56665">
        <w:t xml:space="preserve"> yang </w:t>
      </w:r>
      <w:proofErr w:type="spellStart"/>
      <w:r w:rsidR="00D56665">
        <w:t>digunakan</w:t>
      </w:r>
      <w:proofErr w:type="spellEnd"/>
      <w:r w:rsidR="00D56665">
        <w:t xml:space="preserve"> </w:t>
      </w:r>
      <w:proofErr w:type="spellStart"/>
      <w:r w:rsidR="00D56665">
        <w:t>adalah</w:t>
      </w:r>
      <w:proofErr w:type="spellEnd"/>
      <w:r w:rsidR="00D56665">
        <w:t xml:space="preserve"> </w:t>
      </w:r>
      <w:r w:rsidR="009F4ECD">
        <w:t xml:space="preserve">model yang </w:t>
      </w:r>
      <w:proofErr w:type="spellStart"/>
      <w:r w:rsidR="009F4ECD">
        <w:t>telah</w:t>
      </w:r>
      <w:proofErr w:type="spellEnd"/>
      <w:r w:rsidR="009F4ECD">
        <w:t xml:space="preserve"> </w:t>
      </w:r>
      <w:proofErr w:type="spellStart"/>
      <w:r w:rsidR="009F4ECD">
        <w:t>dilatih</w:t>
      </w:r>
      <w:proofErr w:type="spellEnd"/>
      <w:r w:rsidR="009F4ECD">
        <w:t xml:space="preserve"> </w:t>
      </w:r>
      <w:proofErr w:type="spellStart"/>
      <w:r w:rsidR="009F4ECD">
        <w:t>menggunakan</w:t>
      </w:r>
      <w:proofErr w:type="spellEnd"/>
      <w:r w:rsidR="009F4ECD">
        <w:t xml:space="preserve"> </w:t>
      </w:r>
      <w:proofErr w:type="spellStart"/>
      <w:r w:rsidR="00854989">
        <w:t>metode</w:t>
      </w:r>
      <w:proofErr w:type="spellEnd"/>
      <w:r w:rsidR="00854989">
        <w:t xml:space="preserve"> yang </w:t>
      </w:r>
      <w:proofErr w:type="spellStart"/>
      <w:r w:rsidR="00854989">
        <w:t>cocok</w:t>
      </w:r>
      <w:proofErr w:type="spellEnd"/>
      <w:r w:rsidR="00854989">
        <w:t xml:space="preserve"> </w:t>
      </w:r>
      <w:proofErr w:type="spellStart"/>
      <w:r w:rsidR="00854989">
        <w:t>digunakan</w:t>
      </w:r>
      <w:proofErr w:type="spellEnd"/>
      <w:r w:rsidR="00854989">
        <w:t xml:space="preserve"> pada </w:t>
      </w:r>
      <w:proofErr w:type="spellStart"/>
      <w:r w:rsidR="00854989">
        <w:t>aplikasi</w:t>
      </w:r>
      <w:proofErr w:type="spellEnd"/>
      <w:r w:rsidR="00B545A8">
        <w:t xml:space="preserve">. </w:t>
      </w:r>
      <w:r w:rsidR="00065FCD">
        <w:t>[</w:t>
      </w:r>
      <w:r w:rsidR="00706F18" w:rsidRPr="00706F18">
        <w:t>file:///C:/Users/hp/Downloads/816-Article%20Text-2636-2-10-20220607.pdf</w:t>
      </w:r>
      <w:r w:rsidR="00706F18">
        <w:t>]</w:t>
      </w:r>
      <w:r w:rsidR="00D4058D">
        <w:t>.</w:t>
      </w:r>
    </w:p>
    <w:p w14:paraId="2B3A87B2" w14:textId="65DE23B1" w:rsidR="000236B7" w:rsidRDefault="000236B7" w:rsidP="00543721">
      <w:pPr>
        <w:pStyle w:val="ListParagraph"/>
        <w:numPr>
          <w:ilvl w:val="0"/>
          <w:numId w:val="2"/>
        </w:numPr>
      </w:pPr>
      <w:r>
        <w:t xml:space="preserve">Fitur </w:t>
      </w:r>
      <w:r w:rsidR="00436907">
        <w:t>Dasar</w:t>
      </w:r>
    </w:p>
    <w:p w14:paraId="240A6B0C" w14:textId="2CD2BB9C" w:rsidR="000236B7" w:rsidRDefault="000236B7" w:rsidP="00543721">
      <w:pPr>
        <w:pStyle w:val="ListParagraph"/>
        <w:numPr>
          <w:ilvl w:val="0"/>
          <w:numId w:val="5"/>
        </w:numPr>
      </w:pPr>
      <w:r>
        <w:t xml:space="preserve">Fitur </w:t>
      </w:r>
      <w:proofErr w:type="spellStart"/>
      <w:r>
        <w:t>kamera</w:t>
      </w:r>
      <w:proofErr w:type="spellEnd"/>
      <w:r>
        <w:t xml:space="preserve"> yang </w:t>
      </w:r>
      <w:proofErr w:type="spellStart"/>
      <w:r>
        <w:t>dilengkapi</w:t>
      </w:r>
      <w:proofErr w:type="spellEnd"/>
      <w:r>
        <w:t xml:space="preserve"> </w:t>
      </w:r>
      <w:proofErr w:type="spellStart"/>
      <w:r>
        <w:t>dengan</w:t>
      </w:r>
      <w:proofErr w:type="spellEnd"/>
      <w:r>
        <w:t xml:space="preserve"> </w:t>
      </w:r>
      <w:r w:rsidR="00E56049">
        <w:t xml:space="preserve">model </w:t>
      </w:r>
      <w:r w:rsidR="00E56049" w:rsidRPr="00892D86">
        <w:rPr>
          <w:i/>
          <w:iCs/>
        </w:rPr>
        <w:t>Machine Learning</w:t>
      </w:r>
      <w:r w:rsidR="00892D86">
        <w:t>.</w:t>
      </w:r>
    </w:p>
    <w:p w14:paraId="236D228A" w14:textId="0A2317C5" w:rsidR="00892D86" w:rsidRPr="00256AD7" w:rsidRDefault="009E757A" w:rsidP="00543721">
      <w:pPr>
        <w:pStyle w:val="ListParagraph"/>
        <w:numPr>
          <w:ilvl w:val="0"/>
          <w:numId w:val="5"/>
        </w:numPr>
      </w:pPr>
      <w:r>
        <w:t xml:space="preserve">Fitur </w:t>
      </w:r>
      <w:proofErr w:type="spellStart"/>
      <w:r>
        <w:t>galeri</w:t>
      </w:r>
      <w:proofErr w:type="spellEnd"/>
      <w:r>
        <w:t xml:space="preserve"> yang </w:t>
      </w:r>
      <w:proofErr w:type="spellStart"/>
      <w:r>
        <w:t>dilengkapi</w:t>
      </w:r>
      <w:proofErr w:type="spellEnd"/>
      <w:r>
        <w:t xml:space="preserve"> </w:t>
      </w:r>
      <w:proofErr w:type="spellStart"/>
      <w:r>
        <w:t>dengan</w:t>
      </w:r>
      <w:proofErr w:type="spellEnd"/>
      <w:r>
        <w:t xml:space="preserve"> model </w:t>
      </w:r>
      <w:r w:rsidRPr="009E757A">
        <w:rPr>
          <w:i/>
          <w:iCs/>
        </w:rPr>
        <w:t>Machine Learning</w:t>
      </w:r>
      <w:r w:rsidR="00256AD7">
        <w:rPr>
          <w:i/>
          <w:iCs/>
        </w:rPr>
        <w:t>.</w:t>
      </w:r>
    </w:p>
    <w:p w14:paraId="47431A8F" w14:textId="192990C0" w:rsidR="00256AD7" w:rsidRDefault="004A4D33" w:rsidP="00543721">
      <w:pPr>
        <w:pStyle w:val="ListParagraph"/>
        <w:numPr>
          <w:ilvl w:val="0"/>
          <w:numId w:val="5"/>
        </w:numPr>
      </w:pPr>
      <w:r>
        <w:lastRenderedPageBreak/>
        <w:t xml:space="preserve">Halaman </w:t>
      </w:r>
      <w:proofErr w:type="spellStart"/>
      <w:r>
        <w:t>Informasi</w:t>
      </w:r>
      <w:proofErr w:type="spellEnd"/>
      <w:r>
        <w:t xml:space="preserve"> yang </w:t>
      </w:r>
      <w:proofErr w:type="spellStart"/>
      <w:r>
        <w:t>dilengkapi</w:t>
      </w:r>
      <w:proofErr w:type="spellEnd"/>
      <w:r>
        <w:t xml:space="preserve"> </w:t>
      </w:r>
      <w:proofErr w:type="spellStart"/>
      <w:r w:rsidR="001E2734">
        <w:t>dengan</w:t>
      </w:r>
      <w:proofErr w:type="spellEnd"/>
      <w:r w:rsidR="001E2734">
        <w:t xml:space="preserve"> </w:t>
      </w:r>
      <w:proofErr w:type="spellStart"/>
      <w:r w:rsidR="001E2734">
        <w:t>pengatahuan</w:t>
      </w:r>
      <w:proofErr w:type="spellEnd"/>
      <w:r w:rsidR="001E2734">
        <w:t xml:space="preserve"> </w:t>
      </w:r>
      <w:proofErr w:type="spellStart"/>
      <w:r w:rsidR="001E2734">
        <w:t>singkat</w:t>
      </w:r>
      <w:proofErr w:type="spellEnd"/>
      <w:r w:rsidR="001E2734">
        <w:t xml:space="preserve"> </w:t>
      </w:r>
      <w:proofErr w:type="spellStart"/>
      <w:r w:rsidR="001E2734">
        <w:t>dari</w:t>
      </w:r>
      <w:proofErr w:type="spellEnd"/>
      <w:r w:rsidR="001E2734">
        <w:t xml:space="preserve"> </w:t>
      </w:r>
      <w:proofErr w:type="spellStart"/>
      <w:r w:rsidR="001E2734">
        <w:t>jenis</w:t>
      </w:r>
      <w:proofErr w:type="spellEnd"/>
      <w:r w:rsidR="001E2734">
        <w:t xml:space="preserve"> batik yang </w:t>
      </w:r>
      <w:proofErr w:type="spellStart"/>
      <w:r w:rsidR="001E2734">
        <w:t>terindentifikasi</w:t>
      </w:r>
      <w:proofErr w:type="spellEnd"/>
      <w:r w:rsidR="001E2734">
        <w:t>.</w:t>
      </w:r>
    </w:p>
    <w:p w14:paraId="03EBB247" w14:textId="1646CB80" w:rsidR="001E2734" w:rsidRDefault="001E2734" w:rsidP="00543721">
      <w:pPr>
        <w:pStyle w:val="ListParagraph"/>
        <w:numPr>
          <w:ilvl w:val="0"/>
          <w:numId w:val="2"/>
        </w:numPr>
      </w:pPr>
      <w:r>
        <w:t xml:space="preserve">Fitur </w:t>
      </w:r>
      <w:proofErr w:type="spellStart"/>
      <w:r>
        <w:t>Tambahan</w:t>
      </w:r>
      <w:proofErr w:type="spellEnd"/>
    </w:p>
    <w:p w14:paraId="6BF136D4" w14:textId="5944A58C" w:rsidR="001E2734" w:rsidRDefault="005A450B" w:rsidP="00543721">
      <w:pPr>
        <w:pStyle w:val="ListParagraph"/>
        <w:numPr>
          <w:ilvl w:val="0"/>
          <w:numId w:val="6"/>
        </w:numPr>
      </w:pPr>
      <w:r>
        <w:t xml:space="preserve">Halaman About Us </w:t>
      </w:r>
      <w:r w:rsidR="00171489">
        <w:t xml:space="preserve">yang </w:t>
      </w:r>
      <w:proofErr w:type="spellStart"/>
      <w:r w:rsidR="00171489">
        <w:t>berisi</w:t>
      </w:r>
      <w:proofErr w:type="spellEnd"/>
      <w:r w:rsidR="00171489">
        <w:t xml:space="preserve"> </w:t>
      </w:r>
      <w:proofErr w:type="spellStart"/>
      <w:r w:rsidR="00B938B1">
        <w:t>definisi</w:t>
      </w:r>
      <w:proofErr w:type="spellEnd"/>
      <w:r w:rsidR="00B938B1">
        <w:t xml:space="preserve"> </w:t>
      </w:r>
      <w:proofErr w:type="spellStart"/>
      <w:r w:rsidR="00B938B1">
        <w:t>aplikasi</w:t>
      </w:r>
      <w:proofErr w:type="spellEnd"/>
      <w:r w:rsidR="00B938B1">
        <w:t xml:space="preserve">, </w:t>
      </w:r>
      <w:proofErr w:type="spellStart"/>
      <w:r w:rsidR="00B938B1">
        <w:t>fungsi</w:t>
      </w:r>
      <w:proofErr w:type="spellEnd"/>
      <w:r w:rsidR="00B938B1">
        <w:t xml:space="preserve"> </w:t>
      </w:r>
      <w:proofErr w:type="spellStart"/>
      <w:r w:rsidR="00B938B1">
        <w:t>serta</w:t>
      </w:r>
      <w:proofErr w:type="spellEnd"/>
      <w:r w:rsidR="00B938B1">
        <w:t xml:space="preserve"> data </w:t>
      </w:r>
      <w:proofErr w:type="spellStart"/>
      <w:r w:rsidR="00B938B1">
        <w:t>diri</w:t>
      </w:r>
      <w:proofErr w:type="spellEnd"/>
      <w:r w:rsidR="00B938B1">
        <w:t xml:space="preserve"> </w:t>
      </w:r>
      <w:proofErr w:type="spellStart"/>
      <w:r w:rsidR="00B938B1">
        <w:t>dari</w:t>
      </w:r>
      <w:proofErr w:type="spellEnd"/>
      <w:r w:rsidR="00B938B1">
        <w:t xml:space="preserve"> </w:t>
      </w:r>
      <w:proofErr w:type="spellStart"/>
      <w:r w:rsidR="00B938B1">
        <w:t>pembuat</w:t>
      </w:r>
      <w:proofErr w:type="spellEnd"/>
      <w:r w:rsidR="00B938B1">
        <w:t xml:space="preserve"> </w:t>
      </w:r>
      <w:proofErr w:type="spellStart"/>
      <w:r w:rsidR="00B938B1">
        <w:t>aplikasi</w:t>
      </w:r>
      <w:proofErr w:type="spellEnd"/>
      <w:r w:rsidR="00B938B1">
        <w:t>.</w:t>
      </w:r>
    </w:p>
    <w:p w14:paraId="6351164F" w14:textId="1A0F6BCB" w:rsidR="00B938B1" w:rsidRDefault="00B938B1" w:rsidP="00543721">
      <w:pPr>
        <w:pStyle w:val="ListParagraph"/>
        <w:numPr>
          <w:ilvl w:val="0"/>
          <w:numId w:val="2"/>
        </w:numPr>
      </w:pPr>
      <w:r>
        <w:t xml:space="preserve">Sifat Solusi yang </w:t>
      </w:r>
      <w:proofErr w:type="spellStart"/>
      <w:r>
        <w:t>Diharapkan</w:t>
      </w:r>
      <w:proofErr w:type="spellEnd"/>
    </w:p>
    <w:p w14:paraId="115355C4" w14:textId="33B7A283" w:rsidR="00B938B1" w:rsidRPr="0067180F" w:rsidRDefault="001628A7" w:rsidP="00543721">
      <w:pPr>
        <w:pStyle w:val="ListParagraph"/>
        <w:numPr>
          <w:ilvl w:val="0"/>
          <w:numId w:val="8"/>
        </w:numPr>
      </w:pPr>
      <w:proofErr w:type="spellStart"/>
      <w:r>
        <w:t>Mudah</w:t>
      </w:r>
      <w:proofErr w:type="spellEnd"/>
      <w:r>
        <w:t xml:space="preserve"> </w:t>
      </w:r>
      <w:proofErr w:type="spellStart"/>
      <w:r>
        <w:t>untuk</w:t>
      </w:r>
      <w:proofErr w:type="spellEnd"/>
      <w:r>
        <w:t xml:space="preserve"> </w:t>
      </w:r>
      <w:proofErr w:type="spellStart"/>
      <w:r>
        <w:t>diakses</w:t>
      </w:r>
      <w:proofErr w:type="spellEnd"/>
      <w:r>
        <w:t xml:space="preserve"> </w:t>
      </w:r>
      <w:proofErr w:type="spellStart"/>
      <w:r w:rsidR="00E04049">
        <w:t>karna</w:t>
      </w:r>
      <w:proofErr w:type="spellEnd"/>
      <w:r w:rsidR="00E04049">
        <w:t xml:space="preserve"> </w:t>
      </w:r>
      <w:proofErr w:type="spellStart"/>
      <w:r w:rsidR="00E04049">
        <w:t>cukup</w:t>
      </w:r>
      <w:proofErr w:type="spellEnd"/>
      <w:r w:rsidR="00E04049">
        <w:t xml:space="preserve"> install dan </w:t>
      </w:r>
      <w:proofErr w:type="spellStart"/>
      <w:r w:rsidR="00E04049">
        <w:t>bisa</w:t>
      </w:r>
      <w:proofErr w:type="spellEnd"/>
      <w:r w:rsidR="00E04049">
        <w:t xml:space="preserve"> </w:t>
      </w:r>
      <w:proofErr w:type="spellStart"/>
      <w:r w:rsidR="00AB2AF1">
        <w:t>langsung</w:t>
      </w:r>
      <w:proofErr w:type="spellEnd"/>
      <w:r w:rsidR="00AB2AF1">
        <w:t xml:space="preserve"> </w:t>
      </w:r>
      <w:proofErr w:type="spellStart"/>
      <w:r w:rsidR="00131EA8">
        <w:t>identifikasi</w:t>
      </w:r>
      <w:proofErr w:type="spellEnd"/>
      <w:r w:rsidR="00131EA8">
        <w:t xml:space="preserve"> </w:t>
      </w:r>
      <w:proofErr w:type="spellStart"/>
      <w:r w:rsidR="00131EA8">
        <w:t>jenis</w:t>
      </w:r>
      <w:proofErr w:type="spellEnd"/>
      <w:r w:rsidR="00131EA8">
        <w:t xml:space="preserve"> batik</w:t>
      </w:r>
    </w:p>
    <w:p w14:paraId="476BCD35" w14:textId="024CB7EC" w:rsidR="00127EE8" w:rsidRPr="00127EE8" w:rsidRDefault="00F8259E" w:rsidP="00543721">
      <w:pPr>
        <w:pStyle w:val="ListParagraph"/>
        <w:numPr>
          <w:ilvl w:val="0"/>
          <w:numId w:val="8"/>
        </w:numPr>
      </w:pPr>
      <w:r w:rsidRPr="00F8259E">
        <w:t xml:space="preserve">Tidak </w:t>
      </w:r>
      <w:proofErr w:type="spellStart"/>
      <w:r w:rsidRPr="00F8259E">
        <w:t>membutuhkan</w:t>
      </w:r>
      <w:proofErr w:type="spellEnd"/>
      <w:r w:rsidRPr="00F8259E">
        <w:t xml:space="preserve"> </w:t>
      </w:r>
      <w:proofErr w:type="spellStart"/>
      <w:r w:rsidRPr="00F8259E">
        <w:t>perawatan</w:t>
      </w:r>
      <w:proofErr w:type="spellEnd"/>
      <w:r w:rsidRPr="00F8259E">
        <w:t xml:space="preserve"> yang </w:t>
      </w:r>
      <w:proofErr w:type="spellStart"/>
      <w:r w:rsidRPr="00F8259E">
        <w:t>intensif</w:t>
      </w:r>
      <w:proofErr w:type="spellEnd"/>
      <w:r w:rsidRPr="00F8259E">
        <w:t xml:space="preserve"> dan </w:t>
      </w:r>
      <w:proofErr w:type="spellStart"/>
      <w:r w:rsidRPr="00F8259E">
        <w:t>mengefisiensikan</w:t>
      </w:r>
      <w:proofErr w:type="spellEnd"/>
      <w:r w:rsidRPr="00F8259E">
        <w:t xml:space="preserve"> </w:t>
      </w:r>
      <w:proofErr w:type="spellStart"/>
      <w:r w:rsidRPr="00F8259E">
        <w:t>waktu</w:t>
      </w:r>
      <w:proofErr w:type="spellEnd"/>
      <w:r w:rsidRPr="00F8259E">
        <w:t xml:space="preserve"> </w:t>
      </w:r>
      <w:proofErr w:type="spellStart"/>
      <w:r w:rsidRPr="00F8259E">
        <w:t>dalam</w:t>
      </w:r>
      <w:proofErr w:type="spellEnd"/>
      <w:r w:rsidRPr="00F8259E">
        <w:t xml:space="preserve"> </w:t>
      </w:r>
      <w:proofErr w:type="spellStart"/>
      <w:r w:rsidRPr="00F8259E">
        <w:t>pengambilan</w:t>
      </w:r>
      <w:proofErr w:type="spellEnd"/>
      <w:r w:rsidRPr="00F8259E">
        <w:t xml:space="preserve"> </w:t>
      </w:r>
      <w:proofErr w:type="spellStart"/>
      <w:r w:rsidRPr="00F8259E">
        <w:t>gambar</w:t>
      </w:r>
      <w:proofErr w:type="spellEnd"/>
    </w:p>
    <w:p w14:paraId="2AFF4439" w14:textId="4E37B8BB" w:rsidR="00536644" w:rsidRDefault="00536644" w:rsidP="00536644">
      <w:pPr>
        <w:pStyle w:val="Heading3"/>
      </w:pPr>
      <w:bookmarkStart w:id="26" w:name="_Toc130977728"/>
      <w:proofErr w:type="spellStart"/>
      <w:r>
        <w:t>Skenario</w:t>
      </w:r>
      <w:proofErr w:type="spellEnd"/>
      <w:r>
        <w:t xml:space="preserve"> </w:t>
      </w:r>
      <w:proofErr w:type="spellStart"/>
      <w:r>
        <w:t>Penggun</w:t>
      </w:r>
      <w:r w:rsidR="00C9493F">
        <w:t>aan</w:t>
      </w:r>
      <w:bookmarkEnd w:id="26"/>
      <w:proofErr w:type="spellEnd"/>
    </w:p>
    <w:p w14:paraId="67AA7E72" w14:textId="11928281" w:rsidR="00A25FA2" w:rsidRDefault="00EC7BB8" w:rsidP="00A25FA2">
      <w:pPr>
        <w:pStyle w:val="Heading4"/>
      </w:pPr>
      <w:proofErr w:type="spellStart"/>
      <w:r>
        <w:t>Produk</w:t>
      </w:r>
      <w:proofErr w:type="spellEnd"/>
      <w:r w:rsidR="00A25FA2">
        <w:t xml:space="preserve"> A</w:t>
      </w:r>
    </w:p>
    <w:p w14:paraId="7A332A6C" w14:textId="55FCBD29" w:rsidR="00EC7BB8" w:rsidRDefault="00EC7BB8" w:rsidP="003F15B7">
      <w:pPr>
        <w:jc w:val="center"/>
      </w:pPr>
      <w:r>
        <w:rPr>
          <w:noProof/>
        </w:rPr>
        <w:drawing>
          <wp:inline distT="0" distB="0" distL="0" distR="0" wp14:anchorId="5BF1B00D" wp14:editId="1DC62203">
            <wp:extent cx="4093600" cy="2266950"/>
            <wp:effectExtent l="0" t="0" r="2540" b="0"/>
            <wp:docPr id="857103471" name="Picture 85710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3471" name="Picture 857103471"/>
                    <pic:cNvPicPr/>
                  </pic:nvPicPr>
                  <pic:blipFill>
                    <a:blip r:embed="rId14">
                      <a:extLst>
                        <a:ext uri="{28A0092B-C50C-407E-A947-70E740481C1C}">
                          <a14:useLocalDpi xmlns:a14="http://schemas.microsoft.com/office/drawing/2010/main" val="0"/>
                        </a:ext>
                      </a:extLst>
                    </a:blip>
                    <a:stretch>
                      <a:fillRect/>
                    </a:stretch>
                  </pic:blipFill>
                  <pic:spPr>
                    <a:xfrm>
                      <a:off x="0" y="0"/>
                      <a:ext cx="4099935" cy="2270458"/>
                    </a:xfrm>
                    <a:prstGeom prst="rect">
                      <a:avLst/>
                    </a:prstGeom>
                  </pic:spPr>
                </pic:pic>
              </a:graphicData>
            </a:graphic>
          </wp:inline>
        </w:drawing>
      </w:r>
    </w:p>
    <w:p w14:paraId="51663A7E" w14:textId="79DD0BC0" w:rsidR="00EC7BB8" w:rsidRPr="00EC7BB8" w:rsidRDefault="00B05F03" w:rsidP="00EC7BB8">
      <w:r>
        <w:t xml:space="preserve">Gambar </w:t>
      </w:r>
      <w:proofErr w:type="spellStart"/>
      <w:r>
        <w:t>diatas</w:t>
      </w:r>
      <w:proofErr w:type="spellEnd"/>
      <w:r>
        <w:t xml:space="preserve"> </w:t>
      </w:r>
      <w:proofErr w:type="spellStart"/>
      <w:r>
        <w:t>menunjukkan</w:t>
      </w:r>
      <w:proofErr w:type="spellEnd"/>
      <w:r>
        <w:t xml:space="preserve"> </w:t>
      </w:r>
      <w:proofErr w:type="spellStart"/>
      <w:r w:rsidR="00016981">
        <w:t>alur</w:t>
      </w:r>
      <w:proofErr w:type="spellEnd"/>
      <w:r w:rsidR="00016981">
        <w:t xml:space="preserve"> </w:t>
      </w:r>
      <w:proofErr w:type="spellStart"/>
      <w:r w:rsidR="00016981">
        <w:t>identifikasi</w:t>
      </w:r>
      <w:proofErr w:type="spellEnd"/>
      <w:r w:rsidR="00016981">
        <w:t xml:space="preserve"> batik </w:t>
      </w:r>
      <w:proofErr w:type="spellStart"/>
      <w:r w:rsidR="00016981">
        <w:t>menggunakan</w:t>
      </w:r>
      <w:proofErr w:type="spellEnd"/>
      <w:r w:rsidR="00016981">
        <w:t xml:space="preserve"> </w:t>
      </w:r>
      <w:proofErr w:type="spellStart"/>
      <w:r w:rsidR="00016981">
        <w:t>produk</w:t>
      </w:r>
      <w:proofErr w:type="spellEnd"/>
      <w:r w:rsidR="00016981">
        <w:t xml:space="preserve"> A.</w:t>
      </w:r>
      <w:r w:rsidR="007E6D43">
        <w:t xml:space="preserve"> </w:t>
      </w:r>
      <w:proofErr w:type="spellStart"/>
      <w:r w:rsidR="0087165E">
        <w:t>Pengguna</w:t>
      </w:r>
      <w:proofErr w:type="spellEnd"/>
      <w:r w:rsidR="0087165E">
        <w:t xml:space="preserve"> </w:t>
      </w:r>
      <w:proofErr w:type="spellStart"/>
      <w:r w:rsidR="0087165E">
        <w:t>dapat</w:t>
      </w:r>
      <w:proofErr w:type="spellEnd"/>
      <w:r w:rsidR="002F5EC5">
        <w:t xml:space="preserve"> </w:t>
      </w:r>
      <w:proofErr w:type="spellStart"/>
      <w:r w:rsidR="002F5EC5">
        <w:t>melakukan</w:t>
      </w:r>
      <w:proofErr w:type="spellEnd"/>
      <w:r w:rsidR="0087165E">
        <w:t xml:space="preserve"> </w:t>
      </w:r>
      <w:proofErr w:type="spellStart"/>
      <w:r w:rsidR="007D5012">
        <w:t>identifikasi</w:t>
      </w:r>
      <w:proofErr w:type="spellEnd"/>
      <w:r w:rsidR="007D5012">
        <w:t xml:space="preserve"> </w:t>
      </w:r>
      <w:proofErr w:type="spellStart"/>
      <w:r w:rsidR="002D3118">
        <w:t>jenis</w:t>
      </w:r>
      <w:proofErr w:type="spellEnd"/>
      <w:r w:rsidR="002D3118">
        <w:t xml:space="preserve"> batik</w:t>
      </w:r>
      <w:r w:rsidR="00DA7422">
        <w:t xml:space="preserve"> </w:t>
      </w:r>
      <w:proofErr w:type="spellStart"/>
      <w:r w:rsidR="00DA7422">
        <w:t>apapun</w:t>
      </w:r>
      <w:proofErr w:type="spellEnd"/>
      <w:r w:rsidR="008B13B0">
        <w:t xml:space="preserve"> </w:t>
      </w:r>
      <w:proofErr w:type="spellStart"/>
      <w:r w:rsidR="003B32B8">
        <w:t>k</w:t>
      </w:r>
      <w:r w:rsidR="008B13B0">
        <w:t>arena</w:t>
      </w:r>
      <w:proofErr w:type="spellEnd"/>
      <w:r w:rsidR="008B13B0">
        <w:t xml:space="preserve"> </w:t>
      </w:r>
      <w:proofErr w:type="spellStart"/>
      <w:r w:rsidR="008B13B0">
        <w:t>produk</w:t>
      </w:r>
      <w:proofErr w:type="spellEnd"/>
      <w:r w:rsidR="008B13B0">
        <w:t xml:space="preserve"> A</w:t>
      </w:r>
      <w:r w:rsidR="00DE61A4">
        <w:t xml:space="preserve"> </w:t>
      </w:r>
      <w:proofErr w:type="spellStart"/>
      <w:r w:rsidR="00DE61A4">
        <w:t>dibantu</w:t>
      </w:r>
      <w:proofErr w:type="spellEnd"/>
      <w:r w:rsidR="00DE61A4">
        <w:t xml:space="preserve"> </w:t>
      </w:r>
      <w:proofErr w:type="spellStart"/>
      <w:r w:rsidR="00DE61A4">
        <w:t>dengan</w:t>
      </w:r>
      <w:proofErr w:type="spellEnd"/>
      <w:r w:rsidR="00DE61A4">
        <w:t xml:space="preserve"> </w:t>
      </w:r>
      <w:proofErr w:type="spellStart"/>
      <w:r w:rsidR="00DE61A4">
        <w:t>teknologi</w:t>
      </w:r>
      <w:proofErr w:type="spellEnd"/>
      <w:r w:rsidR="00DE61A4">
        <w:t xml:space="preserve"> AI </w:t>
      </w:r>
      <w:r w:rsidR="00A70DB4">
        <w:t>(</w:t>
      </w:r>
      <w:r w:rsidR="00A70DB4" w:rsidRPr="0089147A">
        <w:rPr>
          <w:i/>
          <w:iCs/>
        </w:rPr>
        <w:t>Artificial Intelligence</w:t>
      </w:r>
      <w:r w:rsidR="00A70DB4">
        <w:t>).</w:t>
      </w:r>
      <w:r w:rsidR="0092413C">
        <w:t xml:space="preserve"> </w:t>
      </w:r>
      <w:r w:rsidR="007734D8">
        <w:t xml:space="preserve">Alur </w:t>
      </w:r>
      <w:proofErr w:type="spellStart"/>
      <w:r w:rsidR="007734D8">
        <w:t>identifikasi</w:t>
      </w:r>
      <w:proofErr w:type="spellEnd"/>
      <w:r w:rsidR="007734D8">
        <w:t xml:space="preserve"> </w:t>
      </w:r>
      <w:proofErr w:type="spellStart"/>
      <w:r w:rsidR="008C130E">
        <w:t>dimulai</w:t>
      </w:r>
      <w:proofErr w:type="spellEnd"/>
      <w:r w:rsidR="008C130E">
        <w:t xml:space="preserve"> </w:t>
      </w:r>
      <w:proofErr w:type="spellStart"/>
      <w:r w:rsidR="008C130E">
        <w:t>dari</w:t>
      </w:r>
      <w:proofErr w:type="spellEnd"/>
      <w:r w:rsidR="008C130E">
        <w:t xml:space="preserve"> </w:t>
      </w:r>
      <w:proofErr w:type="spellStart"/>
      <w:r w:rsidR="008C130E">
        <w:t>pengguna</w:t>
      </w:r>
      <w:proofErr w:type="spellEnd"/>
      <w:r w:rsidR="00114C63">
        <w:t xml:space="preserve"> </w:t>
      </w:r>
      <w:r w:rsidR="003B7113">
        <w:t>yang</w:t>
      </w:r>
      <w:r w:rsidR="004177D3">
        <w:t xml:space="preserve"> </w:t>
      </w:r>
      <w:proofErr w:type="spellStart"/>
      <w:r w:rsidR="0034268E">
        <w:t>sudah</w:t>
      </w:r>
      <w:proofErr w:type="spellEnd"/>
      <w:r w:rsidR="0034268E">
        <w:t xml:space="preserve"> </w:t>
      </w:r>
      <w:proofErr w:type="spellStart"/>
      <w:r w:rsidR="0034268E">
        <w:t>memiliki</w:t>
      </w:r>
      <w:proofErr w:type="spellEnd"/>
      <w:r w:rsidR="0034268E">
        <w:t xml:space="preserve"> </w:t>
      </w:r>
      <w:proofErr w:type="spellStart"/>
      <w:r w:rsidR="0034268E">
        <w:t>produk</w:t>
      </w:r>
      <w:proofErr w:type="spellEnd"/>
      <w:r w:rsidR="0034268E">
        <w:t xml:space="preserve"> A dan </w:t>
      </w:r>
      <w:proofErr w:type="spellStart"/>
      <w:r w:rsidR="0034268E">
        <w:t>kain</w:t>
      </w:r>
      <w:proofErr w:type="spellEnd"/>
      <w:r w:rsidR="0034268E">
        <w:t xml:space="preserve"> bati</w:t>
      </w:r>
      <w:r w:rsidR="00C251EC">
        <w:t xml:space="preserve">k </w:t>
      </w:r>
      <w:r w:rsidR="00D76EE8">
        <w:t xml:space="preserve">dan </w:t>
      </w:r>
      <w:proofErr w:type="spellStart"/>
      <w:r w:rsidR="005A4027">
        <w:t>b</w:t>
      </w:r>
      <w:r w:rsidR="00D76EE8">
        <w:t>ersiap</w:t>
      </w:r>
      <w:proofErr w:type="spellEnd"/>
      <w:r w:rsidR="00AA1F7A">
        <w:t xml:space="preserve"> </w:t>
      </w:r>
      <w:proofErr w:type="spellStart"/>
      <w:r w:rsidR="00AA1F7A">
        <w:t>mengambil</w:t>
      </w:r>
      <w:proofErr w:type="spellEnd"/>
      <w:r w:rsidR="00AA1F7A">
        <w:t xml:space="preserve"> </w:t>
      </w:r>
      <w:proofErr w:type="spellStart"/>
      <w:r w:rsidR="00AA1F7A">
        <w:t>gambar</w:t>
      </w:r>
      <w:proofErr w:type="spellEnd"/>
      <w:r w:rsidR="005A4027">
        <w:t xml:space="preserve"> </w:t>
      </w:r>
      <w:proofErr w:type="spellStart"/>
      <w:r w:rsidR="00875414">
        <w:t>untuk</w:t>
      </w:r>
      <w:proofErr w:type="spellEnd"/>
      <w:r w:rsidR="00875414">
        <w:t xml:space="preserve"> </w:t>
      </w:r>
      <w:proofErr w:type="spellStart"/>
      <w:r w:rsidR="00875414">
        <w:t>identifikasi</w:t>
      </w:r>
      <w:proofErr w:type="spellEnd"/>
      <w:r w:rsidR="00875414">
        <w:t xml:space="preserve"> </w:t>
      </w:r>
      <w:proofErr w:type="spellStart"/>
      <w:r w:rsidR="000D742F">
        <w:t>jenis</w:t>
      </w:r>
      <w:proofErr w:type="spellEnd"/>
      <w:r w:rsidR="000D742F">
        <w:t xml:space="preserve"> batik</w:t>
      </w:r>
      <w:r w:rsidR="00A276DE">
        <w:t xml:space="preserve">. </w:t>
      </w:r>
      <w:proofErr w:type="spellStart"/>
      <w:r w:rsidR="00A276DE">
        <w:t>Setelah</w:t>
      </w:r>
      <w:proofErr w:type="spellEnd"/>
      <w:r w:rsidR="00AA1F7A">
        <w:t xml:space="preserve"> </w:t>
      </w:r>
      <w:proofErr w:type="spellStart"/>
      <w:r w:rsidR="00AA1F7A">
        <w:t>gambar</w:t>
      </w:r>
      <w:proofErr w:type="spellEnd"/>
      <w:r w:rsidR="00AA1F7A">
        <w:t xml:space="preserve"> </w:t>
      </w:r>
      <w:proofErr w:type="spellStart"/>
      <w:r w:rsidR="00AA1F7A">
        <w:t>diambil</w:t>
      </w:r>
      <w:proofErr w:type="spellEnd"/>
      <w:r w:rsidR="00AA1F7A">
        <w:t xml:space="preserve">, </w:t>
      </w:r>
      <w:proofErr w:type="spellStart"/>
      <w:r w:rsidR="00AA1F7A">
        <w:t>produk</w:t>
      </w:r>
      <w:proofErr w:type="spellEnd"/>
      <w:r w:rsidR="00AA1F7A">
        <w:t xml:space="preserve"> A </w:t>
      </w:r>
      <w:proofErr w:type="spellStart"/>
      <w:r w:rsidR="005B19CE">
        <w:t>menunggu</w:t>
      </w:r>
      <w:proofErr w:type="spellEnd"/>
      <w:r w:rsidR="005B19CE">
        <w:t xml:space="preserve"> </w:t>
      </w:r>
      <w:proofErr w:type="spellStart"/>
      <w:r w:rsidR="005B19CE">
        <w:t>untuk</w:t>
      </w:r>
      <w:proofErr w:type="spellEnd"/>
      <w:r w:rsidR="005B19CE">
        <w:t xml:space="preserve"> </w:t>
      </w:r>
      <w:proofErr w:type="spellStart"/>
      <w:r w:rsidR="005B19CE">
        <w:t>terhubung</w:t>
      </w:r>
      <w:proofErr w:type="spellEnd"/>
      <w:r w:rsidR="005B19CE">
        <w:t xml:space="preserve"> </w:t>
      </w:r>
      <w:proofErr w:type="spellStart"/>
      <w:r w:rsidR="005B19CE">
        <w:t>ke</w:t>
      </w:r>
      <w:proofErr w:type="spellEnd"/>
      <w:r w:rsidR="005B19CE">
        <w:t xml:space="preserve"> Database dan </w:t>
      </w:r>
      <w:proofErr w:type="spellStart"/>
      <w:r w:rsidR="005B19CE">
        <w:t>dilanjut</w:t>
      </w:r>
      <w:proofErr w:type="spellEnd"/>
      <w:r w:rsidR="005B19CE">
        <w:t xml:space="preserve"> </w:t>
      </w:r>
      <w:proofErr w:type="spellStart"/>
      <w:r w:rsidR="005B19CE">
        <w:t>dengan</w:t>
      </w:r>
      <w:proofErr w:type="spellEnd"/>
      <w:r w:rsidR="005B19CE">
        <w:t xml:space="preserve"> proses</w:t>
      </w:r>
      <w:r w:rsidR="00DB6279">
        <w:t xml:space="preserve"> </w:t>
      </w:r>
      <w:proofErr w:type="spellStart"/>
      <w:r w:rsidR="00E831B3">
        <w:t>klasifikasi</w:t>
      </w:r>
      <w:proofErr w:type="spellEnd"/>
      <w:r w:rsidR="00E831B3">
        <w:t>.</w:t>
      </w:r>
      <w:r w:rsidR="00A276DE">
        <w:t xml:space="preserve"> </w:t>
      </w:r>
      <w:proofErr w:type="spellStart"/>
      <w:r w:rsidR="00C7326A">
        <w:t>Setelah</w:t>
      </w:r>
      <w:proofErr w:type="spellEnd"/>
      <w:r w:rsidR="00C7326A">
        <w:t xml:space="preserve"> proses </w:t>
      </w:r>
      <w:proofErr w:type="spellStart"/>
      <w:r w:rsidR="00C7326A">
        <w:t>klasifikasi</w:t>
      </w:r>
      <w:proofErr w:type="spellEnd"/>
      <w:r w:rsidR="00C7326A">
        <w:t xml:space="preserve"> </w:t>
      </w:r>
      <w:proofErr w:type="spellStart"/>
      <w:r w:rsidR="00C7326A">
        <w:t>selesai</w:t>
      </w:r>
      <w:proofErr w:type="spellEnd"/>
      <w:r w:rsidR="00C7326A">
        <w:t xml:space="preserve"> dan </w:t>
      </w:r>
      <w:proofErr w:type="spellStart"/>
      <w:r w:rsidR="00C7326A">
        <w:t>hasil</w:t>
      </w:r>
      <w:proofErr w:type="spellEnd"/>
      <w:r w:rsidR="00C7326A">
        <w:t xml:space="preserve"> </w:t>
      </w:r>
      <w:proofErr w:type="spellStart"/>
      <w:r w:rsidR="00C7326A">
        <w:t>klasifikasi</w:t>
      </w:r>
      <w:proofErr w:type="spellEnd"/>
      <w:r w:rsidR="00C7326A">
        <w:t xml:space="preserve"> </w:t>
      </w:r>
      <w:proofErr w:type="spellStart"/>
      <w:r w:rsidR="00C7326A">
        <w:t>sudah</w:t>
      </w:r>
      <w:proofErr w:type="spellEnd"/>
      <w:r w:rsidR="00C7326A">
        <w:t xml:space="preserve"> </w:t>
      </w:r>
      <w:proofErr w:type="spellStart"/>
      <w:r w:rsidR="00C7326A">
        <w:t>keluar</w:t>
      </w:r>
      <w:proofErr w:type="spellEnd"/>
      <w:r w:rsidR="00C7326A">
        <w:t xml:space="preserve">, </w:t>
      </w:r>
      <w:proofErr w:type="spellStart"/>
      <w:r w:rsidR="00C7326A">
        <w:t>maka</w:t>
      </w:r>
      <w:proofErr w:type="spellEnd"/>
      <w:r w:rsidR="00C7326A">
        <w:t xml:space="preserve"> </w:t>
      </w:r>
      <w:proofErr w:type="spellStart"/>
      <w:r w:rsidR="00C7326A">
        <w:t>pengguna</w:t>
      </w:r>
      <w:proofErr w:type="spellEnd"/>
      <w:r w:rsidR="00C7326A">
        <w:t xml:space="preserve"> </w:t>
      </w:r>
      <w:proofErr w:type="spellStart"/>
      <w:r w:rsidR="00C7326A">
        <w:t>bisa</w:t>
      </w:r>
      <w:proofErr w:type="spellEnd"/>
      <w:r w:rsidR="00C7326A">
        <w:t xml:space="preserve"> </w:t>
      </w:r>
      <w:proofErr w:type="spellStart"/>
      <w:r w:rsidR="00C7326A">
        <w:t>melihat</w:t>
      </w:r>
      <w:proofErr w:type="spellEnd"/>
      <w:r w:rsidR="00C7326A">
        <w:t xml:space="preserve"> </w:t>
      </w:r>
      <w:proofErr w:type="spellStart"/>
      <w:r w:rsidR="003E20A5">
        <w:t>halaman</w:t>
      </w:r>
      <w:proofErr w:type="spellEnd"/>
      <w:r w:rsidR="003E20A5">
        <w:t xml:space="preserve"> </w:t>
      </w:r>
      <w:proofErr w:type="spellStart"/>
      <w:r w:rsidR="003E20A5">
        <w:t>informasi</w:t>
      </w:r>
      <w:proofErr w:type="spellEnd"/>
      <w:r w:rsidR="003E20A5">
        <w:t xml:space="preserve"> </w:t>
      </w:r>
      <w:proofErr w:type="spellStart"/>
      <w:r w:rsidR="003E20A5">
        <w:t>dari</w:t>
      </w:r>
      <w:proofErr w:type="spellEnd"/>
      <w:r w:rsidR="003E20A5">
        <w:t xml:space="preserve"> </w:t>
      </w:r>
      <w:proofErr w:type="spellStart"/>
      <w:r w:rsidR="003E20A5">
        <w:t>jenis</w:t>
      </w:r>
      <w:proofErr w:type="spellEnd"/>
      <w:r w:rsidR="003E20A5">
        <w:t xml:space="preserve"> </w:t>
      </w:r>
      <w:r w:rsidR="003A5D3E">
        <w:t>batik.</w:t>
      </w:r>
      <w:r w:rsidR="00A276DE">
        <w:t xml:space="preserve"> </w:t>
      </w:r>
    </w:p>
    <w:p w14:paraId="44AAAFC4" w14:textId="6C800AB5" w:rsidR="00A25FA2" w:rsidRDefault="00A25FA2" w:rsidP="00A25FA2">
      <w:pPr>
        <w:pStyle w:val="Heading4"/>
      </w:pPr>
      <w:r>
        <w:lastRenderedPageBreak/>
        <w:t>Skema B</w:t>
      </w:r>
    </w:p>
    <w:p w14:paraId="0786D595" w14:textId="648842D7" w:rsidR="00DD6F96" w:rsidRPr="00DD6F96" w:rsidRDefault="003F7F1B" w:rsidP="00DD6F96">
      <w:r>
        <w:rPr>
          <w:noProof/>
        </w:rPr>
        <w:drawing>
          <wp:inline distT="0" distB="0" distL="0" distR="0" wp14:anchorId="5A7914C9" wp14:editId="3F4E6A13">
            <wp:extent cx="5280658" cy="2903220"/>
            <wp:effectExtent l="0" t="0" r="0" b="0"/>
            <wp:docPr id="1204138150" name="Picture 120413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38150" name="Picture 1204138150"/>
                    <pic:cNvPicPr/>
                  </pic:nvPicPr>
                  <pic:blipFill>
                    <a:blip r:embed="rId15">
                      <a:extLst>
                        <a:ext uri="{28A0092B-C50C-407E-A947-70E740481C1C}">
                          <a14:useLocalDpi xmlns:a14="http://schemas.microsoft.com/office/drawing/2010/main" val="0"/>
                        </a:ext>
                      </a:extLst>
                    </a:blip>
                    <a:stretch>
                      <a:fillRect/>
                    </a:stretch>
                  </pic:blipFill>
                  <pic:spPr>
                    <a:xfrm>
                      <a:off x="0" y="0"/>
                      <a:ext cx="5288714" cy="2907649"/>
                    </a:xfrm>
                    <a:prstGeom prst="rect">
                      <a:avLst/>
                    </a:prstGeom>
                  </pic:spPr>
                </pic:pic>
              </a:graphicData>
            </a:graphic>
          </wp:inline>
        </w:drawing>
      </w:r>
    </w:p>
    <w:p w14:paraId="5398D827" w14:textId="420995A9" w:rsidR="00083362" w:rsidRPr="00DD6F96" w:rsidRDefault="00CB75B8" w:rsidP="00DD6F96">
      <w:r>
        <w:t xml:space="preserve">Gambar </w:t>
      </w:r>
      <w:proofErr w:type="spellStart"/>
      <w:r>
        <w:t>diatas</w:t>
      </w:r>
      <w:proofErr w:type="spellEnd"/>
      <w:r>
        <w:t xml:space="preserve"> </w:t>
      </w:r>
      <w:proofErr w:type="spellStart"/>
      <w:r>
        <w:t>menunjukkan</w:t>
      </w:r>
      <w:proofErr w:type="spellEnd"/>
      <w:r>
        <w:t xml:space="preserve"> </w:t>
      </w:r>
      <w:proofErr w:type="spellStart"/>
      <w:r>
        <w:t>alur</w:t>
      </w:r>
      <w:proofErr w:type="spellEnd"/>
      <w:r>
        <w:t xml:space="preserve"> </w:t>
      </w:r>
      <w:proofErr w:type="spellStart"/>
      <w:r>
        <w:t>identifikasi</w:t>
      </w:r>
      <w:proofErr w:type="spellEnd"/>
      <w:r>
        <w:t xml:space="preserve"> batik </w:t>
      </w:r>
      <w:proofErr w:type="spellStart"/>
      <w:r>
        <w:t>menggunakan</w:t>
      </w:r>
      <w:proofErr w:type="spellEnd"/>
      <w:r>
        <w:t xml:space="preserve"> </w:t>
      </w:r>
      <w:proofErr w:type="spellStart"/>
      <w:r>
        <w:t>produk</w:t>
      </w:r>
      <w:proofErr w:type="spellEnd"/>
      <w:r>
        <w:t xml:space="preserve"> B.</w:t>
      </w:r>
      <w:r w:rsidR="002F5EC5">
        <w:t xml:space="preserve"> </w:t>
      </w:r>
      <w:proofErr w:type="spellStart"/>
      <w:r w:rsidR="002F5EC5">
        <w:t>Pengguna</w:t>
      </w:r>
      <w:proofErr w:type="spellEnd"/>
      <w:r w:rsidR="002F5EC5">
        <w:t xml:space="preserve"> </w:t>
      </w:r>
      <w:proofErr w:type="spellStart"/>
      <w:r w:rsidR="002F5EC5">
        <w:t>dapat</w:t>
      </w:r>
      <w:proofErr w:type="spellEnd"/>
      <w:r w:rsidR="002F5EC5">
        <w:t xml:space="preserve"> </w:t>
      </w:r>
      <w:proofErr w:type="spellStart"/>
      <w:r w:rsidR="002F5EC5">
        <w:t>melakukan</w:t>
      </w:r>
      <w:proofErr w:type="spellEnd"/>
      <w:r w:rsidR="002F5EC5">
        <w:t xml:space="preserve"> </w:t>
      </w:r>
      <w:proofErr w:type="spellStart"/>
      <w:r w:rsidR="002F5EC5">
        <w:t>identifikasi</w:t>
      </w:r>
      <w:proofErr w:type="spellEnd"/>
      <w:r w:rsidR="002F5EC5">
        <w:t xml:space="preserve"> </w:t>
      </w:r>
      <w:proofErr w:type="spellStart"/>
      <w:r w:rsidR="002F5EC5">
        <w:t>jenis</w:t>
      </w:r>
      <w:proofErr w:type="spellEnd"/>
      <w:r w:rsidR="002F5EC5">
        <w:t xml:space="preserve"> batik </w:t>
      </w:r>
      <w:proofErr w:type="spellStart"/>
      <w:r w:rsidR="002F5EC5">
        <w:t>dimanapun</w:t>
      </w:r>
      <w:proofErr w:type="spellEnd"/>
      <w:r w:rsidR="002F5EC5">
        <w:t xml:space="preserve"> dan </w:t>
      </w:r>
      <w:proofErr w:type="spellStart"/>
      <w:r w:rsidR="002F5EC5">
        <w:t>kapan</w:t>
      </w:r>
      <w:proofErr w:type="spellEnd"/>
      <w:r w:rsidR="002F5EC5">
        <w:t xml:space="preserve"> pun </w:t>
      </w:r>
      <w:proofErr w:type="spellStart"/>
      <w:r w:rsidR="002F5EC5">
        <w:t>karena</w:t>
      </w:r>
      <w:proofErr w:type="spellEnd"/>
      <w:r w:rsidR="002F5EC5">
        <w:t xml:space="preserve"> </w:t>
      </w:r>
      <w:proofErr w:type="spellStart"/>
      <w:r w:rsidR="002F5EC5">
        <w:t>tidak</w:t>
      </w:r>
      <w:proofErr w:type="spellEnd"/>
      <w:r w:rsidR="002F5EC5">
        <w:t xml:space="preserve"> </w:t>
      </w:r>
      <w:proofErr w:type="spellStart"/>
      <w:r w:rsidR="002F5EC5">
        <w:t>perlu</w:t>
      </w:r>
      <w:proofErr w:type="spellEnd"/>
      <w:r w:rsidR="002F5EC5">
        <w:t xml:space="preserve"> </w:t>
      </w:r>
      <w:proofErr w:type="spellStart"/>
      <w:r w:rsidR="002F5EC5">
        <w:t>akses</w:t>
      </w:r>
      <w:proofErr w:type="spellEnd"/>
      <w:r w:rsidR="002F5EC5">
        <w:t xml:space="preserve"> internet. </w:t>
      </w:r>
      <w:r w:rsidR="003E3852">
        <w:t xml:space="preserve">Alur </w:t>
      </w:r>
      <w:proofErr w:type="spellStart"/>
      <w:r w:rsidR="003E3852">
        <w:t>identifikasi</w:t>
      </w:r>
      <w:proofErr w:type="spellEnd"/>
      <w:r w:rsidR="003E3852">
        <w:t xml:space="preserve"> </w:t>
      </w:r>
      <w:proofErr w:type="spellStart"/>
      <w:r w:rsidR="003E3852">
        <w:t>dimulai</w:t>
      </w:r>
      <w:proofErr w:type="spellEnd"/>
      <w:r w:rsidR="003E3852">
        <w:t xml:space="preserve"> </w:t>
      </w:r>
      <w:proofErr w:type="spellStart"/>
      <w:r w:rsidR="003E3852">
        <w:t>dari</w:t>
      </w:r>
      <w:proofErr w:type="spellEnd"/>
      <w:r w:rsidR="003E3852">
        <w:t xml:space="preserve"> </w:t>
      </w:r>
      <w:proofErr w:type="spellStart"/>
      <w:r w:rsidR="003E3852">
        <w:t>pengguna</w:t>
      </w:r>
      <w:proofErr w:type="spellEnd"/>
      <w:r w:rsidR="003E3852">
        <w:t xml:space="preserve"> yang </w:t>
      </w:r>
      <w:proofErr w:type="spellStart"/>
      <w:r w:rsidR="003E3852">
        <w:t>sudah</w:t>
      </w:r>
      <w:proofErr w:type="spellEnd"/>
      <w:r w:rsidR="003E3852">
        <w:t xml:space="preserve"> </w:t>
      </w:r>
      <w:proofErr w:type="spellStart"/>
      <w:r w:rsidR="003E3852">
        <w:t>memiliki</w:t>
      </w:r>
      <w:proofErr w:type="spellEnd"/>
      <w:r w:rsidR="003E3852">
        <w:t xml:space="preserve"> </w:t>
      </w:r>
      <w:proofErr w:type="spellStart"/>
      <w:r w:rsidR="003E3852">
        <w:t>produk</w:t>
      </w:r>
      <w:proofErr w:type="spellEnd"/>
      <w:r w:rsidR="003E3852">
        <w:t xml:space="preserve"> B dan </w:t>
      </w:r>
      <w:proofErr w:type="spellStart"/>
      <w:r w:rsidR="003E3852">
        <w:t>kain</w:t>
      </w:r>
      <w:proofErr w:type="spellEnd"/>
      <w:r w:rsidR="003E3852">
        <w:t xml:space="preserve"> batik dan Bersiap </w:t>
      </w:r>
      <w:proofErr w:type="spellStart"/>
      <w:r w:rsidR="003E3852">
        <w:t>mengambil</w:t>
      </w:r>
      <w:proofErr w:type="spellEnd"/>
      <w:r w:rsidR="003E3852">
        <w:t xml:space="preserve"> </w:t>
      </w:r>
      <w:proofErr w:type="spellStart"/>
      <w:r w:rsidR="003E3852">
        <w:t>gambar</w:t>
      </w:r>
      <w:proofErr w:type="spellEnd"/>
      <w:r w:rsidR="003E3852">
        <w:t xml:space="preserve"> </w:t>
      </w:r>
      <w:proofErr w:type="spellStart"/>
      <w:r w:rsidR="003E3852">
        <w:t>untuk</w:t>
      </w:r>
      <w:proofErr w:type="spellEnd"/>
      <w:r w:rsidR="003E3852">
        <w:t xml:space="preserve"> </w:t>
      </w:r>
      <w:proofErr w:type="spellStart"/>
      <w:r w:rsidR="003E3852">
        <w:t>identifikasi</w:t>
      </w:r>
      <w:proofErr w:type="spellEnd"/>
      <w:r w:rsidR="003E3852">
        <w:t xml:space="preserve"> </w:t>
      </w:r>
      <w:proofErr w:type="spellStart"/>
      <w:r w:rsidR="003E3852">
        <w:t>jenis</w:t>
      </w:r>
      <w:proofErr w:type="spellEnd"/>
      <w:r w:rsidR="003E3852">
        <w:t xml:space="preserve"> batik. </w:t>
      </w:r>
      <w:proofErr w:type="spellStart"/>
      <w:r w:rsidR="009C5B6A">
        <w:t>Setelah</w:t>
      </w:r>
      <w:proofErr w:type="spellEnd"/>
      <w:r w:rsidR="009C5B6A">
        <w:t xml:space="preserve"> </w:t>
      </w:r>
      <w:proofErr w:type="spellStart"/>
      <w:r w:rsidR="009C5B6A">
        <w:t>gambar</w:t>
      </w:r>
      <w:proofErr w:type="spellEnd"/>
      <w:r w:rsidR="009C5B6A">
        <w:t xml:space="preserve"> </w:t>
      </w:r>
      <w:proofErr w:type="spellStart"/>
      <w:r w:rsidR="00D27005">
        <w:t>diambil</w:t>
      </w:r>
      <w:proofErr w:type="spellEnd"/>
      <w:r w:rsidR="00D27005">
        <w:t xml:space="preserve">, </w:t>
      </w:r>
      <w:proofErr w:type="spellStart"/>
      <w:r w:rsidR="00D27005">
        <w:t>produk</w:t>
      </w:r>
      <w:proofErr w:type="spellEnd"/>
      <w:r w:rsidR="00D27005">
        <w:t xml:space="preserve"> B </w:t>
      </w:r>
      <w:proofErr w:type="spellStart"/>
      <w:r w:rsidR="00D27005">
        <w:t>menunggu</w:t>
      </w:r>
      <w:proofErr w:type="spellEnd"/>
      <w:r w:rsidR="00D27005">
        <w:t xml:space="preserve"> </w:t>
      </w:r>
      <w:proofErr w:type="spellStart"/>
      <w:r w:rsidR="00D27005">
        <w:t>untuk</w:t>
      </w:r>
      <w:proofErr w:type="spellEnd"/>
      <w:r w:rsidR="00D27005">
        <w:t xml:space="preserve"> </w:t>
      </w:r>
      <w:proofErr w:type="spellStart"/>
      <w:r w:rsidR="0076549B">
        <w:t>terhubung</w:t>
      </w:r>
      <w:proofErr w:type="spellEnd"/>
      <w:r w:rsidR="0076549B">
        <w:t xml:space="preserve"> pada model </w:t>
      </w:r>
      <w:r w:rsidR="00C05379">
        <w:t xml:space="preserve">Machine Learning yang </w:t>
      </w:r>
      <w:proofErr w:type="spellStart"/>
      <w:r w:rsidR="00C05379">
        <w:t>telah</w:t>
      </w:r>
      <w:proofErr w:type="spellEnd"/>
      <w:r w:rsidR="00C05379">
        <w:t xml:space="preserve"> </w:t>
      </w:r>
      <w:proofErr w:type="spellStart"/>
      <w:r w:rsidR="00C05379">
        <w:t>dilatih</w:t>
      </w:r>
      <w:proofErr w:type="spellEnd"/>
      <w:r w:rsidR="00C05379">
        <w:t xml:space="preserve"> </w:t>
      </w:r>
      <w:proofErr w:type="spellStart"/>
      <w:r w:rsidR="00C05379">
        <w:t>sebelumnya</w:t>
      </w:r>
      <w:proofErr w:type="spellEnd"/>
      <w:r w:rsidR="00E1329E">
        <w:t xml:space="preserve"> </w:t>
      </w:r>
      <w:proofErr w:type="spellStart"/>
      <w:r w:rsidR="00483B88">
        <w:t>bersamaan</w:t>
      </w:r>
      <w:proofErr w:type="spellEnd"/>
      <w:r w:rsidR="00483B88">
        <w:t xml:space="preserve"> </w:t>
      </w:r>
      <w:proofErr w:type="spellStart"/>
      <w:r w:rsidR="00483B88">
        <w:t>dengan</w:t>
      </w:r>
      <w:proofErr w:type="spellEnd"/>
      <w:r w:rsidR="00483B88">
        <w:t xml:space="preserve"> </w:t>
      </w:r>
      <w:proofErr w:type="spellStart"/>
      <w:r w:rsidR="00483B88">
        <w:t>dilakukannya</w:t>
      </w:r>
      <w:proofErr w:type="spellEnd"/>
      <w:r w:rsidR="00483B88">
        <w:t xml:space="preserve"> proses </w:t>
      </w:r>
      <w:proofErr w:type="spellStart"/>
      <w:r w:rsidR="00483B88">
        <w:t>klasifikasi</w:t>
      </w:r>
      <w:proofErr w:type="spellEnd"/>
      <w:r w:rsidR="00C21F00">
        <w:t xml:space="preserve">. </w:t>
      </w:r>
      <w:proofErr w:type="spellStart"/>
      <w:r w:rsidR="00C21F00">
        <w:t>Setelah</w:t>
      </w:r>
      <w:proofErr w:type="spellEnd"/>
      <w:r w:rsidR="00C21F00">
        <w:t xml:space="preserve"> </w:t>
      </w:r>
      <w:r w:rsidR="00B26443">
        <w:t xml:space="preserve">proses </w:t>
      </w:r>
      <w:proofErr w:type="spellStart"/>
      <w:r w:rsidR="00B26443">
        <w:t>klasifikasi</w:t>
      </w:r>
      <w:proofErr w:type="spellEnd"/>
      <w:r w:rsidR="00B26443">
        <w:t xml:space="preserve"> </w:t>
      </w:r>
      <w:proofErr w:type="spellStart"/>
      <w:r w:rsidR="00C26A3A">
        <w:t>selesai</w:t>
      </w:r>
      <w:proofErr w:type="spellEnd"/>
      <w:r w:rsidR="00C26A3A">
        <w:t xml:space="preserve"> dan </w:t>
      </w:r>
      <w:proofErr w:type="spellStart"/>
      <w:r w:rsidR="00C26A3A">
        <w:t>hasil</w:t>
      </w:r>
      <w:proofErr w:type="spellEnd"/>
      <w:r w:rsidR="00C26A3A">
        <w:t xml:space="preserve"> </w:t>
      </w:r>
      <w:proofErr w:type="spellStart"/>
      <w:r w:rsidR="00C26A3A">
        <w:t>klasifikasi</w:t>
      </w:r>
      <w:proofErr w:type="spellEnd"/>
      <w:r w:rsidR="00C26A3A">
        <w:t xml:space="preserve"> </w:t>
      </w:r>
      <w:proofErr w:type="spellStart"/>
      <w:r w:rsidR="00C26A3A">
        <w:t>sudah</w:t>
      </w:r>
      <w:proofErr w:type="spellEnd"/>
      <w:r w:rsidR="00C26A3A">
        <w:t xml:space="preserve"> </w:t>
      </w:r>
      <w:proofErr w:type="spellStart"/>
      <w:r w:rsidR="00C26A3A">
        <w:t>keluar</w:t>
      </w:r>
      <w:proofErr w:type="spellEnd"/>
      <w:r w:rsidR="00C26A3A">
        <w:t xml:space="preserve">, </w:t>
      </w:r>
      <w:proofErr w:type="spellStart"/>
      <w:r w:rsidR="00C26A3A">
        <w:t>maka</w:t>
      </w:r>
      <w:proofErr w:type="spellEnd"/>
      <w:r w:rsidR="00C26A3A">
        <w:t xml:space="preserve"> </w:t>
      </w:r>
      <w:proofErr w:type="spellStart"/>
      <w:r w:rsidR="00C26A3A">
        <w:t>pengguna</w:t>
      </w:r>
      <w:proofErr w:type="spellEnd"/>
      <w:r w:rsidR="00C26A3A">
        <w:t xml:space="preserve"> </w:t>
      </w:r>
      <w:proofErr w:type="spellStart"/>
      <w:r w:rsidR="00C26A3A">
        <w:t>dapat</w:t>
      </w:r>
      <w:proofErr w:type="spellEnd"/>
      <w:r w:rsidR="00C26A3A">
        <w:t xml:space="preserve"> </w:t>
      </w:r>
      <w:proofErr w:type="spellStart"/>
      <w:r w:rsidR="00C26A3A">
        <w:t>melihat</w:t>
      </w:r>
      <w:proofErr w:type="spellEnd"/>
      <w:r w:rsidR="00C26A3A">
        <w:t xml:space="preserve"> </w:t>
      </w:r>
      <w:proofErr w:type="spellStart"/>
      <w:r w:rsidR="00C26A3A">
        <w:t>halaman</w:t>
      </w:r>
      <w:proofErr w:type="spellEnd"/>
      <w:r w:rsidR="00C26A3A">
        <w:t xml:space="preserve"> </w:t>
      </w:r>
      <w:proofErr w:type="spellStart"/>
      <w:r w:rsidR="00C26A3A">
        <w:t>hasil</w:t>
      </w:r>
      <w:proofErr w:type="spellEnd"/>
      <w:r w:rsidR="00C26A3A">
        <w:t xml:space="preserve"> </w:t>
      </w:r>
      <w:proofErr w:type="spellStart"/>
      <w:r w:rsidR="00C26A3A">
        <w:t>klasifikasi</w:t>
      </w:r>
      <w:proofErr w:type="spellEnd"/>
      <w:r w:rsidR="000258F7">
        <w:t xml:space="preserve"> </w:t>
      </w:r>
      <w:proofErr w:type="spellStart"/>
      <w:r w:rsidR="000258F7">
        <w:t>dari</w:t>
      </w:r>
      <w:proofErr w:type="spellEnd"/>
      <w:r w:rsidR="000258F7">
        <w:t xml:space="preserve"> </w:t>
      </w:r>
      <w:proofErr w:type="spellStart"/>
      <w:r w:rsidR="000258F7">
        <w:t>jenis</w:t>
      </w:r>
      <w:proofErr w:type="spellEnd"/>
      <w:r w:rsidR="000258F7">
        <w:t xml:space="preserve"> batik</w:t>
      </w:r>
      <w:r w:rsidR="00C26A3A">
        <w:t>.</w:t>
      </w:r>
    </w:p>
    <w:p w14:paraId="751CB99F" w14:textId="77777777" w:rsidR="00C32396" w:rsidRDefault="00C32396" w:rsidP="0029289C">
      <w:pPr>
        <w:ind w:firstLine="0"/>
      </w:pPr>
    </w:p>
    <w:p w14:paraId="1BC7D758" w14:textId="0BC9257F" w:rsidR="00C32396" w:rsidRDefault="00C32396" w:rsidP="00C32396">
      <w:pPr>
        <w:pStyle w:val="Heading2"/>
      </w:pPr>
      <w:bookmarkStart w:id="27" w:name="_Toc130977729"/>
      <w:r>
        <w:t xml:space="preserve">Kesimpulan dan </w:t>
      </w:r>
      <w:proofErr w:type="spellStart"/>
      <w:r>
        <w:t>Ringkasan</w:t>
      </w:r>
      <w:proofErr w:type="spellEnd"/>
      <w:r w:rsidR="007F6270">
        <w:t xml:space="preserve"> CD-1</w:t>
      </w:r>
      <w:bookmarkEnd w:id="27"/>
    </w:p>
    <w:p w14:paraId="24C96155" w14:textId="3F256185" w:rsidR="00502A3C" w:rsidRDefault="006121B2" w:rsidP="0003227D">
      <w:pPr>
        <w:spacing w:after="160"/>
        <w:ind w:firstLine="180"/>
      </w:pPr>
      <w:r>
        <w:t xml:space="preserve">Batik </w:t>
      </w:r>
      <w:proofErr w:type="spellStart"/>
      <w:r>
        <w:t>merupakan</w:t>
      </w:r>
      <w:proofErr w:type="spellEnd"/>
      <w:r>
        <w:t xml:space="preserve"> </w:t>
      </w:r>
      <w:proofErr w:type="spellStart"/>
      <w:r>
        <w:t>budaya</w:t>
      </w:r>
      <w:proofErr w:type="spellEnd"/>
      <w:r>
        <w:t xml:space="preserve"> Indonesia yang </w:t>
      </w:r>
      <w:proofErr w:type="spellStart"/>
      <w:r>
        <w:t>telah</w:t>
      </w:r>
      <w:proofErr w:type="spellEnd"/>
      <w:r>
        <w:t xml:space="preserve"> </w:t>
      </w:r>
      <w:proofErr w:type="spellStart"/>
      <w:r>
        <w:t>diakui</w:t>
      </w:r>
      <w:proofErr w:type="spellEnd"/>
      <w:r>
        <w:t xml:space="preserve"> dunia dan </w:t>
      </w:r>
      <w:proofErr w:type="spellStart"/>
      <w:r>
        <w:t>memiliki</w:t>
      </w:r>
      <w:proofErr w:type="spellEnd"/>
      <w:r>
        <w:t xml:space="preserve"> </w:t>
      </w:r>
      <w:proofErr w:type="spellStart"/>
      <w:r w:rsidRPr="00B4730C">
        <w:t>jenis</w:t>
      </w:r>
      <w:proofErr w:type="spellEnd"/>
      <w:r w:rsidRPr="00B4730C">
        <w:t xml:space="preserve"> motif yang </w:t>
      </w:r>
      <w:proofErr w:type="spellStart"/>
      <w:r w:rsidRPr="00B4730C">
        <w:t>beragam</w:t>
      </w:r>
      <w:proofErr w:type="spellEnd"/>
      <w:r w:rsidRPr="00B4730C">
        <w:t xml:space="preserve">. </w:t>
      </w:r>
      <w:proofErr w:type="spellStart"/>
      <w:r w:rsidR="00B4730C" w:rsidRPr="00B4730C">
        <w:t>Dengan</w:t>
      </w:r>
      <w:proofErr w:type="spellEnd"/>
      <w:r w:rsidR="00B4730C" w:rsidRPr="00B4730C">
        <w:t xml:space="preserve"> </w:t>
      </w:r>
      <w:proofErr w:type="spellStart"/>
      <w:r w:rsidR="00B4730C" w:rsidRPr="00B4730C">
        <w:t>banyaknya</w:t>
      </w:r>
      <w:proofErr w:type="spellEnd"/>
      <w:r w:rsidR="00B4730C" w:rsidRPr="00B4730C">
        <w:t xml:space="preserve"> </w:t>
      </w:r>
      <w:proofErr w:type="spellStart"/>
      <w:r w:rsidR="00B4730C" w:rsidRPr="00B4730C">
        <w:t>angka</w:t>
      </w:r>
      <w:proofErr w:type="spellEnd"/>
      <w:r w:rsidR="00B4730C" w:rsidRPr="00B4730C">
        <w:t xml:space="preserve"> motif batik, </w:t>
      </w:r>
      <w:proofErr w:type="spellStart"/>
      <w:r w:rsidR="00B4730C" w:rsidRPr="00B4730C">
        <w:t>hal</w:t>
      </w:r>
      <w:proofErr w:type="spellEnd"/>
      <w:r w:rsidR="00B4730C" w:rsidRPr="00B4730C">
        <w:t xml:space="preserve"> </w:t>
      </w:r>
      <w:proofErr w:type="spellStart"/>
      <w:r w:rsidR="00B4730C" w:rsidRPr="00B4730C">
        <w:t>ini</w:t>
      </w:r>
      <w:proofErr w:type="spellEnd"/>
      <w:r w:rsidR="00B4730C" w:rsidRPr="00B4730C">
        <w:t xml:space="preserve"> </w:t>
      </w:r>
      <w:proofErr w:type="spellStart"/>
      <w:r w:rsidR="00B4730C" w:rsidRPr="00B4730C">
        <w:t>memerlukan</w:t>
      </w:r>
      <w:proofErr w:type="spellEnd"/>
      <w:r w:rsidR="00B4730C" w:rsidRPr="00B4730C">
        <w:t xml:space="preserve"> </w:t>
      </w:r>
      <w:proofErr w:type="spellStart"/>
      <w:r w:rsidR="00B4730C" w:rsidRPr="00B4730C">
        <w:t>suatu</w:t>
      </w:r>
      <w:proofErr w:type="spellEnd"/>
      <w:r w:rsidR="00B4730C" w:rsidRPr="00B4730C">
        <w:t xml:space="preserve"> system yang </w:t>
      </w:r>
      <w:proofErr w:type="spellStart"/>
      <w:r w:rsidR="00B4730C" w:rsidRPr="00B4730C">
        <w:t>membantu</w:t>
      </w:r>
      <w:proofErr w:type="spellEnd"/>
      <w:r w:rsidR="00B4730C" w:rsidRPr="00B4730C">
        <w:t xml:space="preserve"> </w:t>
      </w:r>
      <w:proofErr w:type="spellStart"/>
      <w:r w:rsidR="00B4730C" w:rsidRPr="00B4730C">
        <w:t>untuk</w:t>
      </w:r>
      <w:proofErr w:type="spellEnd"/>
      <w:r w:rsidR="00B4730C" w:rsidRPr="00B4730C">
        <w:t xml:space="preserve"> </w:t>
      </w:r>
      <w:proofErr w:type="spellStart"/>
      <w:r w:rsidR="00B4730C" w:rsidRPr="00B4730C">
        <w:t>identifikasi</w:t>
      </w:r>
      <w:proofErr w:type="spellEnd"/>
      <w:r w:rsidR="00B4730C" w:rsidRPr="00B4730C">
        <w:t xml:space="preserve"> </w:t>
      </w:r>
      <w:proofErr w:type="spellStart"/>
      <w:r w:rsidR="00B4730C" w:rsidRPr="00B4730C">
        <w:t>jenis</w:t>
      </w:r>
      <w:proofErr w:type="spellEnd"/>
      <w:r w:rsidR="00B4730C" w:rsidRPr="00B4730C">
        <w:t xml:space="preserve"> batik. </w:t>
      </w:r>
      <w:r w:rsidR="00B4730C" w:rsidRPr="0003227D">
        <w:rPr>
          <w:lang w:val="sv-SE"/>
        </w:rPr>
        <w:t xml:space="preserve">Pada penelitian ini akan dirancang suatu system aplikasi yang dapat mengidentifikasi jenis batik ke dalam enam kelas. Enam kelas tersebut didapatkan dari hasil kuisioner mengenai kepopuleran dari beberapa jenis batik yang ditujukan pada Mahasiswa Telkom University. Hasil kuisioner menunjukkan bahwa terdapat enam batik yang populer di kalangan mahasiswa seperti batik Parang, batik Tambal, batik Ceplok, batik Kawung, batik Nitik, serta batik Megamendung sehingga enam batik ini menjadi enam kelas dari solusi system yang dibuat. Terdapat dua produk untuk solusi system </w:t>
      </w:r>
      <w:r w:rsidRPr="0003227D">
        <w:rPr>
          <w:lang w:val="sv-SE"/>
        </w:rPr>
        <w:t xml:space="preserve">yaitu produk A dan </w:t>
      </w:r>
      <w:r w:rsidR="00B4730C" w:rsidRPr="0003227D">
        <w:rPr>
          <w:lang w:val="sv-SE"/>
        </w:rPr>
        <w:t>produk B.</w:t>
      </w:r>
      <w:r w:rsidRPr="0003227D">
        <w:rPr>
          <w:lang w:val="sv-SE"/>
        </w:rPr>
        <w:t xml:space="preserve"> Dimana produk A dan B terdapat beberapa fitur utama, fitur dasar, fitur tambahan </w:t>
      </w:r>
      <w:r w:rsidRPr="0003227D">
        <w:rPr>
          <w:lang w:val="sv-SE"/>
        </w:rPr>
        <w:lastRenderedPageBreak/>
        <w:t xml:space="preserve">serta solusi yang diharapkan dengan kedua produk tersebut. </w:t>
      </w:r>
      <w:r w:rsidRPr="00B4730C">
        <w:t xml:space="preserve">Dalam </w:t>
      </w:r>
      <w:proofErr w:type="spellStart"/>
      <w:r w:rsidRPr="00B4730C">
        <w:t>penjelasan</w:t>
      </w:r>
      <w:proofErr w:type="spellEnd"/>
      <w:r w:rsidRPr="00B4730C">
        <w:t xml:space="preserve"> </w:t>
      </w:r>
      <w:proofErr w:type="spellStart"/>
      <w:r w:rsidRPr="00B4730C">
        <w:t>fitur-fitur</w:t>
      </w:r>
      <w:proofErr w:type="spellEnd"/>
      <w:r w:rsidRPr="00B4730C">
        <w:t xml:space="preserve"> yang </w:t>
      </w:r>
      <w:proofErr w:type="spellStart"/>
      <w:r w:rsidRPr="00B4730C">
        <w:t>ada</w:t>
      </w:r>
      <w:proofErr w:type="spellEnd"/>
      <w:r w:rsidRPr="00B4730C">
        <w:t xml:space="preserve"> </w:t>
      </w:r>
      <w:proofErr w:type="spellStart"/>
      <w:r w:rsidRPr="00B4730C">
        <w:t>tidak</w:t>
      </w:r>
      <w:proofErr w:type="spellEnd"/>
      <w:r w:rsidRPr="00B4730C">
        <w:t xml:space="preserve"> </w:t>
      </w:r>
      <w:proofErr w:type="spellStart"/>
      <w:r w:rsidRPr="00B4730C">
        <w:t>lupa</w:t>
      </w:r>
      <w:proofErr w:type="spellEnd"/>
      <w:r w:rsidRPr="00B4730C">
        <w:t xml:space="preserve"> </w:t>
      </w:r>
      <w:proofErr w:type="spellStart"/>
      <w:r w:rsidRPr="00B4730C">
        <w:t>dengan</w:t>
      </w:r>
      <w:proofErr w:type="spellEnd"/>
      <w:r w:rsidRPr="00B4730C">
        <w:t xml:space="preserve"> </w:t>
      </w:r>
      <w:proofErr w:type="spellStart"/>
      <w:r w:rsidRPr="00B4730C">
        <w:t>penjelasan</w:t>
      </w:r>
      <w:proofErr w:type="spellEnd"/>
      <w:r w:rsidRPr="00B4730C">
        <w:t xml:space="preserve"> </w:t>
      </w:r>
      <w:proofErr w:type="spellStart"/>
      <w:r w:rsidRPr="00B4730C">
        <w:t>mengenai</w:t>
      </w:r>
      <w:proofErr w:type="spellEnd"/>
      <w:r w:rsidRPr="00B4730C">
        <w:t xml:space="preserve"> </w:t>
      </w:r>
      <w:proofErr w:type="spellStart"/>
      <w:r w:rsidRPr="00B4730C">
        <w:t>skema</w:t>
      </w:r>
      <w:proofErr w:type="spellEnd"/>
      <w:r w:rsidRPr="00B4730C">
        <w:t xml:space="preserve"> </w:t>
      </w:r>
      <w:proofErr w:type="spellStart"/>
      <w:r w:rsidRPr="00B4730C">
        <w:t>atau</w:t>
      </w:r>
      <w:proofErr w:type="spellEnd"/>
      <w:r w:rsidRPr="00B4730C">
        <w:t xml:space="preserve"> </w:t>
      </w:r>
      <w:proofErr w:type="spellStart"/>
      <w:r w:rsidRPr="00B4730C">
        <w:t>skenario</w:t>
      </w:r>
      <w:proofErr w:type="spellEnd"/>
      <w:r w:rsidRPr="00B4730C">
        <w:t xml:space="preserve"> </w:t>
      </w:r>
      <w:proofErr w:type="spellStart"/>
      <w:r w:rsidRPr="00B4730C">
        <w:t>dari</w:t>
      </w:r>
      <w:proofErr w:type="spellEnd"/>
      <w:r w:rsidRPr="00B4730C">
        <w:t xml:space="preserve"> </w:t>
      </w:r>
      <w:proofErr w:type="spellStart"/>
      <w:r w:rsidRPr="00B4730C">
        <w:t>penggunaan</w:t>
      </w:r>
      <w:proofErr w:type="spellEnd"/>
      <w:r w:rsidRPr="00B4730C">
        <w:t xml:space="preserve"> </w:t>
      </w:r>
      <w:proofErr w:type="spellStart"/>
      <w:r w:rsidRPr="00B4730C">
        <w:t>kedua</w:t>
      </w:r>
      <w:proofErr w:type="spellEnd"/>
      <w:r w:rsidRPr="00B4730C">
        <w:t xml:space="preserve"> </w:t>
      </w:r>
      <w:proofErr w:type="spellStart"/>
      <w:r w:rsidRPr="00B4730C">
        <w:t>produk</w:t>
      </w:r>
      <w:proofErr w:type="spellEnd"/>
      <w:r w:rsidRPr="00B4730C">
        <w:t xml:space="preserve"> </w:t>
      </w:r>
      <w:proofErr w:type="spellStart"/>
      <w:r w:rsidRPr="00B4730C">
        <w:t>tersebut</w:t>
      </w:r>
      <w:proofErr w:type="spellEnd"/>
      <w:r w:rsidRPr="00B4730C">
        <w:t>.</w:t>
      </w:r>
      <w:r w:rsidR="00502A3C">
        <w:br w:type="page"/>
      </w:r>
    </w:p>
    <w:p w14:paraId="2B9AA0BA" w14:textId="7538D710" w:rsidR="00502A3C" w:rsidRDefault="00502A3C" w:rsidP="0087035F">
      <w:pPr>
        <w:pStyle w:val="Heading1"/>
        <w:ind w:left="0" w:firstLine="180"/>
      </w:pPr>
      <w:r>
        <w:lastRenderedPageBreak/>
        <w:br/>
      </w:r>
      <w:bookmarkStart w:id="28" w:name="_Toc130977730"/>
      <w:r w:rsidR="0087035F">
        <w:t>DESAIN KONSEP SOLUSI</w:t>
      </w:r>
      <w:bookmarkEnd w:id="28"/>
    </w:p>
    <w:p w14:paraId="4AF050CC" w14:textId="7006F9FD" w:rsidR="00FF3CD5" w:rsidRDefault="0046262F" w:rsidP="0046262F">
      <w:pPr>
        <w:pStyle w:val="Heading2"/>
      </w:pPr>
      <w:bookmarkStart w:id="29" w:name="_Toc130977731"/>
      <w:proofErr w:type="spellStart"/>
      <w:r>
        <w:t>Spesifikasi</w:t>
      </w:r>
      <w:proofErr w:type="spellEnd"/>
      <w:r>
        <w:t xml:space="preserve"> </w:t>
      </w:r>
      <w:proofErr w:type="spellStart"/>
      <w:r>
        <w:t>Produk</w:t>
      </w:r>
      <w:bookmarkEnd w:id="29"/>
      <w:proofErr w:type="spellEnd"/>
    </w:p>
    <w:p w14:paraId="2F2962C2" w14:textId="356F14FB" w:rsidR="0038239D" w:rsidRPr="0055394C" w:rsidRDefault="0038239D" w:rsidP="0038239D">
      <w:pPr>
        <w:rPr>
          <w:lang w:val="sv-SE"/>
        </w:rPr>
      </w:pPr>
      <w:r w:rsidRPr="0055394C">
        <w:rPr>
          <w:lang w:val="sv-SE"/>
        </w:rPr>
        <w:t xml:space="preserve">Silahkan lihat bukan panduan CD untuk detail isi, pada bagian </w:t>
      </w:r>
      <w:r w:rsidR="0002788B" w:rsidRPr="0055394C">
        <w:rPr>
          <w:lang w:val="sv-SE"/>
        </w:rPr>
        <w:t>dokumen CD-2</w:t>
      </w:r>
    </w:p>
    <w:p w14:paraId="120D2CB9" w14:textId="2D35B7E0" w:rsidR="0002788B" w:rsidRPr="0002788B" w:rsidRDefault="0002788B" w:rsidP="0002788B">
      <w:pPr>
        <w:pStyle w:val="Caption"/>
        <w:ind w:firstLine="0"/>
        <w:jc w:val="center"/>
        <w:rPr>
          <w:b/>
          <w:bCs/>
          <w:i w:val="0"/>
          <w:iCs w:val="0"/>
          <w:color w:val="auto"/>
          <w:sz w:val="24"/>
          <w:szCs w:val="24"/>
        </w:rPr>
      </w:pPr>
      <w:bookmarkStart w:id="30" w:name="_Toc127887322"/>
      <w:r w:rsidRPr="0002788B">
        <w:rPr>
          <w:b/>
          <w:bCs/>
          <w:i w:val="0"/>
          <w:iCs w:val="0"/>
          <w:color w:val="auto"/>
          <w:sz w:val="24"/>
          <w:szCs w:val="24"/>
        </w:rPr>
        <w:t xml:space="preserve">Tabel </w:t>
      </w:r>
      <w:r w:rsidRPr="0002788B">
        <w:rPr>
          <w:b/>
          <w:bCs/>
          <w:i w:val="0"/>
          <w:iCs w:val="0"/>
          <w:color w:val="auto"/>
          <w:sz w:val="24"/>
          <w:szCs w:val="24"/>
        </w:rPr>
        <w:fldChar w:fldCharType="begin"/>
      </w:r>
      <w:r w:rsidRPr="0002788B">
        <w:rPr>
          <w:b/>
          <w:bCs/>
          <w:i w:val="0"/>
          <w:iCs w:val="0"/>
          <w:color w:val="auto"/>
          <w:sz w:val="24"/>
          <w:szCs w:val="24"/>
        </w:rPr>
        <w:instrText xml:space="preserve"> STYLEREF 1 \s </w:instrText>
      </w:r>
      <w:r w:rsidRPr="0002788B">
        <w:rPr>
          <w:b/>
          <w:bCs/>
          <w:i w:val="0"/>
          <w:iCs w:val="0"/>
          <w:color w:val="auto"/>
          <w:sz w:val="24"/>
          <w:szCs w:val="24"/>
        </w:rPr>
        <w:fldChar w:fldCharType="separate"/>
      </w:r>
      <w:r w:rsidRPr="0002788B">
        <w:rPr>
          <w:b/>
          <w:bCs/>
          <w:i w:val="0"/>
          <w:iCs w:val="0"/>
          <w:color w:val="auto"/>
          <w:sz w:val="24"/>
          <w:szCs w:val="24"/>
        </w:rPr>
        <w:t>2</w:t>
      </w:r>
      <w:r w:rsidRPr="0002788B">
        <w:rPr>
          <w:b/>
          <w:bCs/>
          <w:i w:val="0"/>
          <w:iCs w:val="0"/>
          <w:color w:val="auto"/>
          <w:sz w:val="24"/>
          <w:szCs w:val="24"/>
        </w:rPr>
        <w:fldChar w:fldCharType="end"/>
      </w:r>
      <w:r w:rsidRPr="0002788B">
        <w:rPr>
          <w:b/>
          <w:bCs/>
          <w:i w:val="0"/>
          <w:iCs w:val="0"/>
          <w:color w:val="auto"/>
          <w:sz w:val="24"/>
          <w:szCs w:val="24"/>
        </w:rPr>
        <w:t>.</w:t>
      </w:r>
      <w:r w:rsidRPr="0002788B">
        <w:rPr>
          <w:b/>
          <w:bCs/>
          <w:i w:val="0"/>
          <w:iCs w:val="0"/>
          <w:color w:val="auto"/>
          <w:sz w:val="24"/>
          <w:szCs w:val="24"/>
        </w:rPr>
        <w:fldChar w:fldCharType="begin"/>
      </w:r>
      <w:r w:rsidRPr="0002788B">
        <w:rPr>
          <w:b/>
          <w:bCs/>
          <w:i w:val="0"/>
          <w:iCs w:val="0"/>
          <w:color w:val="auto"/>
          <w:sz w:val="24"/>
          <w:szCs w:val="24"/>
        </w:rPr>
        <w:instrText xml:space="preserve"> SEQ Tabel \* ARABIC \s 1 </w:instrText>
      </w:r>
      <w:r w:rsidRPr="0002788B">
        <w:rPr>
          <w:b/>
          <w:bCs/>
          <w:i w:val="0"/>
          <w:iCs w:val="0"/>
          <w:color w:val="auto"/>
          <w:sz w:val="24"/>
          <w:szCs w:val="24"/>
        </w:rPr>
        <w:fldChar w:fldCharType="separate"/>
      </w:r>
      <w:r w:rsidRPr="0002788B">
        <w:rPr>
          <w:b/>
          <w:bCs/>
          <w:i w:val="0"/>
          <w:iCs w:val="0"/>
          <w:color w:val="auto"/>
          <w:sz w:val="24"/>
          <w:szCs w:val="24"/>
        </w:rPr>
        <w:t>1</w:t>
      </w:r>
      <w:r w:rsidRPr="0002788B">
        <w:rPr>
          <w:b/>
          <w:bCs/>
          <w:i w:val="0"/>
          <w:iCs w:val="0"/>
          <w:color w:val="auto"/>
          <w:sz w:val="24"/>
          <w:szCs w:val="24"/>
        </w:rPr>
        <w:fldChar w:fldCharType="end"/>
      </w:r>
      <w:r w:rsidRPr="0002788B">
        <w:rPr>
          <w:b/>
          <w:bCs/>
          <w:i w:val="0"/>
          <w:iCs w:val="0"/>
          <w:color w:val="auto"/>
          <w:sz w:val="24"/>
          <w:szCs w:val="24"/>
        </w:rPr>
        <w:t xml:space="preserve"> </w:t>
      </w:r>
      <w:proofErr w:type="spellStart"/>
      <w:r w:rsidRPr="0002788B">
        <w:rPr>
          <w:b/>
          <w:bCs/>
          <w:i w:val="0"/>
          <w:iCs w:val="0"/>
          <w:color w:val="auto"/>
          <w:sz w:val="24"/>
          <w:szCs w:val="24"/>
        </w:rPr>
        <w:t>Spesifikasi</w:t>
      </w:r>
      <w:proofErr w:type="spellEnd"/>
      <w:r w:rsidRPr="0002788B">
        <w:rPr>
          <w:b/>
          <w:bCs/>
          <w:i w:val="0"/>
          <w:iCs w:val="0"/>
          <w:color w:val="auto"/>
          <w:sz w:val="24"/>
          <w:szCs w:val="24"/>
        </w:rPr>
        <w:t xml:space="preserve"> </w:t>
      </w:r>
      <w:proofErr w:type="spellStart"/>
      <w:r w:rsidRPr="0002788B">
        <w:rPr>
          <w:b/>
          <w:bCs/>
          <w:i w:val="0"/>
          <w:iCs w:val="0"/>
          <w:color w:val="auto"/>
          <w:sz w:val="24"/>
          <w:szCs w:val="24"/>
        </w:rPr>
        <w:t>Produk</w:t>
      </w:r>
      <w:bookmarkEnd w:id="30"/>
      <w:proofErr w:type="spellEnd"/>
    </w:p>
    <w:tbl>
      <w:tblPr>
        <w:tblStyle w:val="TableGrid"/>
        <w:tblW w:w="0" w:type="auto"/>
        <w:tblLook w:val="04A0" w:firstRow="1" w:lastRow="0" w:firstColumn="1" w:lastColumn="0" w:noHBand="0" w:noVBand="1"/>
      </w:tblPr>
      <w:tblGrid>
        <w:gridCol w:w="715"/>
        <w:gridCol w:w="3960"/>
        <w:gridCol w:w="4341"/>
      </w:tblGrid>
      <w:tr w:rsidR="0002788B" w14:paraId="65F7B429" w14:textId="77777777" w:rsidTr="0002788B">
        <w:tc>
          <w:tcPr>
            <w:tcW w:w="715" w:type="dxa"/>
          </w:tcPr>
          <w:p w14:paraId="4F6E67DD" w14:textId="7265568B" w:rsidR="0002788B" w:rsidRDefault="0002788B" w:rsidP="0002788B">
            <w:pPr>
              <w:spacing w:after="0"/>
              <w:ind w:firstLine="0"/>
              <w:jc w:val="center"/>
            </w:pPr>
            <w:r>
              <w:t>No</w:t>
            </w:r>
          </w:p>
        </w:tc>
        <w:tc>
          <w:tcPr>
            <w:tcW w:w="3960" w:type="dxa"/>
          </w:tcPr>
          <w:p w14:paraId="59936EA9" w14:textId="1DB2DA5C" w:rsidR="0002788B" w:rsidRDefault="0002788B" w:rsidP="0002788B">
            <w:pPr>
              <w:spacing w:after="0"/>
              <w:ind w:firstLine="0"/>
              <w:jc w:val="center"/>
            </w:pPr>
            <w:r>
              <w:t>Hal</w:t>
            </w:r>
          </w:p>
        </w:tc>
        <w:tc>
          <w:tcPr>
            <w:tcW w:w="4341" w:type="dxa"/>
          </w:tcPr>
          <w:p w14:paraId="08094062" w14:textId="1A22951D" w:rsidR="0002788B" w:rsidRDefault="0002788B" w:rsidP="0002788B">
            <w:pPr>
              <w:spacing w:after="0"/>
              <w:ind w:firstLine="0"/>
              <w:jc w:val="center"/>
            </w:pPr>
            <w:proofErr w:type="spellStart"/>
            <w:r>
              <w:t>Rincian</w:t>
            </w:r>
            <w:proofErr w:type="spellEnd"/>
          </w:p>
        </w:tc>
      </w:tr>
      <w:tr w:rsidR="0002788B" w14:paraId="35E02E1A" w14:textId="77777777" w:rsidTr="0002788B">
        <w:tc>
          <w:tcPr>
            <w:tcW w:w="715" w:type="dxa"/>
          </w:tcPr>
          <w:p w14:paraId="6AC76A73" w14:textId="523908E2" w:rsidR="0002788B" w:rsidRDefault="00113808" w:rsidP="0002788B">
            <w:pPr>
              <w:spacing w:after="0"/>
              <w:ind w:firstLine="0"/>
              <w:jc w:val="center"/>
            </w:pPr>
            <w:r>
              <w:t>1</w:t>
            </w:r>
          </w:p>
        </w:tc>
        <w:tc>
          <w:tcPr>
            <w:tcW w:w="3960" w:type="dxa"/>
          </w:tcPr>
          <w:p w14:paraId="7F4BAAA5" w14:textId="77777777" w:rsidR="0002788B" w:rsidRDefault="0002788B" w:rsidP="0002788B">
            <w:pPr>
              <w:spacing w:after="0"/>
              <w:ind w:firstLine="0"/>
              <w:jc w:val="center"/>
            </w:pPr>
          </w:p>
        </w:tc>
        <w:tc>
          <w:tcPr>
            <w:tcW w:w="4341" w:type="dxa"/>
          </w:tcPr>
          <w:p w14:paraId="14DE794D" w14:textId="77777777" w:rsidR="0002788B" w:rsidRDefault="0002788B" w:rsidP="0002788B">
            <w:pPr>
              <w:spacing w:after="0"/>
              <w:ind w:firstLine="0"/>
              <w:jc w:val="center"/>
            </w:pPr>
          </w:p>
        </w:tc>
      </w:tr>
      <w:tr w:rsidR="0002788B" w14:paraId="201BD80E" w14:textId="77777777" w:rsidTr="0002788B">
        <w:tc>
          <w:tcPr>
            <w:tcW w:w="715" w:type="dxa"/>
          </w:tcPr>
          <w:p w14:paraId="74557EF2" w14:textId="7116B2F8" w:rsidR="0002788B" w:rsidRDefault="00113808" w:rsidP="0002788B">
            <w:pPr>
              <w:spacing w:after="0"/>
              <w:ind w:firstLine="0"/>
              <w:jc w:val="center"/>
            </w:pPr>
            <w:r>
              <w:t>2</w:t>
            </w:r>
          </w:p>
        </w:tc>
        <w:tc>
          <w:tcPr>
            <w:tcW w:w="3960" w:type="dxa"/>
          </w:tcPr>
          <w:p w14:paraId="0EF41283" w14:textId="77777777" w:rsidR="0002788B" w:rsidRDefault="0002788B" w:rsidP="0002788B">
            <w:pPr>
              <w:spacing w:after="0"/>
              <w:ind w:firstLine="0"/>
              <w:jc w:val="center"/>
            </w:pPr>
          </w:p>
        </w:tc>
        <w:tc>
          <w:tcPr>
            <w:tcW w:w="4341" w:type="dxa"/>
          </w:tcPr>
          <w:p w14:paraId="4476E429" w14:textId="77777777" w:rsidR="0002788B" w:rsidRDefault="0002788B" w:rsidP="0002788B">
            <w:pPr>
              <w:spacing w:after="0"/>
              <w:ind w:firstLine="0"/>
              <w:jc w:val="center"/>
            </w:pPr>
          </w:p>
        </w:tc>
      </w:tr>
    </w:tbl>
    <w:p w14:paraId="57B7D883" w14:textId="77777777" w:rsidR="0002788B" w:rsidRPr="0038239D" w:rsidRDefault="0002788B" w:rsidP="0038239D"/>
    <w:p w14:paraId="499B6E0B" w14:textId="46EAB4B6" w:rsidR="0046262F" w:rsidRDefault="00BF1159" w:rsidP="0002788B">
      <w:pPr>
        <w:pStyle w:val="Heading2"/>
      </w:pPr>
      <w:bookmarkStart w:id="31" w:name="_Toc130977732"/>
      <w:proofErr w:type="spellStart"/>
      <w:r>
        <w:t>Verifikasi</w:t>
      </w:r>
      <w:bookmarkEnd w:id="31"/>
      <w:proofErr w:type="spellEnd"/>
    </w:p>
    <w:p w14:paraId="30394C47" w14:textId="6D3CC231" w:rsidR="00BF1159" w:rsidRPr="0055394C" w:rsidRDefault="00BF1159" w:rsidP="00BF1159">
      <w:pPr>
        <w:rPr>
          <w:lang w:val="sv-SE"/>
        </w:rPr>
      </w:pPr>
      <w:r w:rsidRPr="0055394C">
        <w:rPr>
          <w:lang w:val="sv-SE"/>
        </w:rPr>
        <w:t>Untuk detail isi, silahkan melihat buku panduan CD, pada bagian dokumen CD-2</w:t>
      </w:r>
      <w:r w:rsidR="00AE3DF4" w:rsidRPr="0055394C">
        <w:rPr>
          <w:lang w:val="sv-SE"/>
        </w:rPr>
        <w:t>.</w:t>
      </w:r>
    </w:p>
    <w:p w14:paraId="51BD6126" w14:textId="5B4F8FBD" w:rsidR="00AE3DF4" w:rsidRDefault="00AE3DF4" w:rsidP="00AE3DF4">
      <w:pPr>
        <w:pStyle w:val="Heading3"/>
      </w:pPr>
      <w:bookmarkStart w:id="32" w:name="_Toc130977733"/>
      <w:proofErr w:type="spellStart"/>
      <w:r>
        <w:t>Verifikasi</w:t>
      </w:r>
      <w:proofErr w:type="spellEnd"/>
      <w:r>
        <w:t xml:space="preserve"> </w:t>
      </w:r>
      <w:proofErr w:type="spellStart"/>
      <w:r>
        <w:t>Spesifikasi</w:t>
      </w:r>
      <w:proofErr w:type="spellEnd"/>
      <w:r>
        <w:t xml:space="preserve"> 1</w:t>
      </w:r>
      <w:bookmarkEnd w:id="32"/>
    </w:p>
    <w:p w14:paraId="3592F891" w14:textId="62BEA731" w:rsidR="00AE3DF4" w:rsidRDefault="00AE3DF4" w:rsidP="00AE3DF4">
      <w:pPr>
        <w:pStyle w:val="Heading3"/>
      </w:pPr>
      <w:bookmarkStart w:id="33" w:name="_Toc130977734"/>
      <w:proofErr w:type="spellStart"/>
      <w:r>
        <w:t>Verifikasi</w:t>
      </w:r>
      <w:proofErr w:type="spellEnd"/>
      <w:r>
        <w:t xml:space="preserve"> </w:t>
      </w:r>
      <w:proofErr w:type="spellStart"/>
      <w:r>
        <w:t>spesifikasi</w:t>
      </w:r>
      <w:proofErr w:type="spellEnd"/>
      <w:r>
        <w:t xml:space="preserve"> 2</w:t>
      </w:r>
      <w:bookmarkEnd w:id="33"/>
    </w:p>
    <w:p w14:paraId="560A6B3A" w14:textId="77777777" w:rsidR="00AE3DF4" w:rsidRDefault="00AE3DF4" w:rsidP="00AE3DF4">
      <w:pPr>
        <w:ind w:firstLine="0"/>
      </w:pPr>
    </w:p>
    <w:p w14:paraId="3B01C66B" w14:textId="02665494" w:rsidR="00AE3DF4" w:rsidRDefault="00AE3DF4" w:rsidP="00AE3DF4">
      <w:pPr>
        <w:pStyle w:val="Heading2"/>
      </w:pPr>
      <w:bookmarkStart w:id="34" w:name="_Toc130977735"/>
      <w:r>
        <w:t xml:space="preserve">Kesimpulan dan </w:t>
      </w:r>
      <w:proofErr w:type="spellStart"/>
      <w:r>
        <w:t>Ringkasan</w:t>
      </w:r>
      <w:proofErr w:type="spellEnd"/>
      <w:r>
        <w:t xml:space="preserve"> CD-2</w:t>
      </w:r>
      <w:bookmarkEnd w:id="34"/>
    </w:p>
    <w:p w14:paraId="15302071" w14:textId="77777777" w:rsidR="00B93CCE" w:rsidRPr="0003227D" w:rsidRDefault="00B93CCE" w:rsidP="00B93CCE">
      <w:pPr>
        <w:spacing w:after="160" w:line="259" w:lineRule="auto"/>
        <w:ind w:firstLine="0"/>
        <w:jc w:val="left"/>
        <w:rPr>
          <w:lang w:val="sv-SE"/>
        </w:rPr>
      </w:pPr>
      <w:r w:rsidRPr="0003227D">
        <w:rPr>
          <w:lang w:val="sv-SE"/>
        </w:rPr>
        <w:t xml:space="preserve">Produk dari klasifikasi batik ini akan dikembangkan dengan pembuatan </w:t>
      </w:r>
    </w:p>
    <w:p w14:paraId="72594153" w14:textId="77777777" w:rsidR="00B93CCE" w:rsidRPr="0003227D" w:rsidRDefault="00B93CCE" w:rsidP="00B93CCE">
      <w:pPr>
        <w:spacing w:after="160" w:line="259" w:lineRule="auto"/>
        <w:ind w:firstLine="0"/>
        <w:jc w:val="left"/>
        <w:rPr>
          <w:lang w:val="sv-SE"/>
        </w:rPr>
      </w:pPr>
      <w:r w:rsidRPr="0003227D">
        <w:rPr>
          <w:lang w:val="sv-SE"/>
        </w:rPr>
        <w:t xml:space="preserve">aplikasi mobile bernama BatiQu. Aplikasi BatiQu dirancang dengan fitur yang </w:t>
      </w:r>
    </w:p>
    <w:p w14:paraId="652C08C8" w14:textId="77777777" w:rsidR="00B93CCE" w:rsidRPr="0003227D" w:rsidRDefault="00B93CCE" w:rsidP="00B93CCE">
      <w:pPr>
        <w:spacing w:after="160" w:line="259" w:lineRule="auto"/>
        <w:ind w:firstLine="0"/>
        <w:jc w:val="left"/>
        <w:rPr>
          <w:lang w:val="sv-SE"/>
        </w:rPr>
      </w:pPr>
      <w:r w:rsidRPr="0003227D">
        <w:rPr>
          <w:lang w:val="sv-SE"/>
        </w:rPr>
        <w:t xml:space="preserve">ramah dan mudah dipahami oleh penggunanya agar dapat mengidentifikasi keenam </w:t>
      </w:r>
    </w:p>
    <w:p w14:paraId="6559D5C4" w14:textId="77777777" w:rsidR="00B93CCE" w:rsidRPr="0003227D" w:rsidRDefault="00B93CCE" w:rsidP="00B93CCE">
      <w:pPr>
        <w:spacing w:after="160" w:line="259" w:lineRule="auto"/>
        <w:ind w:firstLine="0"/>
        <w:jc w:val="left"/>
        <w:rPr>
          <w:lang w:val="sv-SE"/>
        </w:rPr>
      </w:pPr>
      <w:r w:rsidRPr="0003227D">
        <w:rPr>
          <w:lang w:val="sv-SE"/>
        </w:rPr>
        <w:t xml:space="preserve">jenis batik. Selain itu, pada aplikasi ini dapat memberikan edukasi dengan </w:t>
      </w:r>
    </w:p>
    <w:p w14:paraId="426ABCBC" w14:textId="77777777" w:rsidR="00B93CCE" w:rsidRPr="0003227D" w:rsidRDefault="00B93CCE" w:rsidP="00B93CCE">
      <w:pPr>
        <w:spacing w:after="160" w:line="259" w:lineRule="auto"/>
        <w:ind w:firstLine="0"/>
        <w:jc w:val="left"/>
        <w:rPr>
          <w:lang w:val="sv-SE"/>
        </w:rPr>
      </w:pPr>
      <w:r w:rsidRPr="0003227D">
        <w:rPr>
          <w:lang w:val="sv-SE"/>
        </w:rPr>
        <w:t xml:space="preserve">memberikan halaman penjelasan singkat mengenai asal usul, ciri khas dari pola </w:t>
      </w:r>
    </w:p>
    <w:p w14:paraId="13D74DCB" w14:textId="77777777" w:rsidR="00B93CCE" w:rsidRPr="0003227D" w:rsidRDefault="00B93CCE" w:rsidP="00B93CCE">
      <w:pPr>
        <w:spacing w:after="160" w:line="259" w:lineRule="auto"/>
        <w:ind w:firstLine="0"/>
        <w:jc w:val="left"/>
        <w:rPr>
          <w:lang w:val="sv-SE"/>
        </w:rPr>
      </w:pPr>
      <w:r w:rsidRPr="0003227D">
        <w:rPr>
          <w:lang w:val="sv-SE"/>
        </w:rPr>
        <w:t xml:space="preserve">batik dan penggunaan batik tersebut dalam kehidupan sehari-hari. Inovasi ini juga </w:t>
      </w:r>
    </w:p>
    <w:p w14:paraId="45D021E3" w14:textId="77777777" w:rsidR="00B93CCE" w:rsidRPr="0003227D" w:rsidRDefault="00B93CCE" w:rsidP="00B93CCE">
      <w:pPr>
        <w:spacing w:after="160" w:line="259" w:lineRule="auto"/>
        <w:ind w:firstLine="0"/>
        <w:jc w:val="left"/>
        <w:rPr>
          <w:lang w:val="sv-SE"/>
        </w:rPr>
      </w:pPr>
      <w:r w:rsidRPr="0003227D">
        <w:rPr>
          <w:lang w:val="sv-SE"/>
        </w:rPr>
        <w:t xml:space="preserve">akan diimplementasikan bersama perangkat keras yang dapat membantu proses </w:t>
      </w:r>
    </w:p>
    <w:p w14:paraId="5CB0E3B2" w14:textId="77777777" w:rsidR="00B93CCE" w:rsidRPr="0003227D" w:rsidRDefault="00B93CCE" w:rsidP="00B93CCE">
      <w:pPr>
        <w:spacing w:after="160" w:line="259" w:lineRule="auto"/>
        <w:ind w:firstLine="0"/>
        <w:jc w:val="left"/>
        <w:rPr>
          <w:lang w:val="sv-SE"/>
        </w:rPr>
      </w:pPr>
      <w:r w:rsidRPr="0003227D">
        <w:rPr>
          <w:lang w:val="sv-SE"/>
        </w:rPr>
        <w:t xml:space="preserve">klasifikasi batik agar menjaga pencahayaan dan posisi pengambilan sampel. </w:t>
      </w:r>
    </w:p>
    <w:p w14:paraId="091C0287" w14:textId="7B572193" w:rsidR="00B93CCE" w:rsidRPr="0003227D" w:rsidRDefault="00B93CCE" w:rsidP="00B93CCE">
      <w:pPr>
        <w:spacing w:after="160" w:line="259" w:lineRule="auto"/>
        <w:ind w:firstLine="0"/>
        <w:jc w:val="left"/>
        <w:rPr>
          <w:lang w:val="sv-SE"/>
        </w:rPr>
      </w:pPr>
      <w:r w:rsidRPr="0003227D">
        <w:rPr>
          <w:lang w:val="sv-SE"/>
        </w:rPr>
        <w:t xml:space="preserve">Perangkat keras berbahan kayu ini diberi nama BatiQu Box dengan panjang 12 cm, </w:t>
      </w:r>
    </w:p>
    <w:p w14:paraId="1299A6E0" w14:textId="77777777" w:rsidR="00B93CCE" w:rsidRPr="0003227D" w:rsidRDefault="00B93CCE" w:rsidP="00B93CCE">
      <w:pPr>
        <w:spacing w:after="160" w:line="259" w:lineRule="auto"/>
        <w:ind w:firstLine="0"/>
        <w:jc w:val="left"/>
        <w:rPr>
          <w:lang w:val="sv-SE"/>
        </w:rPr>
      </w:pPr>
      <w:r w:rsidRPr="0003227D">
        <w:rPr>
          <w:lang w:val="sv-SE"/>
        </w:rPr>
        <w:t xml:space="preserve">lebar 12 cm, dan tinggi 17 cm. Spesifikasi produk ini akan diverifikasi kembali </w:t>
      </w:r>
    </w:p>
    <w:p w14:paraId="2BA38AD6" w14:textId="77777777" w:rsidR="00B93CCE" w:rsidRPr="0003227D" w:rsidRDefault="00B93CCE" w:rsidP="00B93CCE">
      <w:pPr>
        <w:spacing w:after="160" w:line="259" w:lineRule="auto"/>
        <w:ind w:firstLine="0"/>
        <w:jc w:val="left"/>
        <w:rPr>
          <w:lang w:val="sv-SE"/>
        </w:rPr>
      </w:pPr>
      <w:r w:rsidRPr="0003227D">
        <w:rPr>
          <w:lang w:val="sv-SE"/>
        </w:rPr>
        <w:t xml:space="preserve">kemampuan serta keefektifannya untuk mengetahui apakah sistem berjalan dengan </w:t>
      </w:r>
    </w:p>
    <w:p w14:paraId="3C11F4B5" w14:textId="77777777" w:rsidR="00B93CCE" w:rsidRPr="0003227D" w:rsidRDefault="00B93CCE" w:rsidP="00B93CCE">
      <w:pPr>
        <w:spacing w:after="160" w:line="259" w:lineRule="auto"/>
        <w:ind w:firstLine="0"/>
        <w:jc w:val="left"/>
        <w:rPr>
          <w:lang w:val="sv-SE"/>
        </w:rPr>
      </w:pPr>
      <w:r w:rsidRPr="0003227D">
        <w:rPr>
          <w:lang w:val="sv-SE"/>
        </w:rPr>
        <w:t xml:space="preserve">baik. Hal pertama adalah sistem dapat dimaksimalkan akurasinya hingga 90% saat </w:t>
      </w:r>
    </w:p>
    <w:p w14:paraId="17E589BD" w14:textId="77777777" w:rsidR="00B93CCE" w:rsidRPr="0003227D" w:rsidRDefault="00B93CCE" w:rsidP="00B93CCE">
      <w:pPr>
        <w:spacing w:after="160" w:line="259" w:lineRule="auto"/>
        <w:ind w:firstLine="0"/>
        <w:jc w:val="left"/>
        <w:rPr>
          <w:lang w:val="sv-SE"/>
        </w:rPr>
      </w:pPr>
      <w:r w:rsidRPr="0003227D">
        <w:rPr>
          <w:lang w:val="sv-SE"/>
        </w:rPr>
        <w:t xml:space="preserve">mengklasifikasikan jenis batik. Selanjutnya, sistem klasifikasi mampu </w:t>
      </w:r>
    </w:p>
    <w:p w14:paraId="6223DB64" w14:textId="5BE1E429" w:rsidR="00083C99" w:rsidRPr="0003227D" w:rsidRDefault="00B93CCE">
      <w:pPr>
        <w:spacing w:after="160" w:line="259" w:lineRule="auto"/>
        <w:ind w:firstLine="0"/>
        <w:jc w:val="left"/>
        <w:rPr>
          <w:lang w:val="sv-SE"/>
        </w:rPr>
      </w:pPr>
      <w:r w:rsidRPr="0003227D">
        <w:rPr>
          <w:lang w:val="sv-SE"/>
        </w:rPr>
        <w:t xml:space="preserve">mendapatkan data loss terendah mendekati &lt; 0,1. </w:t>
      </w:r>
      <w:r w:rsidR="00083C99" w:rsidRPr="0003227D">
        <w:rPr>
          <w:lang w:val="sv-SE"/>
        </w:rPr>
        <w:br w:type="page"/>
      </w:r>
    </w:p>
    <w:p w14:paraId="038D56FF" w14:textId="51D3F407" w:rsidR="00083C99" w:rsidRDefault="00083C99" w:rsidP="00083C99">
      <w:pPr>
        <w:pStyle w:val="Heading1"/>
        <w:ind w:left="0" w:firstLine="180"/>
      </w:pPr>
      <w:r w:rsidRPr="0003227D">
        <w:rPr>
          <w:lang w:val="sv-SE"/>
        </w:rPr>
        <w:lastRenderedPageBreak/>
        <w:br/>
      </w:r>
      <w:bookmarkStart w:id="35" w:name="_Toc130977736"/>
      <w:r>
        <w:t>DESAIN RANCANGAN SOLUSI</w:t>
      </w:r>
      <w:bookmarkEnd w:id="35"/>
    </w:p>
    <w:p w14:paraId="5B3E6324" w14:textId="77777777" w:rsidR="007A5957" w:rsidRDefault="007A5957" w:rsidP="007A5957"/>
    <w:p w14:paraId="367BE584" w14:textId="43ED5A31" w:rsidR="007A5957" w:rsidRDefault="00942009" w:rsidP="00942009">
      <w:pPr>
        <w:pStyle w:val="Heading2"/>
      </w:pPr>
      <w:bookmarkStart w:id="36" w:name="_Toc130977737"/>
      <w:proofErr w:type="spellStart"/>
      <w:r>
        <w:t>Konsep</w:t>
      </w:r>
      <w:proofErr w:type="spellEnd"/>
      <w:r>
        <w:t xml:space="preserve"> </w:t>
      </w:r>
      <w:proofErr w:type="spellStart"/>
      <w:r>
        <w:t>Sistem</w:t>
      </w:r>
      <w:bookmarkEnd w:id="36"/>
      <w:proofErr w:type="spellEnd"/>
    </w:p>
    <w:p w14:paraId="09A58FE3" w14:textId="3D599228" w:rsidR="00942009" w:rsidRPr="0055394C" w:rsidRDefault="00942009" w:rsidP="00942009">
      <w:pPr>
        <w:rPr>
          <w:lang w:val="sv-SE"/>
        </w:rPr>
      </w:pPr>
      <w:r w:rsidRPr="0055394C">
        <w:rPr>
          <w:lang w:val="sv-SE"/>
        </w:rPr>
        <w:t>Untuk detail isi masing-masing bagian, silahkan melihat buku panduan CD, pada bagian Dokumen CD-3.</w:t>
      </w:r>
    </w:p>
    <w:p w14:paraId="27F097DB" w14:textId="0137FFC8" w:rsidR="00942009" w:rsidRDefault="00942009" w:rsidP="00942009">
      <w:pPr>
        <w:pStyle w:val="Heading3"/>
      </w:pPr>
      <w:bookmarkStart w:id="37" w:name="_Toc130977738"/>
      <w:proofErr w:type="spellStart"/>
      <w:r>
        <w:t>Pilihan</w:t>
      </w:r>
      <w:proofErr w:type="spellEnd"/>
      <w:r>
        <w:t xml:space="preserve"> </w:t>
      </w:r>
      <w:proofErr w:type="spellStart"/>
      <w:r>
        <w:t>Sistem</w:t>
      </w:r>
      <w:bookmarkEnd w:id="37"/>
      <w:proofErr w:type="spellEnd"/>
    </w:p>
    <w:p w14:paraId="5D2F4177" w14:textId="362F43C1" w:rsidR="00942009" w:rsidRPr="0055394C" w:rsidRDefault="00942009" w:rsidP="00942009">
      <w:pPr>
        <w:rPr>
          <w:lang w:val="sv-SE"/>
        </w:rPr>
      </w:pPr>
      <w:r w:rsidRPr="0055394C">
        <w:rPr>
          <w:lang w:val="sv-SE"/>
        </w:rPr>
        <w:t>Untuk detail isi masing-masing bagian, silahkan melihat buku panduan CD, pada bagian Dokumen CD-3.</w:t>
      </w:r>
    </w:p>
    <w:p w14:paraId="5C9C79CA" w14:textId="6ED93208" w:rsidR="00942009" w:rsidRPr="00A47A61" w:rsidRDefault="00942009" w:rsidP="00942009">
      <w:pPr>
        <w:pStyle w:val="Heading3"/>
      </w:pPr>
      <w:bookmarkStart w:id="38" w:name="_Toc130977739"/>
      <w:proofErr w:type="spellStart"/>
      <w:r w:rsidRPr="00A47A61">
        <w:t>Analisis</w:t>
      </w:r>
      <w:bookmarkEnd w:id="38"/>
      <w:proofErr w:type="spellEnd"/>
    </w:p>
    <w:p w14:paraId="0B5870F4" w14:textId="77777777" w:rsidR="009D74D4" w:rsidRPr="00A47A61" w:rsidRDefault="009D74D4" w:rsidP="009D74D4">
      <w:pPr>
        <w:pStyle w:val="ListParagraph"/>
        <w:spacing w:after="0"/>
        <w:ind w:left="567" w:firstLine="0"/>
        <w:rPr>
          <w:b/>
        </w:rPr>
      </w:pPr>
      <w:proofErr w:type="spellStart"/>
      <w:r w:rsidRPr="00A47A61">
        <w:rPr>
          <w:b/>
        </w:rPr>
        <w:t>Kriteria</w:t>
      </w:r>
      <w:proofErr w:type="spellEnd"/>
    </w:p>
    <w:p w14:paraId="5AF2063F" w14:textId="77777777" w:rsidR="009D74D4" w:rsidRPr="00A47A61" w:rsidRDefault="009D74D4" w:rsidP="009D74D4">
      <w:pPr>
        <w:spacing w:after="0"/>
        <w:ind w:firstLine="709"/>
        <w:contextualSpacing/>
      </w:pPr>
      <w:r w:rsidRPr="00A47A61">
        <w:t xml:space="preserve">Dari </w:t>
      </w:r>
      <w:proofErr w:type="spellStart"/>
      <w:r w:rsidRPr="00A47A61">
        <w:t>beberapa</w:t>
      </w:r>
      <w:proofErr w:type="spellEnd"/>
      <w:r w:rsidRPr="00A47A61">
        <w:t xml:space="preserve"> </w:t>
      </w:r>
      <w:proofErr w:type="spellStart"/>
      <w:r w:rsidRPr="00A47A61">
        <w:t>solusi</w:t>
      </w:r>
      <w:proofErr w:type="spellEnd"/>
      <w:r w:rsidRPr="00A47A61">
        <w:t xml:space="preserve"> </w:t>
      </w:r>
      <w:proofErr w:type="spellStart"/>
      <w:r w:rsidRPr="00A47A61">
        <w:t>sistem</w:t>
      </w:r>
      <w:proofErr w:type="spellEnd"/>
      <w:r w:rsidRPr="00A47A61">
        <w:t xml:space="preserve"> yang </w:t>
      </w:r>
      <w:proofErr w:type="spellStart"/>
      <w:r w:rsidRPr="00A47A61">
        <w:t>ada</w:t>
      </w:r>
      <w:proofErr w:type="spellEnd"/>
      <w:r w:rsidRPr="00A47A61">
        <w:t xml:space="preserve">, </w:t>
      </w:r>
      <w:proofErr w:type="spellStart"/>
      <w:r w:rsidRPr="00A47A61">
        <w:t>hanya</w:t>
      </w:r>
      <w:proofErr w:type="spellEnd"/>
      <w:r w:rsidRPr="00A47A61">
        <w:t xml:space="preserve"> </w:t>
      </w:r>
      <w:proofErr w:type="spellStart"/>
      <w:r w:rsidRPr="00A47A61">
        <w:t>akan</w:t>
      </w:r>
      <w:proofErr w:type="spellEnd"/>
      <w:r w:rsidRPr="00A47A61">
        <w:t xml:space="preserve"> </w:t>
      </w:r>
      <w:proofErr w:type="spellStart"/>
      <w:r w:rsidRPr="00A47A61">
        <w:t>dipilih</w:t>
      </w:r>
      <w:proofErr w:type="spellEnd"/>
      <w:r w:rsidRPr="00A47A61">
        <w:t xml:space="preserve"> </w:t>
      </w:r>
      <w:proofErr w:type="spellStart"/>
      <w:r w:rsidRPr="00A47A61">
        <w:t>satu</w:t>
      </w:r>
      <w:proofErr w:type="spellEnd"/>
      <w:r w:rsidRPr="00A47A61">
        <w:t xml:space="preserve"> </w:t>
      </w:r>
      <w:proofErr w:type="spellStart"/>
      <w:r w:rsidRPr="00A47A61">
        <w:t>sistem</w:t>
      </w:r>
      <w:proofErr w:type="spellEnd"/>
      <w:r w:rsidRPr="00A47A61">
        <w:t xml:space="preserve"> </w:t>
      </w:r>
      <w:proofErr w:type="spellStart"/>
      <w:r w:rsidRPr="00A47A61">
        <w:t>untuk</w:t>
      </w:r>
      <w:proofErr w:type="spellEnd"/>
      <w:r w:rsidRPr="00A47A61">
        <w:t xml:space="preserve"> </w:t>
      </w:r>
      <w:proofErr w:type="spellStart"/>
      <w:r w:rsidRPr="00A47A61">
        <w:t>dikembangkan</w:t>
      </w:r>
      <w:proofErr w:type="spellEnd"/>
      <w:r w:rsidRPr="00A47A61">
        <w:t xml:space="preserve"> </w:t>
      </w:r>
      <w:proofErr w:type="spellStart"/>
      <w:r w:rsidRPr="00A47A61">
        <w:t>berdasarkan</w:t>
      </w:r>
      <w:proofErr w:type="spellEnd"/>
      <w:r w:rsidRPr="00A47A61">
        <w:t xml:space="preserve"> </w:t>
      </w:r>
      <w:proofErr w:type="spellStart"/>
      <w:r w:rsidRPr="00A47A61">
        <w:t>kriteria</w:t>
      </w:r>
      <w:proofErr w:type="spellEnd"/>
      <w:r w:rsidRPr="00A47A61">
        <w:t xml:space="preserve"> </w:t>
      </w:r>
      <w:proofErr w:type="spellStart"/>
      <w:r w:rsidRPr="00A47A61">
        <w:t>ditentukan</w:t>
      </w:r>
      <w:proofErr w:type="spellEnd"/>
      <w:r w:rsidRPr="00A47A61">
        <w:t xml:space="preserve">. </w:t>
      </w:r>
      <w:proofErr w:type="spellStart"/>
      <w:r w:rsidRPr="00A47A61">
        <w:t>Kriteria</w:t>
      </w:r>
      <w:proofErr w:type="spellEnd"/>
      <w:r w:rsidRPr="00A47A61">
        <w:t xml:space="preserve"> </w:t>
      </w:r>
      <w:proofErr w:type="spellStart"/>
      <w:r w:rsidRPr="00A47A61">
        <w:t>ini</w:t>
      </w:r>
      <w:proofErr w:type="spellEnd"/>
      <w:r w:rsidRPr="00A47A61">
        <w:t xml:space="preserve"> </w:t>
      </w:r>
      <w:proofErr w:type="spellStart"/>
      <w:r w:rsidRPr="00A47A61">
        <w:t>mencakup</w:t>
      </w:r>
      <w:proofErr w:type="spellEnd"/>
      <w:r w:rsidRPr="00A47A61">
        <w:t xml:space="preserve"> </w:t>
      </w:r>
      <w:proofErr w:type="spellStart"/>
      <w:r w:rsidRPr="00A47A61">
        <w:t>beberapa</w:t>
      </w:r>
      <w:proofErr w:type="spellEnd"/>
      <w:r w:rsidRPr="00A47A61">
        <w:t xml:space="preserve"> parameter, di </w:t>
      </w:r>
      <w:proofErr w:type="spellStart"/>
      <w:r w:rsidRPr="00A47A61">
        <w:t>antaranya</w:t>
      </w:r>
      <w:proofErr w:type="spellEnd"/>
      <w:r w:rsidRPr="00A47A61">
        <w:t>:</w:t>
      </w:r>
    </w:p>
    <w:p w14:paraId="11E69547" w14:textId="77777777" w:rsidR="009D74D4" w:rsidRPr="00A47A61" w:rsidRDefault="009D74D4" w:rsidP="00543721">
      <w:pPr>
        <w:pStyle w:val="ListParagraph"/>
        <w:numPr>
          <w:ilvl w:val="0"/>
          <w:numId w:val="43"/>
        </w:numPr>
        <w:spacing w:after="0"/>
        <w:ind w:left="709" w:hanging="425"/>
      </w:pPr>
      <w:r w:rsidRPr="00A47A61">
        <w:t>Ekonomi</w:t>
      </w:r>
    </w:p>
    <w:p w14:paraId="55F977F8" w14:textId="77777777" w:rsidR="009D74D4" w:rsidRPr="00A47A61" w:rsidRDefault="009D74D4" w:rsidP="009D74D4">
      <w:pPr>
        <w:spacing w:after="0"/>
        <w:ind w:left="284" w:firstLine="425"/>
        <w:contextualSpacing/>
      </w:pPr>
      <w:r w:rsidRPr="00A47A61">
        <w:t xml:space="preserve">Dari </w:t>
      </w:r>
      <w:proofErr w:type="spellStart"/>
      <w:r w:rsidRPr="00A47A61">
        <w:t>segi</w:t>
      </w:r>
      <w:proofErr w:type="spellEnd"/>
      <w:r w:rsidRPr="00A47A61">
        <w:t xml:space="preserve"> </w:t>
      </w:r>
      <w:proofErr w:type="spellStart"/>
      <w:r w:rsidRPr="00A47A61">
        <w:t>ekonomi</w:t>
      </w:r>
      <w:proofErr w:type="spellEnd"/>
      <w:r w:rsidRPr="00A47A61">
        <w:t xml:space="preserve">, </w:t>
      </w:r>
      <w:proofErr w:type="spellStart"/>
      <w:r w:rsidRPr="00A47A61">
        <w:t>sistem</w:t>
      </w:r>
      <w:proofErr w:type="spellEnd"/>
      <w:r w:rsidRPr="00A47A61">
        <w:t xml:space="preserve"> yang </w:t>
      </w:r>
      <w:proofErr w:type="spellStart"/>
      <w:r w:rsidRPr="00A47A61">
        <w:t>akan</w:t>
      </w:r>
      <w:proofErr w:type="spellEnd"/>
      <w:r w:rsidRPr="00A47A61">
        <w:t xml:space="preserve"> </w:t>
      </w:r>
      <w:proofErr w:type="spellStart"/>
      <w:r w:rsidRPr="00A47A61">
        <w:t>dipilih</w:t>
      </w:r>
      <w:proofErr w:type="spellEnd"/>
      <w:r w:rsidRPr="00A47A61">
        <w:t xml:space="preserve"> </w:t>
      </w:r>
      <w:proofErr w:type="spellStart"/>
      <w:r w:rsidRPr="00A47A61">
        <w:t>adalah</w:t>
      </w:r>
      <w:proofErr w:type="spellEnd"/>
      <w:r w:rsidRPr="00A47A61">
        <w:t xml:space="preserve"> </w:t>
      </w:r>
      <w:proofErr w:type="spellStart"/>
      <w:r w:rsidRPr="00A47A61">
        <w:t>sistem</w:t>
      </w:r>
      <w:proofErr w:type="spellEnd"/>
      <w:r w:rsidRPr="00A47A61">
        <w:t xml:space="preserve"> yang </w:t>
      </w:r>
      <w:proofErr w:type="spellStart"/>
      <w:r w:rsidRPr="00A47A61">
        <w:t>memerlukan</w:t>
      </w:r>
      <w:proofErr w:type="spellEnd"/>
      <w:r w:rsidRPr="00A47A61">
        <w:t xml:space="preserve"> </w:t>
      </w:r>
      <w:proofErr w:type="spellStart"/>
      <w:r w:rsidRPr="00A47A61">
        <w:t>biaya</w:t>
      </w:r>
      <w:proofErr w:type="spellEnd"/>
      <w:r w:rsidRPr="00A47A61">
        <w:t xml:space="preserve"> </w:t>
      </w:r>
      <w:proofErr w:type="spellStart"/>
      <w:r w:rsidRPr="00A47A61">
        <w:t>produksi</w:t>
      </w:r>
      <w:proofErr w:type="spellEnd"/>
      <w:r w:rsidRPr="00A47A61">
        <w:t xml:space="preserve"> dan </w:t>
      </w:r>
      <w:proofErr w:type="spellStart"/>
      <w:r w:rsidRPr="00A47A61">
        <w:t>perawatan</w:t>
      </w:r>
      <w:proofErr w:type="spellEnd"/>
      <w:r w:rsidRPr="00A47A61">
        <w:t xml:space="preserve"> yang </w:t>
      </w:r>
      <w:proofErr w:type="spellStart"/>
      <w:r w:rsidRPr="00A47A61">
        <w:t>cukup</w:t>
      </w:r>
      <w:proofErr w:type="spellEnd"/>
      <w:r w:rsidRPr="00A47A61">
        <w:t xml:space="preserve"> </w:t>
      </w:r>
      <w:proofErr w:type="spellStart"/>
      <w:r w:rsidRPr="00A47A61">
        <w:t>murah</w:t>
      </w:r>
      <w:proofErr w:type="spellEnd"/>
      <w:r w:rsidRPr="00A47A61">
        <w:t xml:space="preserve"> </w:t>
      </w:r>
      <w:proofErr w:type="spellStart"/>
      <w:r w:rsidRPr="00A47A61">
        <w:t>sehingga</w:t>
      </w:r>
      <w:proofErr w:type="spellEnd"/>
      <w:r w:rsidRPr="00A47A61">
        <w:t xml:space="preserve"> </w:t>
      </w:r>
      <w:proofErr w:type="spellStart"/>
      <w:r w:rsidRPr="00A47A61">
        <w:t>dapat</w:t>
      </w:r>
      <w:proofErr w:type="spellEnd"/>
      <w:r w:rsidRPr="00A47A61">
        <w:t xml:space="preserve"> </w:t>
      </w:r>
      <w:proofErr w:type="spellStart"/>
      <w:r w:rsidRPr="00A47A61">
        <w:t>dengan</w:t>
      </w:r>
      <w:proofErr w:type="spellEnd"/>
      <w:r w:rsidRPr="00A47A61">
        <w:t xml:space="preserve"> </w:t>
      </w:r>
      <w:proofErr w:type="spellStart"/>
      <w:r w:rsidRPr="00A47A61">
        <w:t>mudah</w:t>
      </w:r>
      <w:proofErr w:type="spellEnd"/>
      <w:r w:rsidRPr="00A47A61">
        <w:t xml:space="preserve"> </w:t>
      </w:r>
      <w:proofErr w:type="spellStart"/>
      <w:r w:rsidRPr="00A47A61">
        <w:t>dijangkau</w:t>
      </w:r>
      <w:proofErr w:type="spellEnd"/>
      <w:r w:rsidRPr="00A47A61">
        <w:t xml:space="preserve"> dan </w:t>
      </w:r>
      <w:proofErr w:type="spellStart"/>
      <w:r w:rsidRPr="00A47A61">
        <w:t>digunakan</w:t>
      </w:r>
      <w:proofErr w:type="spellEnd"/>
      <w:r w:rsidRPr="00A47A61">
        <w:t xml:space="preserve"> oleh </w:t>
      </w:r>
      <w:proofErr w:type="spellStart"/>
      <w:r w:rsidRPr="00A47A61">
        <w:t>masyarakat</w:t>
      </w:r>
      <w:proofErr w:type="spellEnd"/>
      <w:r w:rsidRPr="00A47A61">
        <w:t xml:space="preserve"> </w:t>
      </w:r>
      <w:proofErr w:type="spellStart"/>
      <w:r w:rsidRPr="00A47A61">
        <w:t>umum</w:t>
      </w:r>
      <w:proofErr w:type="spellEnd"/>
      <w:r w:rsidRPr="00A47A61">
        <w:t xml:space="preserve">. </w:t>
      </w:r>
      <w:proofErr w:type="spellStart"/>
      <w:r w:rsidRPr="00A47A61">
        <w:t>Biaya</w:t>
      </w:r>
      <w:proofErr w:type="spellEnd"/>
      <w:r w:rsidRPr="00A47A61">
        <w:t xml:space="preserve"> </w:t>
      </w:r>
      <w:proofErr w:type="spellStart"/>
      <w:r w:rsidRPr="00A47A61">
        <w:t>produksi</w:t>
      </w:r>
      <w:proofErr w:type="spellEnd"/>
      <w:r w:rsidRPr="00A47A61">
        <w:t xml:space="preserve"> dan </w:t>
      </w:r>
      <w:proofErr w:type="spellStart"/>
      <w:r w:rsidRPr="00A47A61">
        <w:t>perawatan</w:t>
      </w:r>
      <w:proofErr w:type="spellEnd"/>
      <w:r w:rsidRPr="00A47A61">
        <w:t xml:space="preserve"> yang </w:t>
      </w:r>
      <w:proofErr w:type="spellStart"/>
      <w:r w:rsidRPr="00A47A61">
        <w:t>murah</w:t>
      </w:r>
      <w:proofErr w:type="spellEnd"/>
      <w:r w:rsidRPr="00A47A61">
        <w:t xml:space="preserve"> juga </w:t>
      </w:r>
      <w:proofErr w:type="spellStart"/>
      <w:r w:rsidRPr="00A47A61">
        <w:t>akan</w:t>
      </w:r>
      <w:proofErr w:type="spellEnd"/>
      <w:r w:rsidRPr="00A47A61">
        <w:t xml:space="preserve"> </w:t>
      </w:r>
      <w:proofErr w:type="spellStart"/>
      <w:r w:rsidRPr="00A47A61">
        <w:t>memudahkan</w:t>
      </w:r>
      <w:proofErr w:type="spellEnd"/>
      <w:r w:rsidRPr="00A47A61">
        <w:t xml:space="preserve"> </w:t>
      </w:r>
      <w:proofErr w:type="spellStart"/>
      <w:r w:rsidRPr="00A47A61">
        <w:t>realisasi</w:t>
      </w:r>
      <w:proofErr w:type="spellEnd"/>
      <w:r w:rsidRPr="00A47A61">
        <w:t xml:space="preserve"> </w:t>
      </w:r>
      <w:proofErr w:type="spellStart"/>
      <w:r w:rsidRPr="00A47A61">
        <w:t>dari</w:t>
      </w:r>
      <w:proofErr w:type="spellEnd"/>
      <w:r w:rsidRPr="00A47A61">
        <w:t xml:space="preserve"> </w:t>
      </w:r>
      <w:proofErr w:type="spellStart"/>
      <w:r w:rsidRPr="00A47A61">
        <w:t>sistem</w:t>
      </w:r>
      <w:proofErr w:type="spellEnd"/>
      <w:r w:rsidRPr="00A47A61">
        <w:t xml:space="preserve"> yang </w:t>
      </w:r>
      <w:proofErr w:type="spellStart"/>
      <w:r w:rsidRPr="00A47A61">
        <w:t>akan</w:t>
      </w:r>
      <w:proofErr w:type="spellEnd"/>
      <w:r w:rsidRPr="00A47A61">
        <w:t xml:space="preserve"> </w:t>
      </w:r>
      <w:proofErr w:type="spellStart"/>
      <w:r w:rsidRPr="00A47A61">
        <w:t>dibuat</w:t>
      </w:r>
      <w:proofErr w:type="spellEnd"/>
      <w:r w:rsidRPr="00A47A61">
        <w:t>.</w:t>
      </w:r>
    </w:p>
    <w:p w14:paraId="5E7C4141" w14:textId="77777777" w:rsidR="009D74D4" w:rsidRPr="00A47A61" w:rsidRDefault="009D74D4" w:rsidP="00543721">
      <w:pPr>
        <w:pStyle w:val="ListParagraph"/>
        <w:numPr>
          <w:ilvl w:val="0"/>
          <w:numId w:val="44"/>
        </w:numPr>
        <w:spacing w:after="0"/>
        <w:rPr>
          <w:vanish/>
        </w:rPr>
      </w:pPr>
    </w:p>
    <w:p w14:paraId="5FE0447C" w14:textId="77777777" w:rsidR="009D74D4" w:rsidRPr="00A47A61" w:rsidRDefault="009D74D4" w:rsidP="00543721">
      <w:pPr>
        <w:pStyle w:val="ListParagraph"/>
        <w:numPr>
          <w:ilvl w:val="0"/>
          <w:numId w:val="44"/>
        </w:numPr>
        <w:spacing w:after="0"/>
        <w:ind w:hanging="436"/>
      </w:pPr>
      <w:proofErr w:type="spellStart"/>
      <w:r w:rsidRPr="00A47A61">
        <w:t>Sistem</w:t>
      </w:r>
      <w:proofErr w:type="spellEnd"/>
    </w:p>
    <w:p w14:paraId="39B03C23" w14:textId="77777777" w:rsidR="009D74D4" w:rsidRPr="00A47A61" w:rsidRDefault="009D74D4" w:rsidP="009D74D4">
      <w:pPr>
        <w:spacing w:after="0"/>
        <w:ind w:left="284" w:firstLine="425"/>
        <w:contextualSpacing/>
      </w:pPr>
      <w:r w:rsidRPr="00A47A61">
        <w:t xml:space="preserve">Pada </w:t>
      </w:r>
      <w:proofErr w:type="spellStart"/>
      <w:r w:rsidRPr="00A47A61">
        <w:t>kriteria</w:t>
      </w:r>
      <w:proofErr w:type="spellEnd"/>
      <w:r w:rsidRPr="00A47A61">
        <w:t xml:space="preserve"> </w:t>
      </w:r>
      <w:proofErr w:type="spellStart"/>
      <w:r w:rsidRPr="00A47A61">
        <w:t>ini</w:t>
      </w:r>
      <w:proofErr w:type="spellEnd"/>
      <w:r w:rsidRPr="00A47A61">
        <w:t xml:space="preserve">, </w:t>
      </w:r>
      <w:proofErr w:type="spellStart"/>
      <w:r w:rsidRPr="00A47A61">
        <w:t>sistem</w:t>
      </w:r>
      <w:proofErr w:type="spellEnd"/>
      <w:r w:rsidRPr="00A47A61">
        <w:t xml:space="preserve"> yang </w:t>
      </w:r>
      <w:proofErr w:type="spellStart"/>
      <w:r w:rsidRPr="00A47A61">
        <w:t>akan</w:t>
      </w:r>
      <w:proofErr w:type="spellEnd"/>
      <w:r w:rsidRPr="00A47A61">
        <w:t xml:space="preserve"> </w:t>
      </w:r>
      <w:proofErr w:type="spellStart"/>
      <w:r w:rsidRPr="00A47A61">
        <w:t>dipilih</w:t>
      </w:r>
      <w:proofErr w:type="spellEnd"/>
      <w:r w:rsidRPr="00A47A61">
        <w:t xml:space="preserve"> </w:t>
      </w:r>
      <w:proofErr w:type="spellStart"/>
      <w:r w:rsidRPr="00A47A61">
        <w:t>adalah</w:t>
      </w:r>
      <w:proofErr w:type="spellEnd"/>
      <w:r w:rsidRPr="00A47A61">
        <w:t xml:space="preserve"> </w:t>
      </w:r>
      <w:proofErr w:type="spellStart"/>
      <w:r w:rsidRPr="00A47A61">
        <w:t>sistem</w:t>
      </w:r>
      <w:proofErr w:type="spellEnd"/>
      <w:r w:rsidRPr="00A47A61">
        <w:t xml:space="preserve"> </w:t>
      </w:r>
      <w:proofErr w:type="spellStart"/>
      <w:r w:rsidRPr="00A47A61">
        <w:t>mudah</w:t>
      </w:r>
      <w:proofErr w:type="spellEnd"/>
      <w:r w:rsidRPr="00A47A61">
        <w:t xml:space="preserve"> </w:t>
      </w:r>
      <w:proofErr w:type="spellStart"/>
      <w:r w:rsidRPr="00A47A61">
        <w:t>dimodifikasi</w:t>
      </w:r>
      <w:proofErr w:type="spellEnd"/>
      <w:r w:rsidRPr="00A47A61">
        <w:t xml:space="preserve">, </w:t>
      </w:r>
      <w:proofErr w:type="spellStart"/>
      <w:r w:rsidRPr="00A47A61">
        <w:t>sehingga</w:t>
      </w:r>
      <w:proofErr w:type="spellEnd"/>
      <w:r w:rsidRPr="00A47A61">
        <w:t xml:space="preserve"> </w:t>
      </w:r>
      <w:proofErr w:type="spellStart"/>
      <w:r w:rsidRPr="00A47A61">
        <w:t>sistem</w:t>
      </w:r>
      <w:proofErr w:type="spellEnd"/>
      <w:r w:rsidRPr="00A47A61">
        <w:t xml:space="preserve"> </w:t>
      </w:r>
      <w:proofErr w:type="spellStart"/>
      <w:r w:rsidRPr="00A47A61">
        <w:t>dapat</w:t>
      </w:r>
      <w:proofErr w:type="spellEnd"/>
      <w:r w:rsidRPr="00A47A61">
        <w:t xml:space="preserve"> </w:t>
      </w:r>
      <w:proofErr w:type="spellStart"/>
      <w:r w:rsidRPr="00A47A61">
        <w:t>dengan</w:t>
      </w:r>
      <w:proofErr w:type="spellEnd"/>
      <w:r w:rsidRPr="00A47A61">
        <w:t xml:space="preserve"> </w:t>
      </w:r>
      <w:proofErr w:type="spellStart"/>
      <w:r w:rsidRPr="00A47A61">
        <w:t>cepat</w:t>
      </w:r>
      <w:proofErr w:type="spellEnd"/>
      <w:r w:rsidRPr="00A47A61">
        <w:t xml:space="preserve"> </w:t>
      </w:r>
      <w:proofErr w:type="spellStart"/>
      <w:r w:rsidRPr="00A47A61">
        <w:t>diperbarui</w:t>
      </w:r>
      <w:proofErr w:type="spellEnd"/>
      <w:r w:rsidRPr="00A47A61">
        <w:t xml:space="preserve"> </w:t>
      </w:r>
      <w:proofErr w:type="spellStart"/>
      <w:r w:rsidRPr="00A47A61">
        <w:t>atau</w:t>
      </w:r>
      <w:proofErr w:type="spellEnd"/>
      <w:r w:rsidRPr="00A47A61">
        <w:t xml:space="preserve"> </w:t>
      </w:r>
      <w:proofErr w:type="spellStart"/>
      <w:r w:rsidRPr="00A47A61">
        <w:t>diperbaiki</w:t>
      </w:r>
      <w:proofErr w:type="spellEnd"/>
      <w:r w:rsidRPr="00A47A61">
        <w:t xml:space="preserve"> </w:t>
      </w:r>
      <w:proofErr w:type="spellStart"/>
      <w:r w:rsidRPr="00A47A61">
        <w:t>apabila</w:t>
      </w:r>
      <w:proofErr w:type="spellEnd"/>
      <w:r w:rsidRPr="00A47A61">
        <w:t xml:space="preserve"> </w:t>
      </w:r>
      <w:proofErr w:type="spellStart"/>
      <w:r w:rsidRPr="00A47A61">
        <w:t>ada</w:t>
      </w:r>
      <w:proofErr w:type="spellEnd"/>
      <w:r w:rsidRPr="00A47A61">
        <w:t xml:space="preserve"> </w:t>
      </w:r>
      <w:proofErr w:type="spellStart"/>
      <w:r w:rsidRPr="00A47A61">
        <w:t>kerusakan</w:t>
      </w:r>
      <w:proofErr w:type="spellEnd"/>
      <w:r w:rsidRPr="00A47A61">
        <w:t xml:space="preserve"> </w:t>
      </w:r>
      <w:proofErr w:type="spellStart"/>
      <w:r w:rsidRPr="00A47A61">
        <w:t>atau</w:t>
      </w:r>
      <w:proofErr w:type="spellEnd"/>
      <w:r w:rsidRPr="00A47A61">
        <w:t xml:space="preserve"> </w:t>
      </w:r>
      <w:proofErr w:type="spellStart"/>
      <w:r w:rsidRPr="00A47A61">
        <w:t>kekurangan</w:t>
      </w:r>
      <w:proofErr w:type="spellEnd"/>
      <w:r w:rsidRPr="00A47A61">
        <w:t>.</w:t>
      </w:r>
    </w:p>
    <w:p w14:paraId="38FFE48E" w14:textId="77777777" w:rsidR="009D74D4" w:rsidRPr="00A47A61" w:rsidRDefault="009D74D4" w:rsidP="00543721">
      <w:pPr>
        <w:pStyle w:val="ListParagraph"/>
        <w:numPr>
          <w:ilvl w:val="0"/>
          <w:numId w:val="44"/>
        </w:numPr>
        <w:spacing w:after="0"/>
        <w:ind w:hanging="436"/>
      </w:pPr>
      <w:proofErr w:type="spellStart"/>
      <w:r w:rsidRPr="00A47A61">
        <w:t>Ketersediaan</w:t>
      </w:r>
      <w:proofErr w:type="spellEnd"/>
      <w:r w:rsidRPr="00A47A61">
        <w:t xml:space="preserve"> </w:t>
      </w:r>
      <w:proofErr w:type="spellStart"/>
      <w:r w:rsidRPr="00A47A61">
        <w:t>komponen</w:t>
      </w:r>
      <w:proofErr w:type="spellEnd"/>
    </w:p>
    <w:p w14:paraId="4BEFED42" w14:textId="77777777" w:rsidR="009D74D4" w:rsidRPr="00A47A61" w:rsidRDefault="009D74D4" w:rsidP="009D74D4">
      <w:pPr>
        <w:spacing w:after="0"/>
        <w:ind w:left="284" w:firstLine="425"/>
        <w:contextualSpacing/>
      </w:pPr>
      <w:proofErr w:type="spellStart"/>
      <w:r w:rsidRPr="00A47A61">
        <w:t>Sistem</w:t>
      </w:r>
      <w:proofErr w:type="spellEnd"/>
      <w:r w:rsidRPr="00A47A61">
        <w:t xml:space="preserve"> yang </w:t>
      </w:r>
      <w:proofErr w:type="spellStart"/>
      <w:r w:rsidRPr="00A47A61">
        <w:t>akan</w:t>
      </w:r>
      <w:proofErr w:type="spellEnd"/>
      <w:r w:rsidRPr="00A47A61">
        <w:t xml:space="preserve"> </w:t>
      </w:r>
      <w:proofErr w:type="spellStart"/>
      <w:r w:rsidRPr="00A47A61">
        <w:t>pilih</w:t>
      </w:r>
      <w:proofErr w:type="spellEnd"/>
      <w:r w:rsidRPr="00A47A61">
        <w:t xml:space="preserve"> </w:t>
      </w:r>
      <w:proofErr w:type="spellStart"/>
      <w:r w:rsidRPr="00A47A61">
        <w:t>adalah</w:t>
      </w:r>
      <w:proofErr w:type="spellEnd"/>
      <w:r w:rsidRPr="00A47A61">
        <w:t xml:space="preserve"> </w:t>
      </w:r>
      <w:proofErr w:type="spellStart"/>
      <w:r w:rsidRPr="00A47A61">
        <w:t>sistem</w:t>
      </w:r>
      <w:proofErr w:type="spellEnd"/>
      <w:r w:rsidRPr="00A47A61">
        <w:t xml:space="preserve"> yang </w:t>
      </w:r>
      <w:proofErr w:type="spellStart"/>
      <w:r w:rsidRPr="00A47A61">
        <w:t>komponennya</w:t>
      </w:r>
      <w:proofErr w:type="spellEnd"/>
      <w:r w:rsidRPr="00A47A61">
        <w:t xml:space="preserve"> </w:t>
      </w:r>
      <w:proofErr w:type="spellStart"/>
      <w:r w:rsidRPr="00A47A61">
        <w:t>mudah</w:t>
      </w:r>
      <w:proofErr w:type="spellEnd"/>
      <w:r w:rsidRPr="00A47A61">
        <w:t xml:space="preserve"> </w:t>
      </w:r>
      <w:proofErr w:type="spellStart"/>
      <w:r w:rsidRPr="00A47A61">
        <w:t>dicari</w:t>
      </w:r>
      <w:proofErr w:type="spellEnd"/>
      <w:r w:rsidRPr="00A47A61">
        <w:t xml:space="preserve"> </w:t>
      </w:r>
      <w:proofErr w:type="spellStart"/>
      <w:r w:rsidRPr="00A47A61">
        <w:t>atau</w:t>
      </w:r>
      <w:proofErr w:type="spellEnd"/>
      <w:r w:rsidRPr="00A47A61">
        <w:t xml:space="preserve"> </w:t>
      </w:r>
      <w:proofErr w:type="spellStart"/>
      <w:r w:rsidRPr="00A47A61">
        <w:t>jika</w:t>
      </w:r>
      <w:proofErr w:type="spellEnd"/>
      <w:r w:rsidRPr="00A47A61">
        <w:t xml:space="preserve"> </w:t>
      </w:r>
      <w:proofErr w:type="spellStart"/>
      <w:r w:rsidRPr="00A47A61">
        <w:t>tidak</w:t>
      </w:r>
      <w:proofErr w:type="spellEnd"/>
      <w:r w:rsidRPr="00A47A61">
        <w:t xml:space="preserve"> </w:t>
      </w:r>
      <w:proofErr w:type="spellStart"/>
      <w:r w:rsidRPr="00A47A61">
        <w:t>menggunakan</w:t>
      </w:r>
      <w:proofErr w:type="spellEnd"/>
      <w:r w:rsidRPr="00A47A61">
        <w:t xml:space="preserve"> </w:t>
      </w:r>
      <w:proofErr w:type="spellStart"/>
      <w:r w:rsidRPr="00A47A61">
        <w:t>komponen</w:t>
      </w:r>
      <w:proofErr w:type="spellEnd"/>
      <w:r w:rsidRPr="00A47A61">
        <w:t xml:space="preserve"> </w:t>
      </w:r>
      <w:proofErr w:type="spellStart"/>
      <w:r w:rsidRPr="00A47A61">
        <w:t>itu</w:t>
      </w:r>
      <w:proofErr w:type="spellEnd"/>
      <w:r w:rsidRPr="00A47A61">
        <w:t xml:space="preserve"> </w:t>
      </w:r>
      <w:proofErr w:type="spellStart"/>
      <w:r w:rsidRPr="00A47A61">
        <w:t>lebih</w:t>
      </w:r>
      <w:proofErr w:type="spellEnd"/>
      <w:r w:rsidRPr="00A47A61">
        <w:t xml:space="preserve"> </w:t>
      </w:r>
      <w:proofErr w:type="spellStart"/>
      <w:r w:rsidRPr="00A47A61">
        <w:t>baik</w:t>
      </w:r>
      <w:proofErr w:type="spellEnd"/>
      <w:r w:rsidRPr="00A47A61">
        <w:t xml:space="preserve"> </w:t>
      </w:r>
      <w:proofErr w:type="spellStart"/>
      <w:r w:rsidRPr="00A47A61">
        <w:t>lagi</w:t>
      </w:r>
      <w:proofErr w:type="spellEnd"/>
      <w:r w:rsidRPr="00A47A61">
        <w:t xml:space="preserve">. </w:t>
      </w:r>
      <w:proofErr w:type="spellStart"/>
      <w:r w:rsidRPr="00A47A61">
        <w:t>Ketersediaan</w:t>
      </w:r>
      <w:proofErr w:type="spellEnd"/>
      <w:r w:rsidRPr="00A47A61">
        <w:t xml:space="preserve"> </w:t>
      </w:r>
      <w:proofErr w:type="spellStart"/>
      <w:r w:rsidRPr="00A47A61">
        <w:t>komponen</w:t>
      </w:r>
      <w:proofErr w:type="spellEnd"/>
      <w:r w:rsidRPr="00A47A61">
        <w:t xml:space="preserve"> </w:t>
      </w:r>
      <w:proofErr w:type="spellStart"/>
      <w:r w:rsidRPr="00A47A61">
        <w:t>ini</w:t>
      </w:r>
      <w:proofErr w:type="spellEnd"/>
      <w:r w:rsidRPr="00A47A61">
        <w:t xml:space="preserve"> juga </w:t>
      </w:r>
      <w:proofErr w:type="spellStart"/>
      <w:r w:rsidRPr="00A47A61">
        <w:t>dapat</w:t>
      </w:r>
      <w:proofErr w:type="spellEnd"/>
      <w:r w:rsidRPr="00A47A61">
        <w:t xml:space="preserve"> </w:t>
      </w:r>
      <w:proofErr w:type="spellStart"/>
      <w:r w:rsidRPr="00A47A61">
        <w:t>mempengaruhi</w:t>
      </w:r>
      <w:proofErr w:type="spellEnd"/>
      <w:r w:rsidRPr="00A47A61">
        <w:t xml:space="preserve"> </w:t>
      </w:r>
      <w:proofErr w:type="spellStart"/>
      <w:r w:rsidRPr="00A47A61">
        <w:t>harga</w:t>
      </w:r>
      <w:proofErr w:type="spellEnd"/>
      <w:r w:rsidRPr="00A47A61">
        <w:t xml:space="preserve"> </w:t>
      </w:r>
      <w:proofErr w:type="spellStart"/>
      <w:r w:rsidRPr="00A47A61">
        <w:t>komponen</w:t>
      </w:r>
      <w:proofErr w:type="spellEnd"/>
      <w:r w:rsidRPr="00A47A61">
        <w:t xml:space="preserve"> yang </w:t>
      </w:r>
      <w:proofErr w:type="spellStart"/>
      <w:r w:rsidRPr="00A47A61">
        <w:t>nantinya</w:t>
      </w:r>
      <w:proofErr w:type="spellEnd"/>
      <w:r w:rsidRPr="00A47A61">
        <w:t xml:space="preserve"> </w:t>
      </w:r>
      <w:proofErr w:type="spellStart"/>
      <w:r w:rsidRPr="00A47A61">
        <w:t>berdampak</w:t>
      </w:r>
      <w:proofErr w:type="spellEnd"/>
      <w:r w:rsidRPr="00A47A61">
        <w:t xml:space="preserve"> pada </w:t>
      </w:r>
      <w:proofErr w:type="spellStart"/>
      <w:r w:rsidRPr="00A47A61">
        <w:t>biaya</w:t>
      </w:r>
      <w:proofErr w:type="spellEnd"/>
      <w:r w:rsidRPr="00A47A61">
        <w:t xml:space="preserve"> </w:t>
      </w:r>
      <w:proofErr w:type="spellStart"/>
      <w:r w:rsidRPr="00A47A61">
        <w:t>produksi</w:t>
      </w:r>
      <w:proofErr w:type="spellEnd"/>
      <w:r w:rsidRPr="00A47A61">
        <w:t>.</w:t>
      </w:r>
    </w:p>
    <w:p w14:paraId="4E6DD65E" w14:textId="77777777" w:rsidR="009D74D4" w:rsidRPr="00A47A61" w:rsidRDefault="009D74D4" w:rsidP="00543721">
      <w:pPr>
        <w:pStyle w:val="ListParagraph"/>
        <w:numPr>
          <w:ilvl w:val="0"/>
          <w:numId w:val="44"/>
        </w:numPr>
        <w:spacing w:after="0"/>
        <w:ind w:hanging="436"/>
      </w:pPr>
      <w:proofErr w:type="spellStart"/>
      <w:r w:rsidRPr="00A47A61">
        <w:t>Penggunaan</w:t>
      </w:r>
      <w:proofErr w:type="spellEnd"/>
      <w:r w:rsidRPr="00A47A61">
        <w:t>/</w:t>
      </w:r>
      <w:proofErr w:type="spellStart"/>
      <w:r w:rsidRPr="00A47A61">
        <w:t>Pengguna</w:t>
      </w:r>
      <w:proofErr w:type="spellEnd"/>
    </w:p>
    <w:p w14:paraId="66C5A25F" w14:textId="77777777" w:rsidR="009D74D4" w:rsidRDefault="009D74D4" w:rsidP="009D74D4">
      <w:pPr>
        <w:spacing w:after="0"/>
        <w:ind w:left="284" w:firstLine="425"/>
        <w:contextualSpacing/>
      </w:pPr>
      <w:proofErr w:type="spellStart"/>
      <w:r w:rsidRPr="00A47A61">
        <w:t>Sistem</w:t>
      </w:r>
      <w:proofErr w:type="spellEnd"/>
      <w:r w:rsidRPr="00A47A61">
        <w:t xml:space="preserve"> yang </w:t>
      </w:r>
      <w:proofErr w:type="spellStart"/>
      <w:r w:rsidRPr="00A47A61">
        <w:t>akan</w:t>
      </w:r>
      <w:proofErr w:type="spellEnd"/>
      <w:r w:rsidRPr="00A47A61">
        <w:t xml:space="preserve"> </w:t>
      </w:r>
      <w:proofErr w:type="spellStart"/>
      <w:r w:rsidRPr="00A47A61">
        <w:t>dipilih</w:t>
      </w:r>
      <w:proofErr w:type="spellEnd"/>
      <w:r w:rsidRPr="00A47A61">
        <w:t xml:space="preserve"> </w:t>
      </w:r>
      <w:proofErr w:type="spellStart"/>
      <w:r w:rsidRPr="00A47A61">
        <w:t>berdasarkan</w:t>
      </w:r>
      <w:proofErr w:type="spellEnd"/>
      <w:r w:rsidRPr="00A47A61">
        <w:t xml:space="preserve"> </w:t>
      </w:r>
      <w:proofErr w:type="spellStart"/>
      <w:r w:rsidRPr="00A47A61">
        <w:t>kriteria</w:t>
      </w:r>
      <w:proofErr w:type="spellEnd"/>
      <w:r w:rsidRPr="00A47A61">
        <w:t xml:space="preserve"> </w:t>
      </w:r>
      <w:proofErr w:type="spellStart"/>
      <w:r w:rsidRPr="00A47A61">
        <w:t>penggunaan</w:t>
      </w:r>
      <w:proofErr w:type="spellEnd"/>
      <w:r w:rsidRPr="00A47A61">
        <w:t xml:space="preserve"> </w:t>
      </w:r>
      <w:proofErr w:type="spellStart"/>
      <w:r w:rsidRPr="00A47A61">
        <w:t>adalah</w:t>
      </w:r>
      <w:proofErr w:type="spellEnd"/>
      <w:r w:rsidRPr="00A47A61">
        <w:t xml:space="preserve"> </w:t>
      </w:r>
      <w:proofErr w:type="spellStart"/>
      <w:r w:rsidRPr="00A47A61">
        <w:t>sistem</w:t>
      </w:r>
      <w:proofErr w:type="spellEnd"/>
      <w:r w:rsidRPr="00A47A61">
        <w:t xml:space="preserve"> yang </w:t>
      </w:r>
      <w:proofErr w:type="spellStart"/>
      <w:r w:rsidRPr="00A47A61">
        <w:t>mudah</w:t>
      </w:r>
      <w:proofErr w:type="spellEnd"/>
      <w:r w:rsidRPr="00A47A61">
        <w:t xml:space="preserve"> </w:t>
      </w:r>
      <w:proofErr w:type="spellStart"/>
      <w:r w:rsidRPr="00A47A61">
        <w:t>untuk</w:t>
      </w:r>
      <w:proofErr w:type="spellEnd"/>
      <w:r w:rsidRPr="00A47A61">
        <w:t xml:space="preserve"> </w:t>
      </w:r>
      <w:proofErr w:type="spellStart"/>
      <w:r w:rsidRPr="00A47A61">
        <w:t>digunakan</w:t>
      </w:r>
      <w:proofErr w:type="spellEnd"/>
      <w:r w:rsidRPr="00A47A61">
        <w:t xml:space="preserve">. </w:t>
      </w:r>
      <w:proofErr w:type="spellStart"/>
      <w:r w:rsidRPr="00A47A61">
        <w:t>Kemudahan</w:t>
      </w:r>
      <w:proofErr w:type="spellEnd"/>
      <w:r w:rsidRPr="00A47A61">
        <w:t xml:space="preserve"> </w:t>
      </w:r>
      <w:proofErr w:type="spellStart"/>
      <w:r w:rsidRPr="00A47A61">
        <w:t>dalam</w:t>
      </w:r>
      <w:proofErr w:type="spellEnd"/>
      <w:r w:rsidRPr="00A47A61">
        <w:t xml:space="preserve"> </w:t>
      </w:r>
      <w:proofErr w:type="spellStart"/>
      <w:r w:rsidRPr="00A47A61">
        <w:t>penggunaan</w:t>
      </w:r>
      <w:proofErr w:type="spellEnd"/>
      <w:r w:rsidRPr="00A47A61">
        <w:t xml:space="preserve"> </w:t>
      </w:r>
      <w:proofErr w:type="spellStart"/>
      <w:r w:rsidRPr="00A47A61">
        <w:t>sistem</w:t>
      </w:r>
      <w:proofErr w:type="spellEnd"/>
      <w:r w:rsidRPr="00A47A61">
        <w:t xml:space="preserve"> </w:t>
      </w:r>
      <w:proofErr w:type="spellStart"/>
      <w:r w:rsidRPr="00A47A61">
        <w:t>ini</w:t>
      </w:r>
      <w:proofErr w:type="spellEnd"/>
      <w:r w:rsidRPr="00A47A61">
        <w:t xml:space="preserve"> </w:t>
      </w:r>
      <w:proofErr w:type="spellStart"/>
      <w:r w:rsidRPr="00A47A61">
        <w:t>dapat</w:t>
      </w:r>
      <w:proofErr w:type="spellEnd"/>
      <w:r w:rsidRPr="00A47A61">
        <w:t xml:space="preserve"> </w:t>
      </w:r>
      <w:proofErr w:type="spellStart"/>
      <w:r w:rsidRPr="00A47A61">
        <w:t>dilihat</w:t>
      </w:r>
      <w:proofErr w:type="spellEnd"/>
      <w:r w:rsidRPr="00A47A61">
        <w:t xml:space="preserve"> </w:t>
      </w:r>
      <w:proofErr w:type="spellStart"/>
      <w:r w:rsidRPr="00A47A61">
        <w:t>dari</w:t>
      </w:r>
      <w:proofErr w:type="spellEnd"/>
      <w:r w:rsidRPr="00A47A61">
        <w:t xml:space="preserve"> </w:t>
      </w:r>
      <w:proofErr w:type="spellStart"/>
      <w:r w:rsidRPr="00A47A61">
        <w:t>tahapan</w:t>
      </w:r>
      <w:proofErr w:type="spellEnd"/>
      <w:r w:rsidRPr="00A47A61">
        <w:t xml:space="preserve"> </w:t>
      </w:r>
      <w:proofErr w:type="spellStart"/>
      <w:r w:rsidRPr="00A47A61">
        <w:t>penggunaan</w:t>
      </w:r>
      <w:proofErr w:type="spellEnd"/>
      <w:r w:rsidRPr="00A47A61">
        <w:t xml:space="preserve"> </w:t>
      </w:r>
      <w:proofErr w:type="spellStart"/>
      <w:r w:rsidRPr="00A47A61">
        <w:t>alat</w:t>
      </w:r>
      <w:proofErr w:type="spellEnd"/>
      <w:r w:rsidRPr="00A47A61">
        <w:t>/</w:t>
      </w:r>
      <w:proofErr w:type="spellStart"/>
      <w:r w:rsidRPr="00A47A61">
        <w:t>sistem</w:t>
      </w:r>
      <w:proofErr w:type="spellEnd"/>
      <w:r w:rsidRPr="00A47A61">
        <w:t xml:space="preserve"> yang </w:t>
      </w:r>
      <w:proofErr w:type="spellStart"/>
      <w:r w:rsidRPr="00A47A61">
        <w:t>sedikit</w:t>
      </w:r>
      <w:proofErr w:type="spellEnd"/>
      <w:r w:rsidRPr="00A47A61">
        <w:t xml:space="preserve">, </w:t>
      </w:r>
      <w:proofErr w:type="spellStart"/>
      <w:r w:rsidRPr="00A47A61">
        <w:t>serta</w:t>
      </w:r>
      <w:proofErr w:type="spellEnd"/>
      <w:r w:rsidRPr="00A47A61">
        <w:t xml:space="preserve"> </w:t>
      </w:r>
      <w:proofErr w:type="spellStart"/>
      <w:r w:rsidRPr="00A47A61">
        <w:t>tampilan</w:t>
      </w:r>
      <w:proofErr w:type="spellEnd"/>
      <w:r w:rsidRPr="00A47A61">
        <w:t xml:space="preserve"> </w:t>
      </w:r>
      <w:proofErr w:type="spellStart"/>
      <w:r w:rsidRPr="00A47A61">
        <w:t>sistem</w:t>
      </w:r>
      <w:proofErr w:type="spellEnd"/>
      <w:r w:rsidRPr="00A47A61">
        <w:t xml:space="preserve"> yang </w:t>
      </w:r>
      <w:proofErr w:type="spellStart"/>
      <w:r w:rsidRPr="00A47A61">
        <w:t>sederhana</w:t>
      </w:r>
      <w:proofErr w:type="spellEnd"/>
      <w:r w:rsidRPr="00A47A61">
        <w:t xml:space="preserve"> dan </w:t>
      </w:r>
      <w:proofErr w:type="spellStart"/>
      <w:r w:rsidRPr="00A47A61">
        <w:t>mudah</w:t>
      </w:r>
      <w:proofErr w:type="spellEnd"/>
      <w:r w:rsidRPr="00A47A61">
        <w:t xml:space="preserve"> </w:t>
      </w:r>
      <w:proofErr w:type="spellStart"/>
      <w:r w:rsidRPr="00A47A61">
        <w:t>dimengerti</w:t>
      </w:r>
      <w:proofErr w:type="spellEnd"/>
      <w:r w:rsidRPr="00A47A61">
        <w:t>.</w:t>
      </w:r>
    </w:p>
    <w:p w14:paraId="2EDCF749" w14:textId="78902A24" w:rsidR="00C35556" w:rsidRDefault="005E60B5" w:rsidP="00D87066">
      <w:pPr>
        <w:pStyle w:val="ListParagraph"/>
        <w:numPr>
          <w:ilvl w:val="0"/>
          <w:numId w:val="44"/>
        </w:numPr>
        <w:spacing w:after="0"/>
      </w:pPr>
      <w:r>
        <w:lastRenderedPageBreak/>
        <w:t>Performa</w:t>
      </w:r>
    </w:p>
    <w:p w14:paraId="1965FDAF" w14:textId="4707189F" w:rsidR="00EE6C60" w:rsidRDefault="00EE6C60" w:rsidP="00EE6C60">
      <w:pPr>
        <w:pStyle w:val="ListParagraph"/>
        <w:spacing w:after="0"/>
        <w:ind w:firstLine="0"/>
      </w:pPr>
      <w:proofErr w:type="spellStart"/>
      <w:r>
        <w:t>Sistem</w:t>
      </w:r>
      <w:proofErr w:type="spellEnd"/>
      <w:r>
        <w:t xml:space="preserve"> yang </w:t>
      </w:r>
      <w:proofErr w:type="spellStart"/>
      <w:r>
        <w:t>akan</w:t>
      </w:r>
      <w:proofErr w:type="spellEnd"/>
      <w:r>
        <w:t xml:space="preserve"> </w:t>
      </w:r>
      <w:proofErr w:type="spellStart"/>
      <w:r>
        <w:t>dipilih</w:t>
      </w:r>
      <w:proofErr w:type="spellEnd"/>
      <w:r>
        <w:t xml:space="preserve"> </w:t>
      </w:r>
      <w:proofErr w:type="spellStart"/>
      <w:r>
        <w:t>adalah</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performa</w:t>
      </w:r>
      <w:proofErr w:type="spellEnd"/>
      <w:r>
        <w:t xml:space="preserve"> yang </w:t>
      </w:r>
      <w:proofErr w:type="spellStart"/>
      <w:r>
        <w:t>baik</w:t>
      </w:r>
      <w:proofErr w:type="spellEnd"/>
      <w:r>
        <w:t xml:space="preserve">. Performa </w:t>
      </w:r>
      <w:proofErr w:type="spellStart"/>
      <w:r>
        <w:t>ini</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kemampuan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memproses</w:t>
      </w:r>
      <w:proofErr w:type="spellEnd"/>
      <w:r w:rsidR="005A139D">
        <w:t xml:space="preserve"> program </w:t>
      </w:r>
      <w:proofErr w:type="spellStart"/>
      <w:r w:rsidR="005A139D">
        <w:t>klasifikasi</w:t>
      </w:r>
      <w:proofErr w:type="spellEnd"/>
      <w:r w:rsidR="005A139D">
        <w:t xml:space="preserve"> batik pada </w:t>
      </w:r>
      <w:proofErr w:type="spellStart"/>
      <w:r w:rsidR="005A139D">
        <w:t>aplikasi</w:t>
      </w:r>
      <w:proofErr w:type="spellEnd"/>
      <w:r w:rsidR="005A139D">
        <w:t xml:space="preserve">. </w:t>
      </w:r>
      <w:proofErr w:type="spellStart"/>
      <w:r w:rsidR="007E4C0D">
        <w:t>Berdasarkan</w:t>
      </w:r>
      <w:proofErr w:type="spellEnd"/>
      <w:r w:rsidR="007E4C0D">
        <w:t xml:space="preserve"> </w:t>
      </w:r>
      <w:proofErr w:type="spellStart"/>
      <w:ins w:id="39" w:author="Microsoft Word" w:date="2023-07-17T15:44:00Z">
        <w:r w:rsidR="007E4C0D">
          <w:t>jenis</w:t>
        </w:r>
        <w:proofErr w:type="spellEnd"/>
        <w:r w:rsidR="007E4C0D">
          <w:t xml:space="preserve"> </w:t>
        </w:r>
        <w:proofErr w:type="spellStart"/>
        <w:r w:rsidR="007E4C0D">
          <w:t>aplikasinya</w:t>
        </w:r>
        <w:proofErr w:type="spellEnd"/>
        <w:r w:rsidR="007E4C0D">
          <w:t xml:space="preserve">, </w:t>
        </w:r>
        <w:proofErr w:type="spellStart"/>
        <w:r w:rsidR="007E4C0D">
          <w:t>performa</w:t>
        </w:r>
        <w:proofErr w:type="spellEnd"/>
        <w:r w:rsidR="007E4C0D">
          <w:t xml:space="preserve"> </w:t>
        </w:r>
        <w:proofErr w:type="spellStart"/>
        <w:r w:rsidR="007E4C0D">
          <w:t>sistem</w:t>
        </w:r>
        <w:proofErr w:type="spellEnd"/>
        <w:r w:rsidR="007E4C0D">
          <w:t xml:space="preserve"> </w:t>
        </w:r>
        <w:proofErr w:type="spellStart"/>
        <w:r w:rsidR="007E4C0D">
          <w:t>dapat</w:t>
        </w:r>
        <w:proofErr w:type="spellEnd"/>
        <w:r w:rsidR="007E4C0D">
          <w:t xml:space="preserve"> </w:t>
        </w:r>
        <w:proofErr w:type="spellStart"/>
        <w:r w:rsidR="007E4C0D">
          <w:t>dipengaruhi</w:t>
        </w:r>
        <w:proofErr w:type="spellEnd"/>
        <w:r w:rsidR="007E4C0D">
          <w:t xml:space="preserve"> oleh </w:t>
        </w:r>
        <w:proofErr w:type="spellStart"/>
        <w:r w:rsidR="007E4C0D">
          <w:t>fa</w:t>
        </w:r>
      </w:ins>
      <w:r w:rsidR="00815D75">
        <w:t>k</w:t>
      </w:r>
      <w:ins w:id="40" w:author="Microsoft Word" w:date="2023-07-17T15:44:00Z">
        <w:r w:rsidR="007E4C0D">
          <w:t>tor</w:t>
        </w:r>
        <w:proofErr w:type="spellEnd"/>
        <w:r w:rsidR="007E4C0D">
          <w:t xml:space="preserve"> yang </w:t>
        </w:r>
        <w:proofErr w:type="spellStart"/>
        <w:r w:rsidR="007E4C0D">
          <w:t>berbeda-beda</w:t>
        </w:r>
        <w:proofErr w:type="spellEnd"/>
        <w:r w:rsidR="007E4C0D">
          <w:t xml:space="preserve">, </w:t>
        </w:r>
        <w:proofErr w:type="spellStart"/>
        <w:r w:rsidR="007E4C0D">
          <w:t>Contohnya</w:t>
        </w:r>
        <w:proofErr w:type="spellEnd"/>
        <w:r w:rsidR="007E4C0D">
          <w:t xml:space="preserve"> </w:t>
        </w:r>
      </w:ins>
      <w:proofErr w:type="spellStart"/>
      <w:r w:rsidR="00815D75">
        <w:t>performa</w:t>
      </w:r>
      <w:proofErr w:type="spellEnd"/>
      <w:r w:rsidR="00815D75">
        <w:t xml:space="preserve"> pada </w:t>
      </w:r>
      <w:proofErr w:type="spellStart"/>
      <w:r w:rsidR="00815D75">
        <w:t>aplikasi</w:t>
      </w:r>
      <w:proofErr w:type="spellEnd"/>
      <w:r w:rsidR="00815D75">
        <w:t xml:space="preserve"> yang </w:t>
      </w:r>
      <w:proofErr w:type="spellStart"/>
      <w:r w:rsidR="00815D75">
        <w:t>bersifat</w:t>
      </w:r>
      <w:proofErr w:type="spellEnd"/>
      <w:r w:rsidR="00815D75">
        <w:t xml:space="preserve"> online </w:t>
      </w:r>
      <w:proofErr w:type="spellStart"/>
      <w:r w:rsidR="00815D75">
        <w:t>dapat</w:t>
      </w:r>
      <w:proofErr w:type="spellEnd"/>
      <w:r w:rsidR="00815D75">
        <w:t xml:space="preserve"> </w:t>
      </w:r>
      <w:proofErr w:type="spellStart"/>
      <w:r w:rsidR="00815D75">
        <w:t>dipengaruhi</w:t>
      </w:r>
      <w:proofErr w:type="spellEnd"/>
      <w:r w:rsidR="00815D75">
        <w:t xml:space="preserve"> oleh </w:t>
      </w:r>
      <w:proofErr w:type="spellStart"/>
      <w:r w:rsidR="00815D75">
        <w:t>kecepatan</w:t>
      </w:r>
      <w:proofErr w:type="spellEnd"/>
      <w:r w:rsidR="00815D75">
        <w:t xml:space="preserve"> </w:t>
      </w:r>
      <w:r w:rsidR="00094788">
        <w:t xml:space="preserve">dan </w:t>
      </w:r>
      <w:proofErr w:type="spellStart"/>
      <w:r w:rsidR="00094788">
        <w:t>kestabilan</w:t>
      </w:r>
      <w:proofErr w:type="spellEnd"/>
      <w:r w:rsidR="00094788">
        <w:t xml:space="preserve"> </w:t>
      </w:r>
      <w:proofErr w:type="spellStart"/>
      <w:r w:rsidR="00094788">
        <w:t>koneksi</w:t>
      </w:r>
      <w:proofErr w:type="spellEnd"/>
      <w:r w:rsidR="00094788">
        <w:t xml:space="preserve"> internet </w:t>
      </w:r>
      <w:proofErr w:type="spellStart"/>
      <w:r w:rsidR="00094788">
        <w:t>ke</w:t>
      </w:r>
      <w:proofErr w:type="spellEnd"/>
      <w:r w:rsidR="00094788">
        <w:t xml:space="preserve"> server, </w:t>
      </w:r>
      <w:proofErr w:type="spellStart"/>
      <w:r w:rsidR="00094788">
        <w:t>sedangkan</w:t>
      </w:r>
      <w:proofErr w:type="spellEnd"/>
      <w:r w:rsidR="00094788">
        <w:t xml:space="preserve"> </w:t>
      </w:r>
      <w:proofErr w:type="spellStart"/>
      <w:r w:rsidR="00094788">
        <w:t>performa</w:t>
      </w:r>
      <w:proofErr w:type="spellEnd"/>
      <w:r w:rsidR="00094788">
        <w:t xml:space="preserve"> pada </w:t>
      </w:r>
      <w:proofErr w:type="spellStart"/>
      <w:r w:rsidR="00094788">
        <w:t>aplikasi</w:t>
      </w:r>
      <w:proofErr w:type="spellEnd"/>
      <w:r w:rsidR="00094788">
        <w:t xml:space="preserve"> yang </w:t>
      </w:r>
      <w:proofErr w:type="spellStart"/>
      <w:r w:rsidR="00094788">
        <w:t>bersifat</w:t>
      </w:r>
      <w:proofErr w:type="spellEnd"/>
      <w:r w:rsidR="00094788">
        <w:t xml:space="preserve"> offline </w:t>
      </w:r>
      <w:proofErr w:type="spellStart"/>
      <w:r w:rsidR="00094788">
        <w:t>dipengaruhi</w:t>
      </w:r>
      <w:proofErr w:type="spellEnd"/>
      <w:r w:rsidR="00094788">
        <w:t xml:space="preserve"> oleh </w:t>
      </w:r>
      <w:proofErr w:type="spellStart"/>
      <w:r w:rsidR="00094788">
        <w:t>performa</w:t>
      </w:r>
      <w:proofErr w:type="spellEnd"/>
      <w:r w:rsidR="00094788">
        <w:t xml:space="preserve"> </w:t>
      </w:r>
      <w:proofErr w:type="spellStart"/>
      <w:r w:rsidR="00094788">
        <w:t>mesin</w:t>
      </w:r>
      <w:proofErr w:type="spellEnd"/>
      <w:r w:rsidR="00094788">
        <w:t xml:space="preserve"> </w:t>
      </w:r>
      <w:proofErr w:type="spellStart"/>
      <w:r w:rsidR="00094788">
        <w:t>dari</w:t>
      </w:r>
      <w:proofErr w:type="spellEnd"/>
      <w:r w:rsidR="00094788">
        <w:t xml:space="preserve"> handphone yang </w:t>
      </w:r>
      <w:proofErr w:type="spellStart"/>
      <w:r w:rsidR="00094788">
        <w:t>digunakan</w:t>
      </w:r>
      <w:proofErr w:type="spellEnd"/>
      <w:r w:rsidR="00094788">
        <w:t>.</w:t>
      </w:r>
    </w:p>
    <w:p w14:paraId="0A5F914F" w14:textId="77777777" w:rsidR="00CA3F74" w:rsidRDefault="00CA3F74" w:rsidP="00EE6C60">
      <w:pPr>
        <w:pStyle w:val="ListParagraph"/>
        <w:spacing w:after="0"/>
        <w:ind w:firstLine="0"/>
      </w:pPr>
    </w:p>
    <w:p w14:paraId="46F308A1" w14:textId="77777777" w:rsidR="009D74D4" w:rsidRPr="002D0257" w:rsidRDefault="009D74D4" w:rsidP="009D74D4">
      <w:pPr>
        <w:pStyle w:val="ListParagraph"/>
        <w:keepNext/>
        <w:keepLines/>
        <w:numPr>
          <w:ilvl w:val="1"/>
          <w:numId w:val="1"/>
        </w:numPr>
        <w:spacing w:before="40" w:after="0"/>
        <w:contextualSpacing w:val="0"/>
        <w:outlineLvl w:val="1"/>
        <w:rPr>
          <w:rFonts w:eastAsiaTheme="majorEastAsia" w:cstheme="majorBidi"/>
          <w:b/>
          <w:vanish/>
          <w:color w:val="000000" w:themeColor="text1"/>
          <w:sz w:val="26"/>
          <w:szCs w:val="26"/>
          <w:lang w:val="sv-SE"/>
        </w:rPr>
      </w:pPr>
    </w:p>
    <w:p w14:paraId="749ED476" w14:textId="77777777" w:rsidR="009D74D4" w:rsidRPr="002D0257" w:rsidRDefault="009D74D4" w:rsidP="009D74D4">
      <w:pPr>
        <w:pStyle w:val="ListParagraph"/>
        <w:keepNext/>
        <w:keepLines/>
        <w:numPr>
          <w:ilvl w:val="1"/>
          <w:numId w:val="1"/>
        </w:numPr>
        <w:spacing w:before="40" w:after="0"/>
        <w:contextualSpacing w:val="0"/>
        <w:outlineLvl w:val="1"/>
        <w:rPr>
          <w:rFonts w:eastAsiaTheme="majorEastAsia" w:cstheme="majorBidi"/>
          <w:b/>
          <w:vanish/>
          <w:color w:val="000000" w:themeColor="text1"/>
          <w:sz w:val="26"/>
          <w:szCs w:val="26"/>
          <w:lang w:val="sv-SE"/>
        </w:rPr>
      </w:pPr>
    </w:p>
    <w:p w14:paraId="0C49BA1E" w14:textId="77777777" w:rsidR="009D74D4" w:rsidRPr="002D0257" w:rsidRDefault="009D74D4" w:rsidP="009D74D4">
      <w:pPr>
        <w:pStyle w:val="ListParagraph"/>
        <w:keepNext/>
        <w:keepLines/>
        <w:numPr>
          <w:ilvl w:val="2"/>
          <w:numId w:val="1"/>
        </w:numPr>
        <w:spacing w:before="40" w:after="0"/>
        <w:contextualSpacing w:val="0"/>
        <w:outlineLvl w:val="2"/>
        <w:rPr>
          <w:rFonts w:eastAsiaTheme="majorEastAsia" w:cstheme="majorBidi"/>
          <w:vanish/>
          <w:szCs w:val="24"/>
          <w:lang w:val="sv-SE"/>
        </w:rPr>
      </w:pPr>
    </w:p>
    <w:p w14:paraId="0375BF22" w14:textId="77777777" w:rsidR="009D74D4" w:rsidRPr="002D0257" w:rsidRDefault="009D74D4" w:rsidP="009D74D4">
      <w:pPr>
        <w:pStyle w:val="ListParagraph"/>
        <w:keepNext/>
        <w:keepLines/>
        <w:numPr>
          <w:ilvl w:val="2"/>
          <w:numId w:val="1"/>
        </w:numPr>
        <w:spacing w:before="40" w:after="0"/>
        <w:contextualSpacing w:val="0"/>
        <w:outlineLvl w:val="2"/>
        <w:rPr>
          <w:rFonts w:eastAsiaTheme="majorEastAsia" w:cstheme="majorBidi"/>
          <w:vanish/>
          <w:szCs w:val="24"/>
          <w:lang w:val="sv-SE"/>
        </w:rPr>
      </w:pPr>
    </w:p>
    <w:p w14:paraId="57323199" w14:textId="77777777" w:rsidR="009D74D4" w:rsidRPr="002D0257" w:rsidRDefault="009D74D4" w:rsidP="009D74D4">
      <w:pPr>
        <w:pStyle w:val="ListParagraph"/>
        <w:keepNext/>
        <w:keepLines/>
        <w:numPr>
          <w:ilvl w:val="3"/>
          <w:numId w:val="1"/>
        </w:numPr>
        <w:spacing w:before="40" w:after="0"/>
        <w:contextualSpacing w:val="0"/>
        <w:outlineLvl w:val="3"/>
        <w:rPr>
          <w:rFonts w:eastAsiaTheme="majorEastAsia" w:cstheme="majorBidi"/>
          <w:iCs/>
          <w:vanish/>
          <w:color w:val="000000" w:themeColor="text1"/>
          <w:lang w:val="sv-SE"/>
        </w:rPr>
      </w:pPr>
    </w:p>
    <w:p w14:paraId="3BA5A7E7" w14:textId="77777777" w:rsidR="009D74D4" w:rsidRPr="00112B7B" w:rsidRDefault="009D74D4" w:rsidP="00543721">
      <w:pPr>
        <w:pStyle w:val="ListParagraph"/>
        <w:numPr>
          <w:ilvl w:val="0"/>
          <w:numId w:val="45"/>
        </w:numPr>
        <w:rPr>
          <w:b/>
          <w:bCs/>
          <w:vanish/>
        </w:rPr>
      </w:pPr>
    </w:p>
    <w:p w14:paraId="5D272348" w14:textId="77777777" w:rsidR="009D74D4" w:rsidRPr="00112B7B" w:rsidRDefault="009D74D4" w:rsidP="00543721">
      <w:pPr>
        <w:pStyle w:val="ListParagraph"/>
        <w:numPr>
          <w:ilvl w:val="0"/>
          <w:numId w:val="45"/>
        </w:numPr>
        <w:rPr>
          <w:b/>
          <w:bCs/>
          <w:vanish/>
        </w:rPr>
      </w:pPr>
    </w:p>
    <w:p w14:paraId="41815D3E" w14:textId="77777777" w:rsidR="009D74D4" w:rsidRPr="00112B7B" w:rsidRDefault="009D74D4" w:rsidP="00543721">
      <w:pPr>
        <w:pStyle w:val="ListParagraph"/>
        <w:numPr>
          <w:ilvl w:val="0"/>
          <w:numId w:val="45"/>
        </w:numPr>
        <w:rPr>
          <w:b/>
          <w:bCs/>
          <w:vanish/>
        </w:rPr>
      </w:pPr>
    </w:p>
    <w:p w14:paraId="1AE2F66E" w14:textId="77777777" w:rsidR="009D74D4" w:rsidRPr="00112B7B" w:rsidRDefault="009D74D4" w:rsidP="00543721">
      <w:pPr>
        <w:pStyle w:val="ListParagraph"/>
        <w:numPr>
          <w:ilvl w:val="1"/>
          <w:numId w:val="45"/>
        </w:numPr>
        <w:rPr>
          <w:b/>
          <w:vanish/>
        </w:rPr>
      </w:pPr>
    </w:p>
    <w:p w14:paraId="1014AAD0" w14:textId="77777777" w:rsidR="009D74D4" w:rsidRPr="00112B7B" w:rsidRDefault="009D74D4" w:rsidP="00543721">
      <w:pPr>
        <w:pStyle w:val="ListParagraph"/>
        <w:numPr>
          <w:ilvl w:val="2"/>
          <w:numId w:val="45"/>
        </w:numPr>
        <w:rPr>
          <w:b/>
          <w:vanish/>
        </w:rPr>
      </w:pPr>
    </w:p>
    <w:p w14:paraId="03E9A0AB" w14:textId="77777777" w:rsidR="009D74D4" w:rsidRPr="00112B7B" w:rsidRDefault="009D74D4" w:rsidP="00543721">
      <w:pPr>
        <w:pStyle w:val="ListParagraph"/>
        <w:numPr>
          <w:ilvl w:val="2"/>
          <w:numId w:val="45"/>
        </w:numPr>
        <w:rPr>
          <w:b/>
          <w:vanish/>
        </w:rPr>
      </w:pPr>
    </w:p>
    <w:p w14:paraId="34C56EF4" w14:textId="77777777" w:rsidR="009D74D4" w:rsidRPr="00112B7B" w:rsidRDefault="009D74D4" w:rsidP="00543721">
      <w:pPr>
        <w:pStyle w:val="ListParagraph"/>
        <w:numPr>
          <w:ilvl w:val="3"/>
          <w:numId w:val="45"/>
        </w:numPr>
        <w:rPr>
          <w:b/>
          <w:vanish/>
        </w:rPr>
      </w:pPr>
    </w:p>
    <w:p w14:paraId="153E4E46" w14:textId="005F0C48" w:rsidR="009D74D4" w:rsidRPr="002D0257" w:rsidRDefault="009D74D4" w:rsidP="00543721">
      <w:pPr>
        <w:pStyle w:val="ListParagraph"/>
        <w:numPr>
          <w:ilvl w:val="3"/>
          <w:numId w:val="45"/>
        </w:numPr>
        <w:ind w:left="567" w:hanging="567"/>
        <w:rPr>
          <w:b/>
        </w:rPr>
      </w:pPr>
      <w:proofErr w:type="spellStart"/>
      <w:r w:rsidRPr="002D0257">
        <w:rPr>
          <w:b/>
        </w:rPr>
        <w:t>Analisis</w:t>
      </w:r>
      <w:proofErr w:type="spellEnd"/>
      <w:r w:rsidRPr="002D0257">
        <w:rPr>
          <w:b/>
        </w:rPr>
        <w:t xml:space="preserve"> </w:t>
      </w:r>
      <w:proofErr w:type="spellStart"/>
      <w:r w:rsidRPr="002D0257">
        <w:rPr>
          <w:b/>
        </w:rPr>
        <w:t>Konsep</w:t>
      </w:r>
      <w:proofErr w:type="spellEnd"/>
      <w:r w:rsidR="00DD25D4">
        <w:rPr>
          <w:b/>
        </w:rPr>
        <w:t xml:space="preserve"> </w:t>
      </w:r>
    </w:p>
    <w:p w14:paraId="124D9FC9" w14:textId="77777777" w:rsidR="009D74D4" w:rsidRDefault="009D74D4" w:rsidP="009D74D4">
      <w:pPr>
        <w:ind w:firstLine="709"/>
      </w:pPr>
      <w:r w:rsidRPr="00D90625">
        <w:t xml:space="preserve">Dari </w:t>
      </w:r>
      <w:proofErr w:type="spellStart"/>
      <w:r w:rsidRPr="00D90625">
        <w:t>konsep</w:t>
      </w:r>
      <w:proofErr w:type="spellEnd"/>
      <w:r w:rsidRPr="00D90625">
        <w:t xml:space="preserve"> yang </w:t>
      </w:r>
      <w:proofErr w:type="spellStart"/>
      <w:r w:rsidRPr="00D90625">
        <w:t>telah</w:t>
      </w:r>
      <w:proofErr w:type="spellEnd"/>
      <w:r w:rsidRPr="00D90625">
        <w:t xml:space="preserve"> </w:t>
      </w:r>
      <w:proofErr w:type="spellStart"/>
      <w:r w:rsidRPr="00D90625">
        <w:t>diusulkan</w:t>
      </w:r>
      <w:proofErr w:type="spellEnd"/>
      <w:r w:rsidRPr="00D90625">
        <w:t xml:space="preserve"> </w:t>
      </w:r>
      <w:proofErr w:type="spellStart"/>
      <w:r w:rsidRPr="00D90625">
        <w:t>didapat</w:t>
      </w:r>
      <w:proofErr w:type="spellEnd"/>
      <w:r w:rsidRPr="00D90625">
        <w:t xml:space="preserve"> </w:t>
      </w:r>
      <w:proofErr w:type="spellStart"/>
      <w:r w:rsidRPr="00D90625">
        <w:t>kelebihan</w:t>
      </w:r>
      <w:proofErr w:type="spellEnd"/>
      <w:r w:rsidRPr="00D90625">
        <w:t xml:space="preserve"> dan </w:t>
      </w:r>
      <w:proofErr w:type="spellStart"/>
      <w:r w:rsidRPr="00D90625">
        <w:t>kekurangan</w:t>
      </w:r>
      <w:proofErr w:type="spellEnd"/>
      <w:r w:rsidRPr="00D90625">
        <w:t xml:space="preserve"> </w:t>
      </w:r>
      <w:proofErr w:type="spellStart"/>
      <w:r w:rsidRPr="00D90625">
        <w:t>dari</w:t>
      </w:r>
      <w:proofErr w:type="spellEnd"/>
      <w:r w:rsidRPr="00D90625">
        <w:t xml:space="preserve"> masing-masing </w:t>
      </w:r>
      <w:proofErr w:type="spellStart"/>
      <w:r w:rsidRPr="00D90625">
        <w:t>sistem</w:t>
      </w:r>
      <w:proofErr w:type="spellEnd"/>
      <w:r w:rsidRPr="00D90625">
        <w:t xml:space="preserve"> </w:t>
      </w:r>
      <w:proofErr w:type="spellStart"/>
      <w:r w:rsidRPr="00D90625">
        <w:t>seperti</w:t>
      </w:r>
      <w:proofErr w:type="spellEnd"/>
      <w:r w:rsidRPr="00D90625">
        <w:t>:</w:t>
      </w:r>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E643EE" w14:paraId="1EFB2B37" w14:textId="77777777">
        <w:trPr>
          <w:trHeight w:val="417"/>
        </w:trPr>
        <w:tc>
          <w:tcPr>
            <w:tcW w:w="7940" w:type="dxa"/>
            <w:gridSpan w:val="2"/>
            <w:shd w:val="clear" w:color="auto" w:fill="C00000"/>
          </w:tcPr>
          <w:p w14:paraId="1C630D1F" w14:textId="77777777" w:rsidR="00E643EE" w:rsidRDefault="00E643EE">
            <w:pPr>
              <w:pStyle w:val="TableParagraph"/>
              <w:spacing w:line="275" w:lineRule="exact"/>
              <w:ind w:left="180"/>
              <w:jc w:val="center"/>
              <w:rPr>
                <w:sz w:val="24"/>
              </w:rPr>
            </w:pPr>
            <w:r w:rsidRPr="005B496C">
              <w:rPr>
                <w:color w:val="FFFFFF"/>
                <w:sz w:val="24"/>
              </w:rPr>
              <w:t>Kriteria Ekonomi</w:t>
            </w:r>
          </w:p>
        </w:tc>
      </w:tr>
      <w:tr w:rsidR="00E643EE" w14:paraId="7311C13B" w14:textId="77777777">
        <w:trPr>
          <w:trHeight w:val="758"/>
        </w:trPr>
        <w:tc>
          <w:tcPr>
            <w:tcW w:w="2914" w:type="dxa"/>
            <w:vAlign w:val="center"/>
          </w:tcPr>
          <w:p w14:paraId="24B5A55D" w14:textId="7B126C43" w:rsidR="00E643EE" w:rsidRDefault="00E643EE" w:rsidP="00543721">
            <w:pPr>
              <w:pStyle w:val="TableParagraph"/>
              <w:numPr>
                <w:ilvl w:val="0"/>
                <w:numId w:val="46"/>
              </w:numPr>
              <w:spacing w:line="360" w:lineRule="auto"/>
              <w:ind w:left="284" w:right="210" w:hanging="284"/>
              <w:jc w:val="both"/>
              <w:rPr>
                <w:sz w:val="24"/>
              </w:rPr>
            </w:pPr>
            <w:r>
              <w:rPr>
                <w:sz w:val="24"/>
                <w:lang w:val="en-US"/>
              </w:rPr>
              <w:t>Produk A</w:t>
            </w:r>
          </w:p>
        </w:tc>
        <w:tc>
          <w:tcPr>
            <w:tcW w:w="5026" w:type="dxa"/>
            <w:vAlign w:val="center"/>
          </w:tcPr>
          <w:p w14:paraId="275A1EC9" w14:textId="77777777" w:rsidR="00804C3C" w:rsidRDefault="00841E94" w:rsidP="003166BD">
            <w:pPr>
              <w:pStyle w:val="TableParagraph"/>
              <w:spacing w:before="139" w:line="360" w:lineRule="auto"/>
              <w:ind w:left="203" w:right="277"/>
              <w:jc w:val="both"/>
              <w:rPr>
                <w:sz w:val="24"/>
                <w:lang w:val="en-US"/>
              </w:rPr>
            </w:pPr>
            <w:r>
              <w:rPr>
                <w:sz w:val="24"/>
                <w:lang w:val="en-US"/>
              </w:rPr>
              <w:t xml:space="preserve">Dari </w:t>
            </w:r>
            <w:proofErr w:type="spellStart"/>
            <w:r>
              <w:rPr>
                <w:sz w:val="24"/>
                <w:lang w:val="en-US"/>
              </w:rPr>
              <w:t>kriteria</w:t>
            </w:r>
            <w:proofErr w:type="spellEnd"/>
            <w:r>
              <w:rPr>
                <w:sz w:val="24"/>
                <w:lang w:val="en-US"/>
              </w:rPr>
              <w:t xml:space="preserve"> </w:t>
            </w:r>
            <w:proofErr w:type="spellStart"/>
            <w:r>
              <w:rPr>
                <w:sz w:val="24"/>
                <w:lang w:val="en-US"/>
              </w:rPr>
              <w:t>ekonomi</w:t>
            </w:r>
            <w:proofErr w:type="spellEnd"/>
            <w:r>
              <w:rPr>
                <w:sz w:val="24"/>
                <w:lang w:val="en-US"/>
              </w:rPr>
              <w:t xml:space="preserve">, aplikasi ini </w:t>
            </w:r>
            <w:proofErr w:type="spellStart"/>
            <w:r>
              <w:rPr>
                <w:sz w:val="24"/>
                <w:lang w:val="en-US"/>
              </w:rPr>
              <w:t>membutuhkan</w:t>
            </w:r>
            <w:proofErr w:type="spellEnd"/>
            <w:r>
              <w:rPr>
                <w:sz w:val="24"/>
                <w:lang w:val="en-US"/>
              </w:rPr>
              <w:t xml:space="preserve"> </w:t>
            </w:r>
            <w:proofErr w:type="spellStart"/>
            <w:r w:rsidR="000F7486">
              <w:rPr>
                <w:sz w:val="24"/>
                <w:lang w:val="en-US"/>
              </w:rPr>
              <w:t>biaya</w:t>
            </w:r>
            <w:proofErr w:type="spellEnd"/>
            <w:r w:rsidR="000F7486">
              <w:rPr>
                <w:sz w:val="24"/>
                <w:lang w:val="en-US"/>
              </w:rPr>
              <w:t xml:space="preserve"> </w:t>
            </w:r>
            <w:proofErr w:type="spellStart"/>
            <w:r w:rsidR="000F7486">
              <w:rPr>
                <w:sz w:val="24"/>
                <w:lang w:val="en-US"/>
              </w:rPr>
              <w:t>produksi</w:t>
            </w:r>
            <w:proofErr w:type="spellEnd"/>
            <w:r w:rsidR="000F7486">
              <w:rPr>
                <w:sz w:val="24"/>
                <w:lang w:val="en-US"/>
              </w:rPr>
              <w:t xml:space="preserve"> dan </w:t>
            </w:r>
            <w:proofErr w:type="spellStart"/>
            <w:r w:rsidR="000F7486">
              <w:rPr>
                <w:sz w:val="24"/>
                <w:lang w:val="en-US"/>
              </w:rPr>
              <w:t>perawatan</w:t>
            </w:r>
            <w:proofErr w:type="spellEnd"/>
            <w:r w:rsidR="000F7486">
              <w:rPr>
                <w:sz w:val="24"/>
                <w:lang w:val="en-US"/>
              </w:rPr>
              <w:t xml:space="preserve"> cukup mahal </w:t>
            </w:r>
            <w:proofErr w:type="spellStart"/>
            <w:r w:rsidR="000F7486">
              <w:rPr>
                <w:sz w:val="24"/>
                <w:lang w:val="en-US"/>
              </w:rPr>
              <w:t>dikarenakan</w:t>
            </w:r>
            <w:proofErr w:type="spellEnd"/>
            <w:r w:rsidR="005A4293">
              <w:rPr>
                <w:sz w:val="24"/>
                <w:lang w:val="en-US"/>
              </w:rPr>
              <w:t xml:space="preserve"> </w:t>
            </w:r>
            <w:proofErr w:type="spellStart"/>
            <w:r w:rsidR="00E15414">
              <w:rPr>
                <w:sz w:val="24"/>
                <w:lang w:val="en-US"/>
              </w:rPr>
              <w:t>cara</w:t>
            </w:r>
            <w:proofErr w:type="spellEnd"/>
            <w:r w:rsidR="00E15414">
              <w:rPr>
                <w:sz w:val="24"/>
                <w:lang w:val="en-US"/>
              </w:rPr>
              <w:t xml:space="preserve"> kerja aplikasi ini sangat </w:t>
            </w:r>
            <w:proofErr w:type="spellStart"/>
            <w:r w:rsidR="00E15414">
              <w:rPr>
                <w:sz w:val="24"/>
                <w:lang w:val="en-US"/>
              </w:rPr>
              <w:t>membutuhkan</w:t>
            </w:r>
            <w:proofErr w:type="spellEnd"/>
            <w:r w:rsidR="00E15414">
              <w:rPr>
                <w:sz w:val="24"/>
                <w:lang w:val="en-US"/>
              </w:rPr>
              <w:t xml:space="preserve"> </w:t>
            </w:r>
            <w:r w:rsidR="003166BD">
              <w:rPr>
                <w:sz w:val="24"/>
                <w:lang w:val="en-US"/>
              </w:rPr>
              <w:t>server dan internet yang baik.</w:t>
            </w:r>
            <w:r w:rsidR="00554A8F">
              <w:rPr>
                <w:sz w:val="24"/>
                <w:lang w:val="en-US"/>
              </w:rPr>
              <w:t xml:space="preserve"> </w:t>
            </w:r>
          </w:p>
          <w:p w14:paraId="6795A617" w14:textId="46F2BD0F" w:rsidR="003166BD" w:rsidRPr="00841E94" w:rsidRDefault="003166BD" w:rsidP="003166BD">
            <w:pPr>
              <w:pStyle w:val="TableParagraph"/>
              <w:spacing w:before="139" w:line="360" w:lineRule="auto"/>
              <w:ind w:left="203" w:right="277"/>
              <w:jc w:val="both"/>
              <w:rPr>
                <w:sz w:val="24"/>
                <w:lang w:val="en-US"/>
              </w:rPr>
            </w:pPr>
            <w:r>
              <w:rPr>
                <w:sz w:val="24"/>
                <w:lang w:val="en-US"/>
              </w:rPr>
              <w:t xml:space="preserve">Untuk </w:t>
            </w:r>
            <w:proofErr w:type="spellStart"/>
            <w:r>
              <w:rPr>
                <w:sz w:val="24"/>
                <w:lang w:val="en-US"/>
              </w:rPr>
              <w:t>perawatan</w:t>
            </w:r>
            <w:proofErr w:type="spellEnd"/>
            <w:r>
              <w:rPr>
                <w:sz w:val="24"/>
                <w:lang w:val="en-US"/>
              </w:rPr>
              <w:t xml:space="preserve"> </w:t>
            </w:r>
            <w:proofErr w:type="spellStart"/>
            <w:r>
              <w:rPr>
                <w:sz w:val="24"/>
                <w:lang w:val="en-US"/>
              </w:rPr>
              <w:t>dari</w:t>
            </w:r>
            <w:proofErr w:type="spellEnd"/>
            <w:r>
              <w:rPr>
                <w:sz w:val="24"/>
                <w:lang w:val="en-US"/>
              </w:rPr>
              <w:t xml:space="preserve"> </w:t>
            </w:r>
            <w:r w:rsidR="00CE75F5">
              <w:rPr>
                <w:sz w:val="24"/>
                <w:lang w:val="en-US"/>
              </w:rPr>
              <w:t xml:space="preserve">aplikasi ini juga </w:t>
            </w:r>
            <w:proofErr w:type="spellStart"/>
            <w:r w:rsidR="00CE75F5">
              <w:rPr>
                <w:sz w:val="24"/>
                <w:lang w:val="en-US"/>
              </w:rPr>
              <w:t>membutuhkan</w:t>
            </w:r>
            <w:proofErr w:type="spellEnd"/>
            <w:r w:rsidR="00B43E2B">
              <w:rPr>
                <w:sz w:val="24"/>
                <w:lang w:val="en-US"/>
              </w:rPr>
              <w:t xml:space="preserve"> </w:t>
            </w:r>
            <w:proofErr w:type="spellStart"/>
            <w:r w:rsidR="00B43E2B">
              <w:rPr>
                <w:sz w:val="24"/>
                <w:lang w:val="en-US"/>
              </w:rPr>
              <w:t>biaya</w:t>
            </w:r>
            <w:proofErr w:type="spellEnd"/>
            <w:r w:rsidR="00B43E2B">
              <w:rPr>
                <w:sz w:val="24"/>
                <w:lang w:val="en-US"/>
              </w:rPr>
              <w:t xml:space="preserve"> tambahan untuk maintenance agar aplikasi </w:t>
            </w:r>
            <w:r w:rsidR="0083306D">
              <w:rPr>
                <w:sz w:val="24"/>
                <w:lang w:val="en-US"/>
              </w:rPr>
              <w:t xml:space="preserve">tetap </w:t>
            </w:r>
            <w:proofErr w:type="spellStart"/>
            <w:r w:rsidR="0083306D">
              <w:rPr>
                <w:sz w:val="24"/>
                <w:lang w:val="en-US"/>
              </w:rPr>
              <w:t>terus</w:t>
            </w:r>
            <w:proofErr w:type="spellEnd"/>
            <w:r w:rsidR="0083306D">
              <w:rPr>
                <w:sz w:val="24"/>
                <w:lang w:val="en-US"/>
              </w:rPr>
              <w:t xml:space="preserve"> </w:t>
            </w:r>
            <w:proofErr w:type="spellStart"/>
            <w:r w:rsidR="0083306D">
              <w:rPr>
                <w:sz w:val="24"/>
                <w:lang w:val="en-US"/>
              </w:rPr>
              <w:t>berjalan</w:t>
            </w:r>
            <w:proofErr w:type="spellEnd"/>
            <w:r w:rsidR="0083306D">
              <w:rPr>
                <w:sz w:val="24"/>
                <w:lang w:val="en-US"/>
              </w:rPr>
              <w:t xml:space="preserve"> dengan baik.</w:t>
            </w:r>
          </w:p>
        </w:tc>
      </w:tr>
      <w:tr w:rsidR="00E643EE" w14:paraId="7B846816" w14:textId="77777777">
        <w:trPr>
          <w:trHeight w:val="1352"/>
        </w:trPr>
        <w:tc>
          <w:tcPr>
            <w:tcW w:w="2914" w:type="dxa"/>
          </w:tcPr>
          <w:p w14:paraId="0B2EDE76" w14:textId="309335A5" w:rsidR="00E643EE" w:rsidRDefault="00E643EE" w:rsidP="00543721">
            <w:pPr>
              <w:pStyle w:val="TableParagraph"/>
              <w:numPr>
                <w:ilvl w:val="0"/>
                <w:numId w:val="46"/>
              </w:numPr>
              <w:spacing w:before="3" w:line="360" w:lineRule="auto"/>
              <w:ind w:left="284" w:right="69" w:hanging="284"/>
              <w:jc w:val="both"/>
              <w:rPr>
                <w:sz w:val="24"/>
              </w:rPr>
            </w:pPr>
            <w:r>
              <w:rPr>
                <w:sz w:val="24"/>
                <w:lang w:val="en-US"/>
              </w:rPr>
              <w:t>Produk B</w:t>
            </w:r>
          </w:p>
        </w:tc>
        <w:tc>
          <w:tcPr>
            <w:tcW w:w="5026" w:type="dxa"/>
          </w:tcPr>
          <w:p w14:paraId="01BC2E0C" w14:textId="77777777" w:rsidR="00E643EE" w:rsidRDefault="0083306D">
            <w:pPr>
              <w:pStyle w:val="TableParagraph"/>
              <w:spacing w:before="139"/>
              <w:ind w:left="129"/>
              <w:rPr>
                <w:sz w:val="24"/>
                <w:lang w:val="en-US"/>
              </w:rPr>
            </w:pPr>
            <w:r>
              <w:rPr>
                <w:sz w:val="24"/>
                <w:lang w:val="en-US"/>
              </w:rPr>
              <w:t xml:space="preserve">Dari </w:t>
            </w:r>
            <w:proofErr w:type="spellStart"/>
            <w:r>
              <w:rPr>
                <w:sz w:val="24"/>
                <w:lang w:val="en-US"/>
              </w:rPr>
              <w:t>kriteria</w:t>
            </w:r>
            <w:proofErr w:type="spellEnd"/>
            <w:r>
              <w:rPr>
                <w:sz w:val="24"/>
                <w:lang w:val="en-US"/>
              </w:rPr>
              <w:t xml:space="preserve"> </w:t>
            </w:r>
            <w:proofErr w:type="spellStart"/>
            <w:r>
              <w:rPr>
                <w:sz w:val="24"/>
                <w:lang w:val="en-US"/>
              </w:rPr>
              <w:t>ekonomi</w:t>
            </w:r>
            <w:proofErr w:type="spellEnd"/>
            <w:r>
              <w:rPr>
                <w:sz w:val="24"/>
                <w:lang w:val="en-US"/>
              </w:rPr>
              <w:t xml:space="preserve">, aplikasi ini </w:t>
            </w:r>
            <w:proofErr w:type="spellStart"/>
            <w:r>
              <w:rPr>
                <w:sz w:val="24"/>
                <w:lang w:val="en-US"/>
              </w:rPr>
              <w:t>membutuhkan</w:t>
            </w:r>
            <w:proofErr w:type="spellEnd"/>
            <w:r>
              <w:rPr>
                <w:sz w:val="24"/>
                <w:lang w:val="en-US"/>
              </w:rPr>
              <w:t xml:space="preserve"> </w:t>
            </w:r>
            <w:proofErr w:type="spellStart"/>
            <w:r>
              <w:rPr>
                <w:sz w:val="24"/>
                <w:lang w:val="en-US"/>
              </w:rPr>
              <w:t>biaya</w:t>
            </w:r>
            <w:proofErr w:type="spellEnd"/>
            <w:r>
              <w:rPr>
                <w:sz w:val="24"/>
                <w:lang w:val="en-US"/>
              </w:rPr>
              <w:t xml:space="preserve"> </w:t>
            </w:r>
            <w:proofErr w:type="spellStart"/>
            <w:r>
              <w:rPr>
                <w:sz w:val="24"/>
                <w:lang w:val="en-US"/>
              </w:rPr>
              <w:t>produksi</w:t>
            </w:r>
            <w:proofErr w:type="spellEnd"/>
            <w:r>
              <w:rPr>
                <w:sz w:val="24"/>
                <w:lang w:val="en-US"/>
              </w:rPr>
              <w:t xml:space="preserve"> dan </w:t>
            </w:r>
            <w:proofErr w:type="spellStart"/>
            <w:r>
              <w:rPr>
                <w:sz w:val="24"/>
                <w:lang w:val="en-US"/>
              </w:rPr>
              <w:t>perawatan</w:t>
            </w:r>
            <w:proofErr w:type="spellEnd"/>
            <w:r>
              <w:rPr>
                <w:sz w:val="24"/>
                <w:lang w:val="en-US"/>
              </w:rPr>
              <w:t xml:space="preserve"> </w:t>
            </w:r>
            <w:r w:rsidR="00602718">
              <w:rPr>
                <w:sz w:val="24"/>
                <w:lang w:val="en-US"/>
              </w:rPr>
              <w:t>yang cukup murah</w:t>
            </w:r>
            <w:r w:rsidR="008D4DEF">
              <w:rPr>
                <w:sz w:val="24"/>
                <w:lang w:val="en-US"/>
              </w:rPr>
              <w:t xml:space="preserve"> </w:t>
            </w:r>
            <w:proofErr w:type="spellStart"/>
            <w:r w:rsidR="008D4DEF">
              <w:rPr>
                <w:sz w:val="24"/>
                <w:lang w:val="en-US"/>
              </w:rPr>
              <w:t>karena</w:t>
            </w:r>
            <w:proofErr w:type="spellEnd"/>
            <w:r w:rsidR="008D4DEF">
              <w:rPr>
                <w:sz w:val="24"/>
                <w:lang w:val="en-US"/>
              </w:rPr>
              <w:t xml:space="preserve"> </w:t>
            </w:r>
            <w:proofErr w:type="spellStart"/>
            <w:r w:rsidR="008D4DEF">
              <w:rPr>
                <w:sz w:val="24"/>
                <w:lang w:val="en-US"/>
              </w:rPr>
              <w:t>cara</w:t>
            </w:r>
            <w:proofErr w:type="spellEnd"/>
            <w:r w:rsidR="008D4DEF">
              <w:rPr>
                <w:sz w:val="24"/>
                <w:lang w:val="en-US"/>
              </w:rPr>
              <w:t xml:space="preserve"> kerja </w:t>
            </w:r>
            <w:proofErr w:type="spellStart"/>
            <w:r w:rsidR="008D4DEF">
              <w:rPr>
                <w:sz w:val="24"/>
                <w:lang w:val="en-US"/>
              </w:rPr>
              <w:t>dari</w:t>
            </w:r>
            <w:proofErr w:type="spellEnd"/>
            <w:r w:rsidR="008D4DEF">
              <w:rPr>
                <w:sz w:val="24"/>
                <w:lang w:val="en-US"/>
              </w:rPr>
              <w:t xml:space="preserve"> aplikasi yang tidak perlu </w:t>
            </w:r>
            <w:proofErr w:type="spellStart"/>
            <w:r w:rsidR="0019339F">
              <w:rPr>
                <w:sz w:val="24"/>
                <w:lang w:val="en-US"/>
              </w:rPr>
              <w:t>akses</w:t>
            </w:r>
            <w:proofErr w:type="spellEnd"/>
            <w:r w:rsidR="0019339F">
              <w:rPr>
                <w:sz w:val="24"/>
                <w:lang w:val="en-US"/>
              </w:rPr>
              <w:t xml:space="preserve"> internet.</w:t>
            </w:r>
          </w:p>
          <w:p w14:paraId="2019093F" w14:textId="34E2F04F" w:rsidR="0019339F" w:rsidRPr="0083306D" w:rsidRDefault="0019339F">
            <w:pPr>
              <w:pStyle w:val="TableParagraph"/>
              <w:spacing w:before="139"/>
              <w:ind w:left="129"/>
              <w:rPr>
                <w:sz w:val="24"/>
                <w:lang w:val="en-US"/>
              </w:rPr>
            </w:pPr>
            <w:r>
              <w:rPr>
                <w:sz w:val="24"/>
                <w:lang w:val="en-US"/>
              </w:rPr>
              <w:t xml:space="preserve">Untuk </w:t>
            </w:r>
            <w:proofErr w:type="spellStart"/>
            <w:r>
              <w:rPr>
                <w:sz w:val="24"/>
                <w:lang w:val="en-US"/>
              </w:rPr>
              <w:t>perawatan</w:t>
            </w:r>
            <w:proofErr w:type="spellEnd"/>
            <w:r>
              <w:rPr>
                <w:sz w:val="24"/>
                <w:lang w:val="en-US"/>
              </w:rPr>
              <w:t xml:space="preserve"> </w:t>
            </w:r>
            <w:proofErr w:type="spellStart"/>
            <w:r>
              <w:rPr>
                <w:sz w:val="24"/>
                <w:lang w:val="en-US"/>
              </w:rPr>
              <w:t>dari</w:t>
            </w:r>
            <w:proofErr w:type="spellEnd"/>
            <w:r>
              <w:rPr>
                <w:sz w:val="24"/>
                <w:lang w:val="en-US"/>
              </w:rPr>
              <w:t xml:space="preserve"> aplikasi ini juga tidak </w:t>
            </w:r>
            <w:proofErr w:type="spellStart"/>
            <w:r>
              <w:rPr>
                <w:sz w:val="24"/>
                <w:lang w:val="en-US"/>
              </w:rPr>
              <w:t>membutuhkan</w:t>
            </w:r>
            <w:proofErr w:type="spellEnd"/>
            <w:r>
              <w:rPr>
                <w:sz w:val="24"/>
                <w:lang w:val="en-US"/>
              </w:rPr>
              <w:t xml:space="preserve"> </w:t>
            </w:r>
            <w:proofErr w:type="spellStart"/>
            <w:r>
              <w:rPr>
                <w:sz w:val="24"/>
                <w:lang w:val="en-US"/>
              </w:rPr>
              <w:t>biaya</w:t>
            </w:r>
            <w:proofErr w:type="spellEnd"/>
            <w:r>
              <w:rPr>
                <w:sz w:val="24"/>
                <w:lang w:val="en-US"/>
              </w:rPr>
              <w:t xml:space="preserve"> tambahan</w:t>
            </w:r>
            <w:r w:rsidR="0029778E">
              <w:rPr>
                <w:sz w:val="24"/>
                <w:lang w:val="en-US"/>
              </w:rPr>
              <w:t xml:space="preserve"> </w:t>
            </w:r>
            <w:proofErr w:type="spellStart"/>
            <w:r w:rsidR="0029778E">
              <w:rPr>
                <w:sz w:val="24"/>
                <w:lang w:val="en-US"/>
              </w:rPr>
              <w:t>karena</w:t>
            </w:r>
            <w:proofErr w:type="spellEnd"/>
            <w:r w:rsidR="0029778E">
              <w:rPr>
                <w:sz w:val="24"/>
                <w:lang w:val="en-US"/>
              </w:rPr>
              <w:t xml:space="preserve"> untuk maintenance </w:t>
            </w:r>
            <w:proofErr w:type="spellStart"/>
            <w:r w:rsidR="0029778E">
              <w:rPr>
                <w:sz w:val="24"/>
                <w:lang w:val="en-US"/>
              </w:rPr>
              <w:t>dari</w:t>
            </w:r>
            <w:proofErr w:type="spellEnd"/>
            <w:r w:rsidR="0029778E">
              <w:rPr>
                <w:sz w:val="24"/>
                <w:lang w:val="en-US"/>
              </w:rPr>
              <w:t xml:space="preserve"> aplikasi ini cukup </w:t>
            </w:r>
            <w:proofErr w:type="spellStart"/>
            <w:r w:rsidR="0029778E">
              <w:rPr>
                <w:sz w:val="24"/>
                <w:lang w:val="en-US"/>
              </w:rPr>
              <w:t>dari</w:t>
            </w:r>
            <w:proofErr w:type="spellEnd"/>
            <w:r w:rsidR="0029778E">
              <w:rPr>
                <w:sz w:val="24"/>
                <w:lang w:val="en-US"/>
              </w:rPr>
              <w:t xml:space="preserve"> model Machine Learning yang </w:t>
            </w:r>
            <w:proofErr w:type="spellStart"/>
            <w:r w:rsidR="00340551">
              <w:rPr>
                <w:sz w:val="24"/>
                <w:lang w:val="en-US"/>
              </w:rPr>
              <w:t>dilatih</w:t>
            </w:r>
            <w:proofErr w:type="spellEnd"/>
            <w:r w:rsidR="00340551">
              <w:rPr>
                <w:sz w:val="24"/>
                <w:lang w:val="en-US"/>
              </w:rPr>
              <w:t xml:space="preserve"> ulang</w:t>
            </w:r>
            <w:r w:rsidR="003B5491">
              <w:rPr>
                <w:sz w:val="24"/>
                <w:lang w:val="en-US"/>
              </w:rPr>
              <w:t xml:space="preserve"> atau </w:t>
            </w:r>
            <w:proofErr w:type="spellStart"/>
            <w:r w:rsidR="003B5491">
              <w:rPr>
                <w:sz w:val="24"/>
                <w:lang w:val="en-US"/>
              </w:rPr>
              <w:t>terdapat</w:t>
            </w:r>
            <w:proofErr w:type="spellEnd"/>
            <w:r w:rsidR="003B5491">
              <w:rPr>
                <w:sz w:val="24"/>
                <w:lang w:val="en-US"/>
              </w:rPr>
              <w:t xml:space="preserve"> update data</w:t>
            </w:r>
            <w:r w:rsidR="00FA5101">
              <w:rPr>
                <w:sz w:val="24"/>
                <w:lang w:val="en-US"/>
              </w:rPr>
              <w:t>.</w:t>
            </w:r>
          </w:p>
        </w:tc>
      </w:tr>
    </w:tbl>
    <w:p w14:paraId="6DCFB40A" w14:textId="77777777" w:rsidR="009D74D4" w:rsidRDefault="009D74D4" w:rsidP="00071052">
      <w:pPr>
        <w:ind w:firstLine="0"/>
      </w:pPr>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7A6035" w14:paraId="06699E94" w14:textId="77777777">
        <w:trPr>
          <w:trHeight w:val="417"/>
        </w:trPr>
        <w:tc>
          <w:tcPr>
            <w:tcW w:w="7940" w:type="dxa"/>
            <w:gridSpan w:val="2"/>
            <w:shd w:val="clear" w:color="auto" w:fill="C00000"/>
          </w:tcPr>
          <w:p w14:paraId="48FF54EB" w14:textId="77777777" w:rsidR="007A6035" w:rsidRDefault="007A6035">
            <w:pPr>
              <w:pStyle w:val="TableParagraph"/>
              <w:spacing w:line="275" w:lineRule="exact"/>
              <w:ind w:left="180"/>
              <w:jc w:val="center"/>
              <w:rPr>
                <w:sz w:val="24"/>
              </w:rPr>
            </w:pPr>
            <w:r w:rsidRPr="00A94D1D">
              <w:rPr>
                <w:color w:val="FFFFFF"/>
                <w:sz w:val="24"/>
              </w:rPr>
              <w:t>Kriteria Sistem</w:t>
            </w:r>
          </w:p>
        </w:tc>
      </w:tr>
      <w:tr w:rsidR="00B00FC9" w14:paraId="12947F01" w14:textId="77777777">
        <w:trPr>
          <w:trHeight w:val="758"/>
        </w:trPr>
        <w:tc>
          <w:tcPr>
            <w:tcW w:w="2914" w:type="dxa"/>
          </w:tcPr>
          <w:p w14:paraId="1CF55A20" w14:textId="4F8184A8" w:rsidR="00B00FC9" w:rsidRDefault="00B00FC9" w:rsidP="00543721">
            <w:pPr>
              <w:pStyle w:val="TableParagraph"/>
              <w:numPr>
                <w:ilvl w:val="0"/>
                <w:numId w:val="47"/>
              </w:numPr>
              <w:spacing w:line="360" w:lineRule="auto"/>
              <w:ind w:left="284" w:right="210" w:hanging="284"/>
              <w:jc w:val="both"/>
              <w:rPr>
                <w:sz w:val="24"/>
              </w:rPr>
            </w:pPr>
            <w:r>
              <w:rPr>
                <w:lang w:val="en-US"/>
              </w:rPr>
              <w:lastRenderedPageBreak/>
              <w:t>Produk A</w:t>
            </w:r>
          </w:p>
        </w:tc>
        <w:tc>
          <w:tcPr>
            <w:tcW w:w="5026" w:type="dxa"/>
            <w:vMerge w:val="restart"/>
            <w:vAlign w:val="center"/>
          </w:tcPr>
          <w:p w14:paraId="0B8F469C" w14:textId="5662CA2D" w:rsidR="00B00FC9" w:rsidRPr="004D36DE" w:rsidRDefault="00B00FC9">
            <w:pPr>
              <w:pStyle w:val="TableParagraph"/>
              <w:spacing w:before="139" w:line="360" w:lineRule="auto"/>
              <w:ind w:left="203" w:right="277"/>
              <w:jc w:val="both"/>
              <w:rPr>
                <w:sz w:val="24"/>
                <w:lang w:val="en-US"/>
              </w:rPr>
            </w:pPr>
            <w:r>
              <w:rPr>
                <w:sz w:val="24"/>
                <w:lang w:val="en-US"/>
              </w:rPr>
              <w:t xml:space="preserve">Pada </w:t>
            </w:r>
            <w:proofErr w:type="spellStart"/>
            <w:r>
              <w:rPr>
                <w:sz w:val="24"/>
                <w:lang w:val="en-US"/>
              </w:rPr>
              <w:t>kriteria</w:t>
            </w:r>
            <w:proofErr w:type="spellEnd"/>
            <w:r>
              <w:rPr>
                <w:sz w:val="24"/>
                <w:lang w:val="en-US"/>
              </w:rPr>
              <w:t xml:space="preserve"> sistem, </w:t>
            </w:r>
            <w:r w:rsidR="00F33CC8">
              <w:rPr>
                <w:sz w:val="24"/>
                <w:lang w:val="en-US"/>
              </w:rPr>
              <w:t xml:space="preserve">kedua </w:t>
            </w:r>
            <w:r>
              <w:rPr>
                <w:sz w:val="24"/>
                <w:lang w:val="en-US"/>
              </w:rPr>
              <w:t xml:space="preserve">aplikasi ini menggunakan sistem yang </w:t>
            </w:r>
            <w:proofErr w:type="spellStart"/>
            <w:r>
              <w:rPr>
                <w:sz w:val="24"/>
                <w:lang w:val="en-US"/>
              </w:rPr>
              <w:t>mudah</w:t>
            </w:r>
            <w:proofErr w:type="spellEnd"/>
            <w:r>
              <w:rPr>
                <w:sz w:val="24"/>
                <w:lang w:val="en-US"/>
              </w:rPr>
              <w:t xml:space="preserve"> di </w:t>
            </w:r>
            <w:proofErr w:type="spellStart"/>
            <w:r>
              <w:rPr>
                <w:sz w:val="24"/>
                <w:lang w:val="en-US"/>
              </w:rPr>
              <w:t>modifikasi</w:t>
            </w:r>
            <w:proofErr w:type="spellEnd"/>
            <w:r>
              <w:rPr>
                <w:sz w:val="24"/>
                <w:lang w:val="en-US"/>
              </w:rPr>
              <w:t xml:space="preserve"> sehingga sistem dapat dengan </w:t>
            </w:r>
            <w:proofErr w:type="spellStart"/>
            <w:r>
              <w:rPr>
                <w:sz w:val="24"/>
                <w:lang w:val="en-US"/>
              </w:rPr>
              <w:t>cepat</w:t>
            </w:r>
            <w:proofErr w:type="spellEnd"/>
            <w:r>
              <w:rPr>
                <w:sz w:val="24"/>
                <w:lang w:val="en-US"/>
              </w:rPr>
              <w:t xml:space="preserve"> </w:t>
            </w:r>
            <w:proofErr w:type="spellStart"/>
            <w:r>
              <w:rPr>
                <w:sz w:val="24"/>
                <w:lang w:val="en-US"/>
              </w:rPr>
              <w:t>diperbarui</w:t>
            </w:r>
            <w:proofErr w:type="spellEnd"/>
            <w:r>
              <w:rPr>
                <w:sz w:val="24"/>
                <w:lang w:val="en-US"/>
              </w:rPr>
              <w:t xml:space="preserve"> atau </w:t>
            </w:r>
            <w:proofErr w:type="spellStart"/>
            <w:r>
              <w:rPr>
                <w:sz w:val="24"/>
                <w:lang w:val="en-US"/>
              </w:rPr>
              <w:t>diperbaiki</w:t>
            </w:r>
            <w:proofErr w:type="spellEnd"/>
            <w:r>
              <w:rPr>
                <w:sz w:val="24"/>
                <w:lang w:val="en-US"/>
              </w:rPr>
              <w:t xml:space="preserve"> </w:t>
            </w:r>
            <w:proofErr w:type="spellStart"/>
            <w:r>
              <w:rPr>
                <w:sz w:val="24"/>
                <w:lang w:val="en-US"/>
              </w:rPr>
              <w:t>apabila</w:t>
            </w:r>
            <w:proofErr w:type="spellEnd"/>
            <w:r w:rsidR="00586609">
              <w:rPr>
                <w:sz w:val="24"/>
                <w:lang w:val="en-US"/>
              </w:rPr>
              <w:t xml:space="preserve"> </w:t>
            </w:r>
            <w:proofErr w:type="spellStart"/>
            <w:r w:rsidR="0097051B">
              <w:rPr>
                <w:sz w:val="24"/>
                <w:lang w:val="en-US"/>
              </w:rPr>
              <w:t>ada</w:t>
            </w:r>
            <w:proofErr w:type="spellEnd"/>
            <w:r w:rsidR="0097051B">
              <w:rPr>
                <w:sz w:val="24"/>
                <w:lang w:val="en-US"/>
              </w:rPr>
              <w:t xml:space="preserve"> </w:t>
            </w:r>
            <w:proofErr w:type="spellStart"/>
            <w:r w:rsidR="0097051B">
              <w:rPr>
                <w:sz w:val="24"/>
                <w:lang w:val="en-US"/>
              </w:rPr>
              <w:t>kerusakan</w:t>
            </w:r>
            <w:proofErr w:type="spellEnd"/>
            <w:r w:rsidR="0097051B">
              <w:rPr>
                <w:sz w:val="24"/>
                <w:lang w:val="en-US"/>
              </w:rPr>
              <w:t xml:space="preserve"> atau </w:t>
            </w:r>
            <w:proofErr w:type="spellStart"/>
            <w:r w:rsidR="0097051B">
              <w:rPr>
                <w:sz w:val="24"/>
                <w:lang w:val="en-US"/>
              </w:rPr>
              <w:t>kekurangan</w:t>
            </w:r>
            <w:proofErr w:type="spellEnd"/>
            <w:r w:rsidR="0097051B">
              <w:rPr>
                <w:sz w:val="24"/>
                <w:lang w:val="en-US"/>
              </w:rPr>
              <w:t>.</w:t>
            </w:r>
          </w:p>
        </w:tc>
      </w:tr>
      <w:tr w:rsidR="00B00FC9" w14:paraId="3B8E4DD4" w14:textId="77777777">
        <w:trPr>
          <w:trHeight w:val="2176"/>
        </w:trPr>
        <w:tc>
          <w:tcPr>
            <w:tcW w:w="2914" w:type="dxa"/>
          </w:tcPr>
          <w:p w14:paraId="65D902E8" w14:textId="0F1AE549" w:rsidR="00B00FC9" w:rsidRDefault="00B00FC9" w:rsidP="00543721">
            <w:pPr>
              <w:pStyle w:val="TableParagraph"/>
              <w:numPr>
                <w:ilvl w:val="0"/>
                <w:numId w:val="47"/>
              </w:numPr>
              <w:spacing w:before="3" w:line="360" w:lineRule="auto"/>
              <w:ind w:left="284" w:right="210" w:hanging="284"/>
              <w:jc w:val="both"/>
              <w:rPr>
                <w:sz w:val="24"/>
              </w:rPr>
            </w:pPr>
            <w:r>
              <w:rPr>
                <w:lang w:val="en-US"/>
              </w:rPr>
              <w:t>Produk B</w:t>
            </w:r>
          </w:p>
        </w:tc>
        <w:tc>
          <w:tcPr>
            <w:tcW w:w="5026" w:type="dxa"/>
            <w:vMerge/>
          </w:tcPr>
          <w:p w14:paraId="51516B4D" w14:textId="77777777" w:rsidR="00B00FC9" w:rsidRDefault="00B00FC9">
            <w:pPr>
              <w:pStyle w:val="TableParagraph"/>
              <w:spacing w:before="139"/>
              <w:ind w:left="129"/>
              <w:rPr>
                <w:sz w:val="24"/>
              </w:rPr>
            </w:pPr>
          </w:p>
        </w:tc>
      </w:tr>
    </w:tbl>
    <w:p w14:paraId="491DFE77" w14:textId="77777777" w:rsidR="00071052" w:rsidRDefault="00071052" w:rsidP="00071052">
      <w:pPr>
        <w:ind w:firstLine="0"/>
      </w:pPr>
    </w:p>
    <w:p w14:paraId="3E95AE26" w14:textId="77777777" w:rsidR="00E27A11" w:rsidRDefault="00E27A11" w:rsidP="00071052">
      <w:pPr>
        <w:ind w:firstLine="0"/>
      </w:pPr>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E27A11" w14:paraId="00EF5856" w14:textId="77777777">
        <w:trPr>
          <w:trHeight w:val="417"/>
        </w:trPr>
        <w:tc>
          <w:tcPr>
            <w:tcW w:w="7940" w:type="dxa"/>
            <w:gridSpan w:val="2"/>
            <w:shd w:val="clear" w:color="auto" w:fill="C00000"/>
          </w:tcPr>
          <w:p w14:paraId="129889E9" w14:textId="77777777" w:rsidR="00E27A11" w:rsidRDefault="00E27A11">
            <w:pPr>
              <w:pStyle w:val="TableParagraph"/>
              <w:spacing w:line="275" w:lineRule="exact"/>
              <w:ind w:left="180"/>
              <w:jc w:val="center"/>
              <w:rPr>
                <w:sz w:val="24"/>
              </w:rPr>
            </w:pPr>
            <w:r w:rsidRPr="004D36DE">
              <w:rPr>
                <w:color w:val="FFFFFF"/>
                <w:sz w:val="24"/>
              </w:rPr>
              <w:t>Kriteria Ketersediaan Komponen</w:t>
            </w:r>
          </w:p>
        </w:tc>
      </w:tr>
      <w:tr w:rsidR="00E27A11" w14:paraId="2BEA519F" w14:textId="77777777">
        <w:trPr>
          <w:trHeight w:val="758"/>
        </w:trPr>
        <w:tc>
          <w:tcPr>
            <w:tcW w:w="2914" w:type="dxa"/>
            <w:vAlign w:val="center"/>
          </w:tcPr>
          <w:p w14:paraId="791C808E" w14:textId="4D228B76" w:rsidR="00E27A11" w:rsidRDefault="00E27A11" w:rsidP="00543721">
            <w:pPr>
              <w:pStyle w:val="TableParagraph"/>
              <w:numPr>
                <w:ilvl w:val="0"/>
                <w:numId w:val="48"/>
              </w:numPr>
              <w:spacing w:line="360" w:lineRule="auto"/>
              <w:ind w:left="284" w:right="210" w:hanging="284"/>
              <w:jc w:val="both"/>
              <w:rPr>
                <w:sz w:val="24"/>
              </w:rPr>
            </w:pPr>
            <w:r>
              <w:rPr>
                <w:sz w:val="24"/>
                <w:lang w:val="en-US"/>
              </w:rPr>
              <w:t>Produk A</w:t>
            </w:r>
          </w:p>
        </w:tc>
        <w:tc>
          <w:tcPr>
            <w:tcW w:w="5026" w:type="dxa"/>
            <w:vAlign w:val="center"/>
          </w:tcPr>
          <w:p w14:paraId="557CB2F5" w14:textId="7E5F4E94" w:rsidR="00E27A11" w:rsidRPr="004D36DE" w:rsidRDefault="007923C8">
            <w:pPr>
              <w:pStyle w:val="TableParagraph"/>
              <w:spacing w:before="139" w:line="360" w:lineRule="auto"/>
              <w:ind w:left="203" w:right="277"/>
              <w:jc w:val="both"/>
              <w:rPr>
                <w:sz w:val="24"/>
                <w:lang w:val="en-US"/>
              </w:rPr>
            </w:pPr>
            <w:r>
              <w:rPr>
                <w:sz w:val="24"/>
                <w:lang w:val="en-US"/>
              </w:rPr>
              <w:t xml:space="preserve">Pada </w:t>
            </w:r>
            <w:proofErr w:type="spellStart"/>
            <w:r>
              <w:rPr>
                <w:sz w:val="24"/>
                <w:lang w:val="en-US"/>
              </w:rPr>
              <w:t>kriteria</w:t>
            </w:r>
            <w:proofErr w:type="spellEnd"/>
            <w:r>
              <w:rPr>
                <w:sz w:val="24"/>
                <w:lang w:val="en-US"/>
              </w:rPr>
              <w:t xml:space="preserve"> ini, </w:t>
            </w:r>
            <w:r w:rsidR="002C32AF">
              <w:rPr>
                <w:sz w:val="24"/>
                <w:lang w:val="en-US"/>
              </w:rPr>
              <w:t xml:space="preserve">aplikasi </w:t>
            </w:r>
            <w:r w:rsidR="00EA6AD1">
              <w:rPr>
                <w:sz w:val="24"/>
                <w:lang w:val="en-US"/>
              </w:rPr>
              <w:t xml:space="preserve">A </w:t>
            </w:r>
            <w:proofErr w:type="spellStart"/>
            <w:r w:rsidR="002C32AF">
              <w:rPr>
                <w:sz w:val="24"/>
                <w:lang w:val="en-US"/>
              </w:rPr>
              <w:t>membutuhkan</w:t>
            </w:r>
            <w:proofErr w:type="spellEnd"/>
            <w:r w:rsidR="002C32AF">
              <w:rPr>
                <w:sz w:val="24"/>
                <w:lang w:val="en-US"/>
              </w:rPr>
              <w:t xml:space="preserve"> </w:t>
            </w:r>
            <w:r w:rsidR="00D54384">
              <w:rPr>
                <w:sz w:val="24"/>
                <w:lang w:val="en-US"/>
              </w:rPr>
              <w:t xml:space="preserve">server </w:t>
            </w:r>
            <w:proofErr w:type="spellStart"/>
            <w:r w:rsidR="00D54384">
              <w:rPr>
                <w:sz w:val="24"/>
                <w:lang w:val="en-US"/>
              </w:rPr>
              <w:t>terbaik</w:t>
            </w:r>
            <w:proofErr w:type="spellEnd"/>
            <w:r w:rsidR="00D54384">
              <w:rPr>
                <w:sz w:val="24"/>
                <w:lang w:val="en-US"/>
              </w:rPr>
              <w:t xml:space="preserve"> </w:t>
            </w:r>
            <w:proofErr w:type="spellStart"/>
            <w:r w:rsidR="00D54384">
              <w:rPr>
                <w:sz w:val="24"/>
                <w:lang w:val="en-US"/>
              </w:rPr>
              <w:t>namun</w:t>
            </w:r>
            <w:proofErr w:type="spellEnd"/>
            <w:r w:rsidR="00D54384">
              <w:rPr>
                <w:sz w:val="24"/>
                <w:lang w:val="en-US"/>
              </w:rPr>
              <w:t xml:space="preserve"> juga </w:t>
            </w:r>
            <w:r w:rsidR="00406BCF">
              <w:rPr>
                <w:sz w:val="24"/>
                <w:lang w:val="en-US"/>
              </w:rPr>
              <w:t xml:space="preserve">memiliki </w:t>
            </w:r>
            <w:proofErr w:type="spellStart"/>
            <w:r w:rsidR="00406BCF">
              <w:rPr>
                <w:sz w:val="24"/>
                <w:lang w:val="en-US"/>
              </w:rPr>
              <w:t>harga</w:t>
            </w:r>
            <w:proofErr w:type="spellEnd"/>
            <w:r w:rsidR="00406BCF">
              <w:rPr>
                <w:sz w:val="24"/>
                <w:lang w:val="en-US"/>
              </w:rPr>
              <w:t xml:space="preserve"> </w:t>
            </w:r>
            <w:proofErr w:type="spellStart"/>
            <w:r w:rsidR="00406BCF">
              <w:rPr>
                <w:sz w:val="24"/>
                <w:lang w:val="en-US"/>
              </w:rPr>
              <w:t>terjangkau</w:t>
            </w:r>
            <w:proofErr w:type="spellEnd"/>
            <w:r w:rsidR="00406BCF">
              <w:rPr>
                <w:sz w:val="24"/>
                <w:lang w:val="en-US"/>
              </w:rPr>
              <w:t xml:space="preserve">. Dari kebutuhan ini, dapat </w:t>
            </w:r>
            <w:proofErr w:type="spellStart"/>
            <w:r w:rsidR="00406BCF">
              <w:rPr>
                <w:sz w:val="24"/>
                <w:lang w:val="en-US"/>
              </w:rPr>
              <w:t>mempengaruhi</w:t>
            </w:r>
            <w:proofErr w:type="spellEnd"/>
            <w:r w:rsidR="00406BCF">
              <w:rPr>
                <w:sz w:val="24"/>
                <w:lang w:val="en-US"/>
              </w:rPr>
              <w:t xml:space="preserve"> </w:t>
            </w:r>
            <w:proofErr w:type="spellStart"/>
            <w:r w:rsidR="00567493">
              <w:rPr>
                <w:sz w:val="24"/>
                <w:lang w:val="en-US"/>
              </w:rPr>
              <w:t>biaya</w:t>
            </w:r>
            <w:proofErr w:type="spellEnd"/>
            <w:r w:rsidR="00567493">
              <w:rPr>
                <w:sz w:val="24"/>
                <w:lang w:val="en-US"/>
              </w:rPr>
              <w:t xml:space="preserve"> </w:t>
            </w:r>
            <w:proofErr w:type="spellStart"/>
            <w:r w:rsidR="00567493">
              <w:rPr>
                <w:sz w:val="24"/>
                <w:lang w:val="en-US"/>
              </w:rPr>
              <w:t>produksi</w:t>
            </w:r>
            <w:proofErr w:type="spellEnd"/>
            <w:r w:rsidR="00567493">
              <w:rPr>
                <w:sz w:val="24"/>
                <w:lang w:val="en-US"/>
              </w:rPr>
              <w:t>.</w:t>
            </w:r>
          </w:p>
        </w:tc>
      </w:tr>
      <w:tr w:rsidR="00E27A11" w14:paraId="3A605F76" w14:textId="77777777" w:rsidTr="00547B39">
        <w:trPr>
          <w:trHeight w:val="1297"/>
        </w:trPr>
        <w:tc>
          <w:tcPr>
            <w:tcW w:w="2914" w:type="dxa"/>
          </w:tcPr>
          <w:p w14:paraId="574A1AD3" w14:textId="42981094" w:rsidR="00E27A11" w:rsidRDefault="00E27A11" w:rsidP="00543721">
            <w:pPr>
              <w:pStyle w:val="TableParagraph"/>
              <w:numPr>
                <w:ilvl w:val="0"/>
                <w:numId w:val="48"/>
              </w:numPr>
              <w:spacing w:before="3" w:line="360" w:lineRule="auto"/>
              <w:ind w:left="284" w:right="210" w:hanging="284"/>
              <w:jc w:val="both"/>
              <w:rPr>
                <w:sz w:val="24"/>
              </w:rPr>
            </w:pPr>
            <w:r>
              <w:rPr>
                <w:sz w:val="24"/>
                <w:lang w:val="en-US"/>
              </w:rPr>
              <w:t>Produk B</w:t>
            </w:r>
          </w:p>
        </w:tc>
        <w:tc>
          <w:tcPr>
            <w:tcW w:w="5026" w:type="dxa"/>
          </w:tcPr>
          <w:p w14:paraId="50F3F73A" w14:textId="4674B145" w:rsidR="00E27A11" w:rsidRPr="00567493" w:rsidRDefault="00567493">
            <w:pPr>
              <w:pStyle w:val="TableParagraph"/>
              <w:spacing w:before="139"/>
              <w:ind w:left="129"/>
              <w:rPr>
                <w:sz w:val="24"/>
                <w:lang w:val="en-US"/>
              </w:rPr>
            </w:pPr>
            <w:r>
              <w:rPr>
                <w:sz w:val="24"/>
                <w:lang w:val="en-US"/>
              </w:rPr>
              <w:t xml:space="preserve"> Pada </w:t>
            </w:r>
            <w:proofErr w:type="spellStart"/>
            <w:r>
              <w:rPr>
                <w:sz w:val="24"/>
                <w:lang w:val="en-US"/>
              </w:rPr>
              <w:t>kriteria</w:t>
            </w:r>
            <w:proofErr w:type="spellEnd"/>
            <w:r>
              <w:rPr>
                <w:sz w:val="24"/>
                <w:lang w:val="en-US"/>
              </w:rPr>
              <w:t xml:space="preserve"> ini, aplikasi B </w:t>
            </w:r>
            <w:r w:rsidR="004A2109">
              <w:rPr>
                <w:sz w:val="24"/>
                <w:lang w:val="en-US"/>
              </w:rPr>
              <w:t xml:space="preserve">tidak </w:t>
            </w:r>
            <w:proofErr w:type="spellStart"/>
            <w:r w:rsidR="004A2109">
              <w:rPr>
                <w:sz w:val="24"/>
                <w:lang w:val="en-US"/>
              </w:rPr>
              <w:t>memerlukan</w:t>
            </w:r>
            <w:proofErr w:type="spellEnd"/>
            <w:r w:rsidR="004A2109">
              <w:rPr>
                <w:sz w:val="24"/>
                <w:lang w:val="en-US"/>
              </w:rPr>
              <w:t xml:space="preserve"> </w:t>
            </w:r>
            <w:proofErr w:type="spellStart"/>
            <w:r w:rsidR="004A2109">
              <w:rPr>
                <w:sz w:val="24"/>
                <w:lang w:val="en-US"/>
              </w:rPr>
              <w:t>komponen</w:t>
            </w:r>
            <w:proofErr w:type="spellEnd"/>
            <w:r w:rsidR="004A2109">
              <w:rPr>
                <w:sz w:val="24"/>
                <w:lang w:val="en-US"/>
              </w:rPr>
              <w:t xml:space="preserve"> tambahan selain handphone</w:t>
            </w:r>
            <w:r w:rsidR="00956AC3">
              <w:rPr>
                <w:sz w:val="24"/>
                <w:lang w:val="en-US"/>
              </w:rPr>
              <w:t xml:space="preserve"> </w:t>
            </w:r>
            <w:proofErr w:type="spellStart"/>
            <w:r w:rsidR="00956AC3">
              <w:rPr>
                <w:sz w:val="24"/>
                <w:lang w:val="en-US"/>
              </w:rPr>
              <w:t>dari</w:t>
            </w:r>
            <w:proofErr w:type="spellEnd"/>
            <w:r w:rsidR="00956AC3">
              <w:rPr>
                <w:sz w:val="24"/>
                <w:lang w:val="en-US"/>
              </w:rPr>
              <w:t xml:space="preserve"> masing – masing pengguna</w:t>
            </w:r>
            <w:r w:rsidR="003D311C">
              <w:rPr>
                <w:sz w:val="24"/>
                <w:lang w:val="en-US"/>
              </w:rPr>
              <w:t>.</w:t>
            </w:r>
          </w:p>
        </w:tc>
      </w:tr>
    </w:tbl>
    <w:p w14:paraId="3B142849" w14:textId="77777777" w:rsidR="00FA5101" w:rsidRDefault="00FA5101" w:rsidP="00071052">
      <w:pPr>
        <w:ind w:firstLine="0"/>
      </w:pPr>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EF571B" w14:paraId="578BF05E" w14:textId="77777777">
        <w:trPr>
          <w:trHeight w:val="417"/>
        </w:trPr>
        <w:tc>
          <w:tcPr>
            <w:tcW w:w="7940" w:type="dxa"/>
            <w:gridSpan w:val="2"/>
            <w:shd w:val="clear" w:color="auto" w:fill="C00000"/>
          </w:tcPr>
          <w:p w14:paraId="23999F96" w14:textId="77777777" w:rsidR="00EF571B" w:rsidRDefault="00EF571B">
            <w:pPr>
              <w:pStyle w:val="TableParagraph"/>
              <w:spacing w:line="275" w:lineRule="exact"/>
              <w:ind w:left="180"/>
              <w:jc w:val="center"/>
              <w:rPr>
                <w:sz w:val="24"/>
              </w:rPr>
            </w:pPr>
            <w:r w:rsidRPr="00D510E5">
              <w:rPr>
                <w:color w:val="FFFFFF"/>
                <w:sz w:val="24"/>
              </w:rPr>
              <w:t>Kriteria Penggunaan/Pengguna</w:t>
            </w:r>
          </w:p>
        </w:tc>
      </w:tr>
      <w:tr w:rsidR="00EF571B" w14:paraId="02302ED3" w14:textId="77777777">
        <w:trPr>
          <w:trHeight w:val="758"/>
        </w:trPr>
        <w:tc>
          <w:tcPr>
            <w:tcW w:w="2914" w:type="dxa"/>
            <w:vAlign w:val="center"/>
          </w:tcPr>
          <w:p w14:paraId="2E912CCD" w14:textId="430534B9" w:rsidR="00EF571B" w:rsidRDefault="00903565" w:rsidP="00543721">
            <w:pPr>
              <w:pStyle w:val="TableParagraph"/>
              <w:numPr>
                <w:ilvl w:val="0"/>
                <w:numId w:val="49"/>
              </w:numPr>
              <w:spacing w:line="360" w:lineRule="auto"/>
              <w:ind w:left="284" w:right="210" w:hanging="284"/>
              <w:jc w:val="both"/>
              <w:rPr>
                <w:sz w:val="24"/>
              </w:rPr>
            </w:pPr>
            <w:r>
              <w:rPr>
                <w:sz w:val="24"/>
                <w:lang w:val="en-US"/>
              </w:rPr>
              <w:t>Produk A</w:t>
            </w:r>
          </w:p>
        </w:tc>
        <w:tc>
          <w:tcPr>
            <w:tcW w:w="5026" w:type="dxa"/>
            <w:vMerge w:val="restart"/>
            <w:vAlign w:val="center"/>
          </w:tcPr>
          <w:p w14:paraId="12708878" w14:textId="7D925D7A" w:rsidR="00EF571B" w:rsidRPr="004D36DE" w:rsidRDefault="00903565">
            <w:pPr>
              <w:pStyle w:val="TableParagraph"/>
              <w:spacing w:before="139" w:line="360" w:lineRule="auto"/>
              <w:ind w:left="203" w:right="277"/>
              <w:jc w:val="both"/>
              <w:rPr>
                <w:sz w:val="24"/>
                <w:lang w:val="en-US"/>
              </w:rPr>
            </w:pPr>
            <w:r>
              <w:rPr>
                <w:sz w:val="24"/>
                <w:lang w:val="en-US"/>
              </w:rPr>
              <w:t xml:space="preserve">Pada </w:t>
            </w:r>
            <w:proofErr w:type="spellStart"/>
            <w:r>
              <w:rPr>
                <w:sz w:val="24"/>
                <w:lang w:val="en-US"/>
              </w:rPr>
              <w:t>kriteria</w:t>
            </w:r>
            <w:proofErr w:type="spellEnd"/>
            <w:r>
              <w:rPr>
                <w:sz w:val="24"/>
                <w:lang w:val="en-US"/>
              </w:rPr>
              <w:t xml:space="preserve"> Penggunaan / Pengguna, </w:t>
            </w:r>
            <w:r w:rsidR="00AA60A3">
              <w:rPr>
                <w:sz w:val="24"/>
                <w:lang w:val="en-US"/>
              </w:rPr>
              <w:t xml:space="preserve">kedua produk ini </w:t>
            </w:r>
            <w:proofErr w:type="spellStart"/>
            <w:r w:rsidR="00EF571B" w:rsidRPr="00CA74D4">
              <w:rPr>
                <w:sz w:val="24"/>
                <w:lang w:val="en-US"/>
              </w:rPr>
              <w:t>mudah</w:t>
            </w:r>
            <w:proofErr w:type="spellEnd"/>
            <w:r w:rsidR="00EF571B" w:rsidRPr="00CA74D4">
              <w:rPr>
                <w:sz w:val="24"/>
                <w:lang w:val="en-US"/>
              </w:rPr>
              <w:t xml:space="preserve"> untuk digunakan. </w:t>
            </w:r>
            <w:proofErr w:type="spellStart"/>
            <w:r w:rsidR="00EF571B" w:rsidRPr="00CA74D4">
              <w:rPr>
                <w:sz w:val="24"/>
                <w:lang w:val="en-US"/>
              </w:rPr>
              <w:t>Kemudahan</w:t>
            </w:r>
            <w:proofErr w:type="spellEnd"/>
            <w:r w:rsidR="00EF571B" w:rsidRPr="00CA74D4">
              <w:rPr>
                <w:sz w:val="24"/>
                <w:lang w:val="en-US"/>
              </w:rPr>
              <w:t xml:space="preserve"> </w:t>
            </w:r>
            <w:proofErr w:type="spellStart"/>
            <w:r w:rsidR="00EF571B" w:rsidRPr="00CA74D4">
              <w:rPr>
                <w:sz w:val="24"/>
                <w:lang w:val="en-US"/>
              </w:rPr>
              <w:t>dalam</w:t>
            </w:r>
            <w:proofErr w:type="spellEnd"/>
            <w:r w:rsidR="00EF571B" w:rsidRPr="00CA74D4">
              <w:rPr>
                <w:sz w:val="24"/>
                <w:lang w:val="en-US"/>
              </w:rPr>
              <w:t xml:space="preserve"> penggunaan</w:t>
            </w:r>
            <w:r w:rsidR="00641AF8">
              <w:rPr>
                <w:sz w:val="24"/>
                <w:lang w:val="en-US"/>
              </w:rPr>
              <w:t xml:space="preserve"> kedua produk</w:t>
            </w:r>
            <w:r w:rsidR="00EF571B" w:rsidRPr="00CA74D4">
              <w:rPr>
                <w:sz w:val="24"/>
                <w:lang w:val="en-US"/>
              </w:rPr>
              <w:t xml:space="preserve"> ini dapat </w:t>
            </w:r>
            <w:proofErr w:type="spellStart"/>
            <w:r w:rsidR="00EF571B" w:rsidRPr="00CA74D4">
              <w:rPr>
                <w:sz w:val="24"/>
                <w:lang w:val="en-US"/>
              </w:rPr>
              <w:t>dilihat</w:t>
            </w:r>
            <w:proofErr w:type="spellEnd"/>
            <w:r w:rsidR="00EF571B" w:rsidRPr="00CA74D4">
              <w:rPr>
                <w:sz w:val="24"/>
                <w:lang w:val="en-US"/>
              </w:rPr>
              <w:t xml:space="preserve"> </w:t>
            </w:r>
            <w:proofErr w:type="spellStart"/>
            <w:r w:rsidR="00EF571B" w:rsidRPr="00CA74D4">
              <w:rPr>
                <w:sz w:val="24"/>
                <w:lang w:val="en-US"/>
              </w:rPr>
              <w:t>dari</w:t>
            </w:r>
            <w:proofErr w:type="spellEnd"/>
            <w:r w:rsidR="00EF571B" w:rsidRPr="00CA74D4">
              <w:rPr>
                <w:sz w:val="24"/>
                <w:lang w:val="en-US"/>
              </w:rPr>
              <w:t xml:space="preserve"> </w:t>
            </w:r>
            <w:proofErr w:type="spellStart"/>
            <w:r w:rsidR="00EF571B" w:rsidRPr="00CA74D4">
              <w:rPr>
                <w:sz w:val="24"/>
                <w:lang w:val="en-US"/>
              </w:rPr>
              <w:t>tahapan</w:t>
            </w:r>
            <w:proofErr w:type="spellEnd"/>
            <w:r w:rsidR="00EF571B" w:rsidRPr="00CA74D4">
              <w:rPr>
                <w:sz w:val="24"/>
                <w:lang w:val="en-US"/>
              </w:rPr>
              <w:t xml:space="preserve"> penggunaan </w:t>
            </w:r>
            <w:proofErr w:type="spellStart"/>
            <w:r w:rsidR="00EF571B" w:rsidRPr="00CA74D4">
              <w:rPr>
                <w:sz w:val="24"/>
                <w:lang w:val="en-US"/>
              </w:rPr>
              <w:t>alat</w:t>
            </w:r>
            <w:proofErr w:type="spellEnd"/>
            <w:r w:rsidR="00EF571B" w:rsidRPr="00CA74D4">
              <w:rPr>
                <w:sz w:val="24"/>
                <w:lang w:val="en-US"/>
              </w:rPr>
              <w:t xml:space="preserve">/sistem yang </w:t>
            </w:r>
            <w:proofErr w:type="spellStart"/>
            <w:r w:rsidR="00EF571B" w:rsidRPr="00CA74D4">
              <w:rPr>
                <w:sz w:val="24"/>
                <w:lang w:val="en-US"/>
              </w:rPr>
              <w:t>sedikit</w:t>
            </w:r>
            <w:proofErr w:type="spellEnd"/>
            <w:r w:rsidR="00EF571B" w:rsidRPr="00CA74D4">
              <w:rPr>
                <w:sz w:val="24"/>
                <w:lang w:val="en-US"/>
              </w:rPr>
              <w:t xml:space="preserve">, </w:t>
            </w:r>
            <w:proofErr w:type="spellStart"/>
            <w:r w:rsidR="00EF571B" w:rsidRPr="00CA74D4">
              <w:rPr>
                <w:sz w:val="24"/>
                <w:lang w:val="en-US"/>
              </w:rPr>
              <w:t>serta</w:t>
            </w:r>
            <w:proofErr w:type="spellEnd"/>
            <w:r w:rsidR="00EF571B" w:rsidRPr="00CA74D4">
              <w:rPr>
                <w:sz w:val="24"/>
                <w:lang w:val="en-US"/>
              </w:rPr>
              <w:t xml:space="preserve"> </w:t>
            </w:r>
            <w:proofErr w:type="spellStart"/>
            <w:r w:rsidR="00EF571B" w:rsidRPr="00CA74D4">
              <w:rPr>
                <w:sz w:val="24"/>
                <w:lang w:val="en-US"/>
              </w:rPr>
              <w:t>tampilan</w:t>
            </w:r>
            <w:proofErr w:type="spellEnd"/>
            <w:r w:rsidR="00EF571B" w:rsidRPr="00CA74D4">
              <w:rPr>
                <w:sz w:val="24"/>
                <w:lang w:val="en-US"/>
              </w:rPr>
              <w:t xml:space="preserve"> sistem yang </w:t>
            </w:r>
            <w:proofErr w:type="spellStart"/>
            <w:r w:rsidR="00EF571B" w:rsidRPr="00CA74D4">
              <w:rPr>
                <w:sz w:val="24"/>
                <w:lang w:val="en-US"/>
              </w:rPr>
              <w:t>sederhana</w:t>
            </w:r>
            <w:proofErr w:type="spellEnd"/>
            <w:r w:rsidR="00EF571B" w:rsidRPr="00CA74D4">
              <w:rPr>
                <w:sz w:val="24"/>
                <w:lang w:val="en-US"/>
              </w:rPr>
              <w:t xml:space="preserve"> dan </w:t>
            </w:r>
            <w:proofErr w:type="spellStart"/>
            <w:r w:rsidR="00EF571B" w:rsidRPr="00CA74D4">
              <w:rPr>
                <w:sz w:val="24"/>
                <w:lang w:val="en-US"/>
              </w:rPr>
              <w:t>mudah</w:t>
            </w:r>
            <w:proofErr w:type="spellEnd"/>
            <w:r w:rsidR="00EF571B" w:rsidRPr="00CA74D4">
              <w:rPr>
                <w:sz w:val="24"/>
                <w:lang w:val="en-US"/>
              </w:rPr>
              <w:t xml:space="preserve"> </w:t>
            </w:r>
            <w:proofErr w:type="spellStart"/>
            <w:r w:rsidR="00EF571B" w:rsidRPr="00CA74D4">
              <w:rPr>
                <w:sz w:val="24"/>
                <w:lang w:val="en-US"/>
              </w:rPr>
              <w:t>dimengerti</w:t>
            </w:r>
            <w:proofErr w:type="spellEnd"/>
            <w:r w:rsidR="00EF571B" w:rsidRPr="00CA74D4">
              <w:rPr>
                <w:sz w:val="24"/>
                <w:lang w:val="en-US"/>
              </w:rPr>
              <w:t>.</w:t>
            </w:r>
          </w:p>
        </w:tc>
      </w:tr>
      <w:tr w:rsidR="00EF571B" w14:paraId="6479263B" w14:textId="77777777">
        <w:trPr>
          <w:trHeight w:val="2176"/>
        </w:trPr>
        <w:tc>
          <w:tcPr>
            <w:tcW w:w="2914" w:type="dxa"/>
          </w:tcPr>
          <w:p w14:paraId="0D811638" w14:textId="732760D7" w:rsidR="00EF571B" w:rsidRDefault="00903565" w:rsidP="00543721">
            <w:pPr>
              <w:pStyle w:val="TableParagraph"/>
              <w:numPr>
                <w:ilvl w:val="0"/>
                <w:numId w:val="49"/>
              </w:numPr>
              <w:spacing w:before="3" w:line="360" w:lineRule="auto"/>
              <w:ind w:left="284" w:right="210" w:hanging="284"/>
              <w:jc w:val="both"/>
              <w:rPr>
                <w:sz w:val="24"/>
              </w:rPr>
            </w:pPr>
            <w:r>
              <w:rPr>
                <w:sz w:val="24"/>
                <w:lang w:val="en-US"/>
              </w:rPr>
              <w:t>Produk B</w:t>
            </w:r>
          </w:p>
        </w:tc>
        <w:tc>
          <w:tcPr>
            <w:tcW w:w="5026" w:type="dxa"/>
            <w:vMerge/>
          </w:tcPr>
          <w:p w14:paraId="2C3E135A" w14:textId="77777777" w:rsidR="00EF571B" w:rsidRDefault="00EF571B">
            <w:pPr>
              <w:pStyle w:val="TableParagraph"/>
              <w:spacing w:before="139"/>
              <w:ind w:left="129"/>
              <w:rPr>
                <w:sz w:val="24"/>
              </w:rPr>
            </w:pPr>
          </w:p>
        </w:tc>
      </w:tr>
    </w:tbl>
    <w:p w14:paraId="1E825B2F" w14:textId="77777777" w:rsidR="00EF571B" w:rsidRDefault="00EF571B" w:rsidP="00071052">
      <w:pPr>
        <w:ind w:firstLine="0"/>
      </w:pPr>
    </w:p>
    <w:tbl>
      <w:tblPr>
        <w:tblW w:w="7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5026"/>
      </w:tblGrid>
      <w:tr w:rsidR="000D4167" w:rsidRPr="00455AC5" w14:paraId="78B7BAE5" w14:textId="77777777">
        <w:trPr>
          <w:trHeight w:val="350"/>
        </w:trPr>
        <w:tc>
          <w:tcPr>
            <w:tcW w:w="7940" w:type="dxa"/>
            <w:gridSpan w:val="2"/>
            <w:shd w:val="clear" w:color="auto" w:fill="C00000"/>
          </w:tcPr>
          <w:p w14:paraId="3EF283D1" w14:textId="77777777" w:rsidR="000D4167" w:rsidRPr="00455AC5" w:rsidRDefault="000D4167">
            <w:pPr>
              <w:ind w:firstLine="0"/>
              <w:jc w:val="center"/>
              <w:rPr>
                <w:lang w:val="en-US"/>
              </w:rPr>
            </w:pPr>
            <w:r w:rsidRPr="00455AC5">
              <w:rPr>
                <w:lang w:val="id"/>
              </w:rPr>
              <w:t xml:space="preserve">Kriteria </w:t>
            </w:r>
            <w:r>
              <w:rPr>
                <w:lang w:val="en-US"/>
              </w:rPr>
              <w:t xml:space="preserve">Performa </w:t>
            </w:r>
          </w:p>
        </w:tc>
      </w:tr>
      <w:tr w:rsidR="000D4167" w:rsidRPr="00455AC5" w14:paraId="1F2F2403" w14:textId="77777777">
        <w:trPr>
          <w:trHeight w:val="758"/>
        </w:trPr>
        <w:tc>
          <w:tcPr>
            <w:tcW w:w="2914" w:type="dxa"/>
            <w:vAlign w:val="center"/>
          </w:tcPr>
          <w:p w14:paraId="3B89D874" w14:textId="011791D5" w:rsidR="000D4167" w:rsidRPr="00455AC5" w:rsidRDefault="00D929B6" w:rsidP="00543721">
            <w:pPr>
              <w:numPr>
                <w:ilvl w:val="0"/>
                <w:numId w:val="50"/>
              </w:numPr>
              <w:jc w:val="center"/>
              <w:rPr>
                <w:lang w:val="id"/>
              </w:rPr>
            </w:pPr>
            <w:r>
              <w:rPr>
                <w:lang w:val="en-US"/>
              </w:rPr>
              <w:lastRenderedPageBreak/>
              <w:t>Produk A</w:t>
            </w:r>
          </w:p>
        </w:tc>
        <w:tc>
          <w:tcPr>
            <w:tcW w:w="5026" w:type="dxa"/>
            <w:vAlign w:val="center"/>
          </w:tcPr>
          <w:p w14:paraId="3241BE52" w14:textId="400B5AC4" w:rsidR="000D4167" w:rsidRPr="00455AC5" w:rsidRDefault="000860C9">
            <w:pPr>
              <w:ind w:left="206" w:right="282" w:firstLine="0"/>
              <w:rPr>
                <w:lang w:val="en-US"/>
              </w:rPr>
            </w:pPr>
            <w:r>
              <w:rPr>
                <w:lang w:val="en-US"/>
              </w:rPr>
              <w:t xml:space="preserve">Performa aplikasi ini sangat tergantung </w:t>
            </w:r>
            <w:proofErr w:type="spellStart"/>
            <w:r>
              <w:rPr>
                <w:lang w:val="en-US"/>
              </w:rPr>
              <w:t>dari</w:t>
            </w:r>
            <w:proofErr w:type="spellEnd"/>
            <w:r>
              <w:rPr>
                <w:lang w:val="en-US"/>
              </w:rPr>
              <w:t xml:space="preserve"> koneksi internet yang </w:t>
            </w:r>
            <w:proofErr w:type="spellStart"/>
            <w:r>
              <w:rPr>
                <w:lang w:val="en-US"/>
              </w:rPr>
              <w:t>stabil</w:t>
            </w:r>
            <w:proofErr w:type="spellEnd"/>
            <w:r>
              <w:rPr>
                <w:lang w:val="en-US"/>
              </w:rPr>
              <w:t xml:space="preserve"> dan </w:t>
            </w:r>
            <w:proofErr w:type="spellStart"/>
            <w:r>
              <w:rPr>
                <w:lang w:val="en-US"/>
              </w:rPr>
              <w:t>ketersediaan</w:t>
            </w:r>
            <w:proofErr w:type="spellEnd"/>
            <w:r>
              <w:rPr>
                <w:lang w:val="en-US"/>
              </w:rPr>
              <w:t xml:space="preserve"> </w:t>
            </w:r>
            <w:proofErr w:type="spellStart"/>
            <w:r>
              <w:rPr>
                <w:lang w:val="en-US"/>
              </w:rPr>
              <w:t>dari</w:t>
            </w:r>
            <w:proofErr w:type="spellEnd"/>
            <w:r>
              <w:rPr>
                <w:lang w:val="en-US"/>
              </w:rPr>
              <w:t xml:space="preserve"> server yang </w:t>
            </w:r>
            <w:proofErr w:type="spellStart"/>
            <w:r w:rsidR="006D0F85">
              <w:rPr>
                <w:lang w:val="en-US"/>
              </w:rPr>
              <w:t>ada</w:t>
            </w:r>
            <w:proofErr w:type="spellEnd"/>
            <w:r w:rsidR="006D0F85">
              <w:rPr>
                <w:lang w:val="en-US"/>
              </w:rPr>
              <w:t xml:space="preserve"> di </w:t>
            </w:r>
            <w:proofErr w:type="spellStart"/>
            <w:r w:rsidR="006D0F85">
              <w:rPr>
                <w:lang w:val="en-US"/>
              </w:rPr>
              <w:t>dalam</w:t>
            </w:r>
            <w:proofErr w:type="spellEnd"/>
            <w:r w:rsidR="006D0F85">
              <w:rPr>
                <w:lang w:val="en-US"/>
              </w:rPr>
              <w:t xml:space="preserve"> </w:t>
            </w:r>
            <w:proofErr w:type="spellStart"/>
            <w:r w:rsidR="006D0F85">
              <w:rPr>
                <w:lang w:val="en-US"/>
              </w:rPr>
              <w:t>nya</w:t>
            </w:r>
            <w:proofErr w:type="spellEnd"/>
            <w:r w:rsidR="006D0F85">
              <w:rPr>
                <w:lang w:val="en-US"/>
              </w:rPr>
              <w:t xml:space="preserve">. </w:t>
            </w:r>
          </w:p>
        </w:tc>
      </w:tr>
      <w:tr w:rsidR="000D4167" w:rsidRPr="00455AC5" w14:paraId="2EF654B0" w14:textId="77777777">
        <w:trPr>
          <w:trHeight w:val="1567"/>
        </w:trPr>
        <w:tc>
          <w:tcPr>
            <w:tcW w:w="2914" w:type="dxa"/>
          </w:tcPr>
          <w:p w14:paraId="6E8540DB" w14:textId="2E9B8915" w:rsidR="000D4167" w:rsidRPr="00455AC5" w:rsidRDefault="00D929B6" w:rsidP="00543721">
            <w:pPr>
              <w:numPr>
                <w:ilvl w:val="0"/>
                <w:numId w:val="50"/>
              </w:numPr>
              <w:jc w:val="center"/>
              <w:rPr>
                <w:lang w:val="id"/>
              </w:rPr>
            </w:pPr>
            <w:r>
              <w:rPr>
                <w:lang w:val="en-US"/>
              </w:rPr>
              <w:t>Produk B</w:t>
            </w:r>
          </w:p>
        </w:tc>
        <w:tc>
          <w:tcPr>
            <w:tcW w:w="5026" w:type="dxa"/>
          </w:tcPr>
          <w:p w14:paraId="0916137D" w14:textId="1119C577" w:rsidR="008E6C15" w:rsidRPr="004F4F5B" w:rsidRDefault="004F4F5B" w:rsidP="004F4F5B">
            <w:pPr>
              <w:ind w:firstLine="0"/>
              <w:rPr>
                <w:lang w:val="en-US"/>
              </w:rPr>
            </w:pPr>
            <w:r>
              <w:rPr>
                <w:lang w:val="en-US"/>
              </w:rPr>
              <w:t xml:space="preserve"> Performa aplikasi ini tidak </w:t>
            </w:r>
            <w:proofErr w:type="spellStart"/>
            <w:r>
              <w:rPr>
                <w:lang w:val="en-US"/>
              </w:rPr>
              <w:t>bergantung</w:t>
            </w:r>
            <w:proofErr w:type="spellEnd"/>
            <w:r>
              <w:rPr>
                <w:lang w:val="en-US"/>
              </w:rPr>
              <w:t xml:space="preserve"> pada koneksi internet dan server </w:t>
            </w:r>
            <w:r w:rsidR="003466BD">
              <w:rPr>
                <w:lang w:val="en-US"/>
              </w:rPr>
              <w:t xml:space="preserve">yang </w:t>
            </w:r>
            <w:proofErr w:type="spellStart"/>
            <w:r w:rsidR="003466BD">
              <w:rPr>
                <w:lang w:val="en-US"/>
              </w:rPr>
              <w:t>ada</w:t>
            </w:r>
            <w:proofErr w:type="spellEnd"/>
            <w:r w:rsidR="003466BD">
              <w:rPr>
                <w:lang w:val="en-US"/>
              </w:rPr>
              <w:t xml:space="preserve"> di </w:t>
            </w:r>
            <w:proofErr w:type="spellStart"/>
            <w:r w:rsidR="003466BD">
              <w:rPr>
                <w:lang w:val="en-US"/>
              </w:rPr>
              <w:t>dalam</w:t>
            </w:r>
            <w:proofErr w:type="spellEnd"/>
            <w:r w:rsidR="003466BD">
              <w:rPr>
                <w:lang w:val="en-US"/>
              </w:rPr>
              <w:t xml:space="preserve"> </w:t>
            </w:r>
            <w:proofErr w:type="spellStart"/>
            <w:r w:rsidR="003466BD">
              <w:rPr>
                <w:lang w:val="en-US"/>
              </w:rPr>
              <w:t>nya</w:t>
            </w:r>
            <w:proofErr w:type="spellEnd"/>
            <w:r w:rsidR="003466BD">
              <w:rPr>
                <w:lang w:val="en-US"/>
              </w:rPr>
              <w:t xml:space="preserve">. </w:t>
            </w:r>
            <w:r w:rsidR="008E6C15">
              <w:rPr>
                <w:lang w:val="en-US"/>
              </w:rPr>
              <w:t xml:space="preserve">Performa </w:t>
            </w:r>
            <w:proofErr w:type="spellStart"/>
            <w:r w:rsidR="008E6C15">
              <w:rPr>
                <w:lang w:val="en-US"/>
              </w:rPr>
              <w:t>dari</w:t>
            </w:r>
            <w:proofErr w:type="spellEnd"/>
            <w:r w:rsidR="008E6C15">
              <w:rPr>
                <w:lang w:val="en-US"/>
              </w:rPr>
              <w:t xml:space="preserve"> aplikasi ini </w:t>
            </w:r>
            <w:proofErr w:type="spellStart"/>
            <w:r w:rsidR="008E6C15">
              <w:rPr>
                <w:lang w:val="en-US"/>
              </w:rPr>
              <w:t>dilihat</w:t>
            </w:r>
            <w:proofErr w:type="spellEnd"/>
            <w:r w:rsidR="008E6C15">
              <w:rPr>
                <w:lang w:val="en-US"/>
              </w:rPr>
              <w:t xml:space="preserve"> </w:t>
            </w:r>
            <w:proofErr w:type="spellStart"/>
            <w:r w:rsidR="008E6C15">
              <w:rPr>
                <w:lang w:val="en-US"/>
              </w:rPr>
              <w:t>dari</w:t>
            </w:r>
            <w:proofErr w:type="spellEnd"/>
            <w:r w:rsidR="008E6C15">
              <w:rPr>
                <w:lang w:val="en-US"/>
              </w:rPr>
              <w:t xml:space="preserve"> akurasi model </w:t>
            </w:r>
            <w:r w:rsidR="008E6C15" w:rsidRPr="0058165A">
              <w:rPr>
                <w:i/>
                <w:iCs/>
                <w:lang w:val="en-US"/>
              </w:rPr>
              <w:t>Machine Learning</w:t>
            </w:r>
            <w:r w:rsidR="0058165A">
              <w:rPr>
                <w:lang w:val="en-US"/>
              </w:rPr>
              <w:t xml:space="preserve"> yang </w:t>
            </w:r>
            <w:proofErr w:type="spellStart"/>
            <w:r w:rsidR="0058165A">
              <w:rPr>
                <w:lang w:val="en-US"/>
              </w:rPr>
              <w:t>telah</w:t>
            </w:r>
            <w:proofErr w:type="spellEnd"/>
            <w:r w:rsidR="0058165A">
              <w:rPr>
                <w:lang w:val="en-US"/>
              </w:rPr>
              <w:t xml:space="preserve"> </w:t>
            </w:r>
            <w:proofErr w:type="spellStart"/>
            <w:r w:rsidR="0058165A">
              <w:rPr>
                <w:lang w:val="en-US"/>
              </w:rPr>
              <w:t>dilatih</w:t>
            </w:r>
            <w:proofErr w:type="spellEnd"/>
            <w:r w:rsidR="0058165A">
              <w:rPr>
                <w:lang w:val="en-US"/>
              </w:rPr>
              <w:t>.</w:t>
            </w:r>
          </w:p>
        </w:tc>
      </w:tr>
    </w:tbl>
    <w:p w14:paraId="3CD88B60" w14:textId="41532E78" w:rsidR="00832CAC" w:rsidRDefault="00832CAC" w:rsidP="0058165A">
      <w:pPr>
        <w:ind w:firstLine="0"/>
      </w:pPr>
    </w:p>
    <w:p w14:paraId="2E98780D" w14:textId="24921F4A" w:rsidR="00193E05" w:rsidRPr="00193E05" w:rsidRDefault="008C5FEA" w:rsidP="0058165A">
      <w:pPr>
        <w:ind w:firstLine="0"/>
      </w:pPr>
      <w:r>
        <w:t xml:space="preserve">Pada table </w:t>
      </w:r>
      <w:proofErr w:type="spellStart"/>
      <w:r>
        <w:t>diatas</w:t>
      </w:r>
      <w:proofErr w:type="spellEnd"/>
      <w:r>
        <w:t xml:space="preserve"> </w:t>
      </w:r>
      <w:proofErr w:type="spellStart"/>
      <w:r>
        <w:t>berisikan</w:t>
      </w:r>
      <w:proofErr w:type="spellEnd"/>
      <w:r>
        <w:t xml:space="preserve"> </w:t>
      </w:r>
      <w:proofErr w:type="spellStart"/>
      <w:r w:rsidR="00ED69D6">
        <w:t>konsep</w:t>
      </w:r>
      <w:proofErr w:type="spellEnd"/>
      <w:r w:rsidR="00ED69D6">
        <w:t xml:space="preserve"> </w:t>
      </w:r>
      <w:proofErr w:type="spellStart"/>
      <w:r w:rsidR="00ED69D6">
        <w:t>kriteria</w:t>
      </w:r>
      <w:proofErr w:type="spellEnd"/>
      <w:r w:rsidR="00ED69D6">
        <w:t xml:space="preserve"> yang </w:t>
      </w:r>
      <w:proofErr w:type="spellStart"/>
      <w:r w:rsidR="00ED69D6">
        <w:t>akan</w:t>
      </w:r>
      <w:proofErr w:type="spellEnd"/>
      <w:r w:rsidR="00ED69D6">
        <w:t xml:space="preserve"> </w:t>
      </w:r>
      <w:proofErr w:type="spellStart"/>
      <w:r w:rsidR="00ED69D6">
        <w:t>dibangun</w:t>
      </w:r>
      <w:proofErr w:type="spellEnd"/>
      <w:r w:rsidR="00ED69D6">
        <w:t xml:space="preserve"> pada </w:t>
      </w:r>
      <w:proofErr w:type="spellStart"/>
      <w:r w:rsidR="00ED69D6">
        <w:t>perancangan</w:t>
      </w:r>
      <w:proofErr w:type="spellEnd"/>
      <w:r w:rsidR="00ED69D6">
        <w:t xml:space="preserve"> </w:t>
      </w:r>
      <w:proofErr w:type="spellStart"/>
      <w:r w:rsidR="00ED69D6">
        <w:t>penelitian</w:t>
      </w:r>
      <w:proofErr w:type="spellEnd"/>
      <w:r w:rsidR="005027FD">
        <w:t xml:space="preserve"> </w:t>
      </w:r>
      <w:proofErr w:type="spellStart"/>
      <w:r w:rsidR="005027FD">
        <w:t>serta</w:t>
      </w:r>
      <w:proofErr w:type="spellEnd"/>
      <w:r w:rsidR="005027FD">
        <w:t xml:space="preserve"> </w:t>
      </w:r>
      <w:proofErr w:type="spellStart"/>
      <w:r w:rsidR="005027FD">
        <w:t>perbandingan</w:t>
      </w:r>
      <w:proofErr w:type="spellEnd"/>
      <w:r w:rsidR="005027FD">
        <w:t xml:space="preserve"> </w:t>
      </w:r>
      <w:proofErr w:type="spellStart"/>
      <w:r w:rsidR="005027FD">
        <w:t>dari</w:t>
      </w:r>
      <w:proofErr w:type="spellEnd"/>
      <w:r w:rsidR="005027FD">
        <w:t xml:space="preserve"> dua </w:t>
      </w:r>
      <w:proofErr w:type="spellStart"/>
      <w:r w:rsidR="005027FD">
        <w:t>solusi</w:t>
      </w:r>
      <w:proofErr w:type="spellEnd"/>
      <w:r w:rsidR="005027FD">
        <w:t xml:space="preserve"> system </w:t>
      </w:r>
      <w:proofErr w:type="spellStart"/>
      <w:r w:rsidR="00D95155">
        <w:t>sesuai</w:t>
      </w:r>
      <w:proofErr w:type="spellEnd"/>
      <w:r w:rsidR="00D95155">
        <w:t xml:space="preserve"> </w:t>
      </w:r>
      <w:proofErr w:type="spellStart"/>
      <w:r w:rsidR="00D95155">
        <w:t>dengan</w:t>
      </w:r>
      <w:proofErr w:type="spellEnd"/>
      <w:r w:rsidR="00D95155">
        <w:t xml:space="preserve"> </w:t>
      </w:r>
      <w:proofErr w:type="spellStart"/>
      <w:r w:rsidR="00D95155">
        <w:t>konsep</w:t>
      </w:r>
      <w:proofErr w:type="spellEnd"/>
      <w:r w:rsidR="00D95155">
        <w:t xml:space="preserve"> </w:t>
      </w:r>
      <w:proofErr w:type="spellStart"/>
      <w:r w:rsidR="00D95155">
        <w:t>kriteria</w:t>
      </w:r>
      <w:proofErr w:type="spellEnd"/>
      <w:r w:rsidR="00770556">
        <w:t xml:space="preserve"> yang </w:t>
      </w:r>
      <w:proofErr w:type="spellStart"/>
      <w:r w:rsidR="00770556">
        <w:t>dibangun</w:t>
      </w:r>
      <w:proofErr w:type="spellEnd"/>
      <w:r w:rsidR="00770556">
        <w:t>.</w:t>
      </w:r>
    </w:p>
    <w:p w14:paraId="395AE2A5" w14:textId="56B1859A" w:rsidR="00942009" w:rsidRDefault="00942009" w:rsidP="00942009">
      <w:pPr>
        <w:pStyle w:val="Heading3"/>
      </w:pPr>
      <w:bookmarkStart w:id="41" w:name="_Toc130977740"/>
      <w:proofErr w:type="spellStart"/>
      <w:r>
        <w:t>Sistem</w:t>
      </w:r>
      <w:proofErr w:type="spellEnd"/>
      <w:r>
        <w:t xml:space="preserve"> yang </w:t>
      </w:r>
      <w:proofErr w:type="spellStart"/>
      <w:r>
        <w:t>akan</w:t>
      </w:r>
      <w:proofErr w:type="spellEnd"/>
      <w:r>
        <w:t xml:space="preserve"> </w:t>
      </w:r>
      <w:proofErr w:type="spellStart"/>
      <w:r>
        <w:t>Dikembangkan</w:t>
      </w:r>
      <w:bookmarkEnd w:id="41"/>
      <w:proofErr w:type="spellEnd"/>
    </w:p>
    <w:p w14:paraId="719F174A" w14:textId="6838E7EC" w:rsidR="00942009" w:rsidRPr="0055394C" w:rsidRDefault="00164D94" w:rsidP="00942009">
      <w:pPr>
        <w:rPr>
          <w:lang w:val="sv-SE"/>
        </w:rPr>
      </w:pPr>
      <w:r>
        <w:rPr>
          <w:lang w:val="sv-SE"/>
        </w:rPr>
        <w:t>Dari kedua solusi sistem yang sudah dipaparkan, solusi yang akan dikembangkan yaitu produk B. Produk B dipilih karena memiiliki beberapa keunggulan dibandingkan dengan produk A. Contohnya pada produk B karena berbasis offline jadi tidak memerlukan server untuk menyimpan dataset maupun program dari aplikasinya. Selain itu</w:t>
      </w:r>
      <w:r w:rsidR="004B0424">
        <w:rPr>
          <w:lang w:val="sv-SE"/>
        </w:rPr>
        <w:t>, produk B dapat digunakan dengan mudah karena tidak bergantung pada koneksi internet.</w:t>
      </w:r>
    </w:p>
    <w:p w14:paraId="2B4E3048" w14:textId="77777777" w:rsidR="00942009" w:rsidRPr="0055394C" w:rsidRDefault="00942009" w:rsidP="00942009">
      <w:pPr>
        <w:rPr>
          <w:lang w:val="sv-SE"/>
        </w:rPr>
      </w:pPr>
    </w:p>
    <w:p w14:paraId="1DBEBEDA" w14:textId="1E84EFF0" w:rsidR="00942009" w:rsidRDefault="00CE7CAE" w:rsidP="00942009">
      <w:pPr>
        <w:pStyle w:val="Heading2"/>
      </w:pPr>
      <w:bookmarkStart w:id="42" w:name="_Toc130977741"/>
      <w:proofErr w:type="spellStart"/>
      <w:r>
        <w:t>Rencana</w:t>
      </w:r>
      <w:proofErr w:type="spellEnd"/>
      <w:r>
        <w:t xml:space="preserve"> Desain </w:t>
      </w:r>
      <w:proofErr w:type="spellStart"/>
      <w:r>
        <w:t>Sistem</w:t>
      </w:r>
      <w:bookmarkEnd w:id="42"/>
      <w:proofErr w:type="spellEnd"/>
    </w:p>
    <w:p w14:paraId="3935E9A8" w14:textId="328C4903" w:rsidR="005862B1" w:rsidRPr="00237596" w:rsidRDefault="005862B1" w:rsidP="005862B1">
      <w:pPr>
        <w:ind w:firstLine="576"/>
        <w:rPr>
          <w:lang w:val="sv-SE"/>
        </w:rPr>
      </w:pPr>
      <w:r w:rsidRPr="00864F74">
        <w:rPr>
          <w:lang w:val="sv-SE"/>
        </w:rPr>
        <w:t>Solusi sistem berbasis android ini secara garis besar dibagi menjadi dua skenario yaitu skenario pada kode program klasifikasi menggunakan CNN dan skenario pada aplikasi BatiQu. Skenario</w:t>
      </w:r>
      <w:r>
        <w:rPr>
          <w:lang w:val="sv-SE"/>
        </w:rPr>
        <w:t xml:space="preserve"> pertama yaitu pada</w:t>
      </w:r>
      <w:r w:rsidRPr="00864F74">
        <w:rPr>
          <w:lang w:val="sv-SE"/>
        </w:rPr>
        <w:t xml:space="preserve"> kode program klasifikasi</w:t>
      </w:r>
      <w:r>
        <w:rPr>
          <w:lang w:val="sv-SE"/>
        </w:rPr>
        <w:t xml:space="preserve"> dengan menggunakan CNN, sebelum memasuki lebih dalam mengenai skenario dan tahap </w:t>
      </w:r>
      <w:r w:rsidRPr="00864F74">
        <w:rPr>
          <w:lang w:val="sv-SE"/>
        </w:rPr>
        <w:t>menyiapkan dataset</w:t>
      </w:r>
      <w:r>
        <w:rPr>
          <w:lang w:val="sv-SE"/>
        </w:rPr>
        <w:t xml:space="preserve"> alangkah baknya mengetahui terlebih dahulu mengenai struktur lapisan pada CNN itu sendiri. </w:t>
      </w:r>
      <w:r w:rsidRPr="00237596">
        <w:rPr>
          <w:lang w:val="sv-SE"/>
        </w:rPr>
        <w:t xml:space="preserve">Metode </w:t>
      </w:r>
      <w:r w:rsidRPr="00237596">
        <w:rPr>
          <w:i/>
          <w:iCs/>
          <w:lang w:val="sv-SE"/>
        </w:rPr>
        <w:lastRenderedPageBreak/>
        <w:t xml:space="preserve">Convolutional Neural Network </w:t>
      </w:r>
      <w:r w:rsidRPr="00237596">
        <w:rPr>
          <w:lang w:val="sv-SE"/>
        </w:rPr>
        <w:t xml:space="preserve">(CNN) memiliki beberapa tahapan pembangunan yang </w:t>
      </w:r>
      <w:r>
        <w:rPr>
          <w:noProof/>
        </w:rPr>
        <w:drawing>
          <wp:anchor distT="0" distB="0" distL="114300" distR="114300" simplePos="0" relativeHeight="251658240" behindDoc="0" locked="0" layoutInCell="1" allowOverlap="1" wp14:anchorId="2551CD2A" wp14:editId="38A08BC2">
            <wp:simplePos x="0" y="0"/>
            <wp:positionH relativeFrom="column">
              <wp:posOffset>139700</wp:posOffset>
            </wp:positionH>
            <wp:positionV relativeFrom="paragraph">
              <wp:posOffset>558800</wp:posOffset>
            </wp:positionV>
            <wp:extent cx="5015865" cy="2171700"/>
            <wp:effectExtent l="0" t="0" r="0" b="0"/>
            <wp:wrapTopAndBottom/>
            <wp:docPr id="1038398168" name="Picture 103839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5865" cy="2171700"/>
                    </a:xfrm>
                    <a:prstGeom prst="rect">
                      <a:avLst/>
                    </a:prstGeom>
                    <a:noFill/>
                  </pic:spPr>
                </pic:pic>
              </a:graphicData>
            </a:graphic>
            <wp14:sizeRelH relativeFrom="margin">
              <wp14:pctWidth>0</wp14:pctWidth>
            </wp14:sizeRelH>
            <wp14:sizeRelV relativeFrom="margin">
              <wp14:pctHeight>0</wp14:pctHeight>
            </wp14:sizeRelV>
          </wp:anchor>
        </w:drawing>
      </w:r>
      <w:r w:rsidRPr="00237596">
        <w:rPr>
          <w:lang w:val="sv-SE"/>
        </w:rPr>
        <w:t>dijelask</w:t>
      </w:r>
      <w:r>
        <w:rPr>
          <w:lang w:val="sv-SE"/>
        </w:rPr>
        <w:t>an pada gambar 3.1</w:t>
      </w:r>
      <w:r w:rsidRPr="00237596">
        <w:rPr>
          <w:lang w:val="sv-SE"/>
        </w:rPr>
        <w:t>:</w:t>
      </w:r>
    </w:p>
    <w:p w14:paraId="6451B17D" w14:textId="04DF0D2A" w:rsidR="005862B1" w:rsidRPr="00CA7A0A" w:rsidRDefault="005862B1" w:rsidP="005862B1">
      <w:pPr>
        <w:pStyle w:val="Caption"/>
        <w:jc w:val="center"/>
        <w:rPr>
          <w:color w:val="auto"/>
          <w:sz w:val="20"/>
          <w:szCs w:val="20"/>
        </w:rPr>
      </w:pPr>
      <w:bookmarkStart w:id="43" w:name="_Toc140707112"/>
      <w:r w:rsidRPr="00303C78">
        <w:rPr>
          <w:b/>
          <w:bCs/>
          <w:i w:val="0"/>
          <w:iCs w:val="0"/>
          <w:color w:val="auto"/>
          <w:sz w:val="20"/>
          <w:szCs w:val="20"/>
        </w:rPr>
        <w:t xml:space="preserve">Gambar </w:t>
      </w:r>
      <w:r>
        <w:rPr>
          <w:b/>
          <w:bCs/>
          <w:i w:val="0"/>
          <w:iCs w:val="0"/>
          <w:color w:val="auto"/>
          <w:sz w:val="20"/>
          <w:szCs w:val="20"/>
        </w:rPr>
        <w:fldChar w:fldCharType="begin"/>
      </w:r>
      <w:r>
        <w:rPr>
          <w:b/>
          <w:bCs/>
          <w:i w:val="0"/>
          <w:iCs w:val="0"/>
          <w:color w:val="auto"/>
          <w:sz w:val="20"/>
          <w:szCs w:val="20"/>
        </w:rPr>
        <w:instrText xml:space="preserve"> STYLEREF 1 \s </w:instrText>
      </w:r>
      <w:r>
        <w:rPr>
          <w:b/>
          <w:bCs/>
          <w:i w:val="0"/>
          <w:iCs w:val="0"/>
          <w:color w:val="auto"/>
          <w:sz w:val="20"/>
          <w:szCs w:val="20"/>
        </w:rPr>
        <w:fldChar w:fldCharType="separate"/>
      </w:r>
      <w:r>
        <w:rPr>
          <w:b/>
          <w:bCs/>
          <w:i w:val="0"/>
          <w:iCs w:val="0"/>
          <w:noProof/>
          <w:color w:val="auto"/>
          <w:sz w:val="20"/>
          <w:szCs w:val="20"/>
        </w:rPr>
        <w:t>3</w:t>
      </w:r>
      <w:r>
        <w:rPr>
          <w:b/>
          <w:bCs/>
          <w:i w:val="0"/>
          <w:iCs w:val="0"/>
          <w:color w:val="auto"/>
          <w:sz w:val="20"/>
          <w:szCs w:val="20"/>
        </w:rPr>
        <w:fldChar w:fldCharType="end"/>
      </w:r>
      <w:r>
        <w:rPr>
          <w:b/>
          <w:bCs/>
          <w:i w:val="0"/>
          <w:iCs w:val="0"/>
          <w:color w:val="auto"/>
          <w:sz w:val="20"/>
          <w:szCs w:val="20"/>
        </w:rPr>
        <w:t>.</w:t>
      </w:r>
      <w:r>
        <w:rPr>
          <w:b/>
          <w:bCs/>
          <w:i w:val="0"/>
          <w:iCs w:val="0"/>
          <w:color w:val="auto"/>
          <w:sz w:val="20"/>
          <w:szCs w:val="20"/>
        </w:rPr>
        <w:fldChar w:fldCharType="begin"/>
      </w:r>
      <w:r>
        <w:rPr>
          <w:b/>
          <w:bCs/>
          <w:i w:val="0"/>
          <w:iCs w:val="0"/>
          <w:color w:val="auto"/>
          <w:sz w:val="20"/>
          <w:szCs w:val="20"/>
        </w:rPr>
        <w:instrText xml:space="preserve"> SEQ Gambar \* ARABIC \s 1 </w:instrText>
      </w:r>
      <w:r>
        <w:rPr>
          <w:b/>
          <w:bCs/>
          <w:i w:val="0"/>
          <w:iCs w:val="0"/>
          <w:color w:val="auto"/>
          <w:sz w:val="20"/>
          <w:szCs w:val="20"/>
        </w:rPr>
        <w:fldChar w:fldCharType="separate"/>
      </w:r>
      <w:r>
        <w:rPr>
          <w:b/>
          <w:bCs/>
          <w:i w:val="0"/>
          <w:iCs w:val="0"/>
          <w:noProof/>
          <w:color w:val="auto"/>
          <w:sz w:val="20"/>
          <w:szCs w:val="20"/>
        </w:rPr>
        <w:t>1</w:t>
      </w:r>
      <w:r>
        <w:rPr>
          <w:b/>
          <w:bCs/>
          <w:i w:val="0"/>
          <w:iCs w:val="0"/>
          <w:color w:val="auto"/>
          <w:sz w:val="20"/>
          <w:szCs w:val="20"/>
        </w:rPr>
        <w:fldChar w:fldCharType="end"/>
      </w:r>
      <w:r w:rsidRPr="00303C78">
        <w:rPr>
          <w:i w:val="0"/>
          <w:iCs w:val="0"/>
          <w:color w:val="auto"/>
          <w:sz w:val="20"/>
          <w:szCs w:val="20"/>
        </w:rPr>
        <w:t xml:space="preserve"> </w:t>
      </w:r>
      <w:proofErr w:type="spellStart"/>
      <w:r w:rsidRPr="00303C78">
        <w:rPr>
          <w:i w:val="0"/>
          <w:iCs w:val="0"/>
          <w:color w:val="auto"/>
          <w:sz w:val="20"/>
          <w:szCs w:val="20"/>
        </w:rPr>
        <w:t>lapisan</w:t>
      </w:r>
      <w:proofErr w:type="spellEnd"/>
      <w:r w:rsidRPr="00303C78">
        <w:rPr>
          <w:i w:val="0"/>
          <w:iCs w:val="0"/>
          <w:color w:val="auto"/>
          <w:sz w:val="20"/>
          <w:szCs w:val="20"/>
        </w:rPr>
        <w:t xml:space="preserve"> </w:t>
      </w:r>
      <w:r>
        <w:rPr>
          <w:i w:val="0"/>
          <w:iCs w:val="0"/>
          <w:color w:val="auto"/>
          <w:sz w:val="20"/>
          <w:szCs w:val="20"/>
        </w:rPr>
        <w:t>Metode</w:t>
      </w:r>
      <w:r w:rsidRPr="00303C78">
        <w:rPr>
          <w:i w:val="0"/>
          <w:iCs w:val="0"/>
          <w:color w:val="auto"/>
          <w:sz w:val="20"/>
          <w:szCs w:val="20"/>
        </w:rPr>
        <w:t xml:space="preserve"> </w:t>
      </w:r>
      <w:r w:rsidRPr="00303C78">
        <w:rPr>
          <w:color w:val="auto"/>
          <w:sz w:val="20"/>
          <w:szCs w:val="20"/>
        </w:rPr>
        <w:t>Convolutional Neural Network</w:t>
      </w:r>
      <w:bookmarkEnd w:id="43"/>
    </w:p>
    <w:p w14:paraId="2D12F1FC" w14:textId="77777777" w:rsidR="005862B1" w:rsidRDefault="005862B1" w:rsidP="005862B1">
      <w:pPr>
        <w:pStyle w:val="ListParagraph"/>
        <w:numPr>
          <w:ilvl w:val="1"/>
          <w:numId w:val="60"/>
        </w:numPr>
        <w:ind w:left="567"/>
        <w:rPr>
          <w:lang w:val="sv-SE"/>
        </w:rPr>
      </w:pPr>
      <w:r w:rsidRPr="00237596">
        <w:rPr>
          <w:i/>
          <w:iCs/>
          <w:lang w:val="sv-SE"/>
        </w:rPr>
        <w:t>Convolutional layer</w:t>
      </w:r>
      <w:r w:rsidRPr="00237596">
        <w:rPr>
          <w:lang w:val="sv-SE"/>
        </w:rPr>
        <w:t xml:space="preserve">: </w:t>
      </w:r>
    </w:p>
    <w:p w14:paraId="4ADA27C3" w14:textId="77777777" w:rsidR="005862B1" w:rsidRPr="00237596" w:rsidRDefault="005862B1" w:rsidP="005862B1">
      <w:pPr>
        <w:ind w:firstLine="567"/>
        <w:rPr>
          <w:lang w:val="sv-SE"/>
        </w:rPr>
      </w:pPr>
      <w:r w:rsidRPr="00237596">
        <w:rPr>
          <w:lang w:val="sv-SE"/>
        </w:rPr>
        <w:t xml:space="preserve">Pada tahapan layer ini masuk kedalam proses utama yang mendasari metode CNN. </w:t>
      </w:r>
      <w:r w:rsidRPr="00303C78">
        <w:rPr>
          <w:i/>
          <w:iCs/>
          <w:lang w:val="sv-SE"/>
        </w:rPr>
        <w:t>Layer</w:t>
      </w:r>
      <w:r w:rsidRPr="00237596">
        <w:rPr>
          <w:lang w:val="sv-SE"/>
        </w:rPr>
        <w:t xml:space="preserve"> yang digunakan untuk mengekstraksi fitur/kernel dari </w:t>
      </w:r>
      <w:r w:rsidRPr="00303C78">
        <w:rPr>
          <w:i/>
          <w:iCs/>
          <w:lang w:val="sv-SE"/>
        </w:rPr>
        <w:t>input</w:t>
      </w:r>
      <w:r w:rsidRPr="00237596">
        <w:rPr>
          <w:lang w:val="sv-SE"/>
        </w:rPr>
        <w:t xml:space="preserve"> citra. </w:t>
      </w:r>
      <w:r w:rsidRPr="00303C78">
        <w:rPr>
          <w:i/>
          <w:iCs/>
          <w:lang w:val="sv-SE"/>
        </w:rPr>
        <w:t>Layer</w:t>
      </w:r>
      <w:r w:rsidRPr="00237596">
        <w:rPr>
          <w:lang w:val="sv-SE"/>
        </w:rPr>
        <w:t xml:space="preserve"> ini terdiri dari </w:t>
      </w:r>
      <w:r w:rsidRPr="00303C78">
        <w:rPr>
          <w:i/>
          <w:iCs/>
          <w:lang w:val="sv-SE"/>
        </w:rPr>
        <w:t>filter</w:t>
      </w:r>
      <w:r>
        <w:rPr>
          <w:lang w:val="sv-SE"/>
        </w:rPr>
        <w:t xml:space="preserve"> </w:t>
      </w:r>
      <w:r w:rsidRPr="00237596">
        <w:rPr>
          <w:lang w:val="sv-SE"/>
        </w:rPr>
        <w:t>-</w:t>
      </w:r>
      <w:r>
        <w:rPr>
          <w:lang w:val="sv-SE"/>
        </w:rPr>
        <w:t xml:space="preserve"> </w:t>
      </w:r>
      <w:r w:rsidRPr="00303C78">
        <w:rPr>
          <w:i/>
          <w:iCs/>
          <w:lang w:val="sv-SE"/>
        </w:rPr>
        <w:t>filter</w:t>
      </w:r>
      <w:r w:rsidRPr="00237596">
        <w:rPr>
          <w:lang w:val="sv-SE"/>
        </w:rPr>
        <w:t xml:space="preserve"> yang melakukan operasi konvolusi dengan tujuan sebagai ekstraksi fitur sehingga dapat mempelajari representasi input layer.</w:t>
      </w:r>
    </w:p>
    <w:p w14:paraId="2E344E2A" w14:textId="77777777" w:rsidR="005862B1" w:rsidRPr="00237596" w:rsidRDefault="005862B1" w:rsidP="005862B1">
      <w:pPr>
        <w:pStyle w:val="ListParagraph"/>
        <w:numPr>
          <w:ilvl w:val="0"/>
          <w:numId w:val="61"/>
        </w:numPr>
        <w:rPr>
          <w:i/>
          <w:iCs/>
          <w:vanish/>
          <w:lang w:val="sv-SE"/>
        </w:rPr>
      </w:pPr>
    </w:p>
    <w:p w14:paraId="27A7716F" w14:textId="77777777" w:rsidR="005862B1" w:rsidRDefault="005862B1" w:rsidP="005862B1">
      <w:pPr>
        <w:pStyle w:val="ListParagraph"/>
        <w:numPr>
          <w:ilvl w:val="0"/>
          <w:numId w:val="61"/>
        </w:numPr>
        <w:ind w:left="567"/>
        <w:rPr>
          <w:lang w:val="sv-SE"/>
        </w:rPr>
      </w:pPr>
      <w:r w:rsidRPr="00237596">
        <w:rPr>
          <w:i/>
          <w:iCs/>
          <w:lang w:val="sv-SE"/>
        </w:rPr>
        <w:t>Pooling layer</w:t>
      </w:r>
      <w:r w:rsidRPr="00237596">
        <w:rPr>
          <w:lang w:val="sv-SE"/>
        </w:rPr>
        <w:t>:</w:t>
      </w:r>
    </w:p>
    <w:p w14:paraId="6CC4C0EE" w14:textId="5ECB461A" w:rsidR="005862B1" w:rsidRPr="00237596" w:rsidRDefault="005862B1" w:rsidP="005862B1">
      <w:pPr>
        <w:ind w:firstLine="567"/>
        <w:rPr>
          <w:lang w:val="sv-SE"/>
        </w:rPr>
      </w:pPr>
      <w:r w:rsidRPr="00237596">
        <w:rPr>
          <w:lang w:val="sv-SE"/>
        </w:rPr>
        <w:t xml:space="preserve">Tahapan berikutnya, merupakan lapisan yang berfungsi untuk mengurangi ukuran spasial fitur melalui pengurangan dimensi dari </w:t>
      </w:r>
      <w:r w:rsidRPr="00303C78">
        <w:rPr>
          <w:i/>
          <w:iCs/>
          <w:lang w:val="sv-SE"/>
        </w:rPr>
        <w:t>feature maps</w:t>
      </w:r>
      <w:r w:rsidRPr="00237596">
        <w:rPr>
          <w:lang w:val="sv-SE"/>
        </w:rPr>
        <w:t xml:space="preserve"> (</w:t>
      </w:r>
      <w:r w:rsidRPr="00303C78">
        <w:rPr>
          <w:i/>
          <w:iCs/>
          <w:lang w:val="sv-SE"/>
        </w:rPr>
        <w:t>down sampling</w:t>
      </w:r>
      <w:r w:rsidRPr="00237596">
        <w:rPr>
          <w:lang w:val="sv-SE"/>
        </w:rPr>
        <w:t xml:space="preserve">). Adanya tahapan ini dapat mempercepat komputer untuk melakukan proses pelatihan </w:t>
      </w:r>
      <w:r>
        <w:rPr>
          <w:lang w:val="sv-SE"/>
        </w:rPr>
        <w:t>model</w:t>
      </w:r>
      <w:r w:rsidRPr="00237596">
        <w:rPr>
          <w:lang w:val="sv-SE"/>
        </w:rPr>
        <w:t xml:space="preserve"> menjadi lebih efektif.</w:t>
      </w:r>
    </w:p>
    <w:p w14:paraId="532A5682" w14:textId="77777777" w:rsidR="005862B1" w:rsidRDefault="005862B1" w:rsidP="005862B1">
      <w:pPr>
        <w:pStyle w:val="ListParagraph"/>
        <w:numPr>
          <w:ilvl w:val="0"/>
          <w:numId w:val="61"/>
        </w:numPr>
        <w:ind w:left="567"/>
        <w:rPr>
          <w:lang w:val="sv-SE"/>
        </w:rPr>
      </w:pPr>
      <w:r w:rsidRPr="00303C78">
        <w:rPr>
          <w:i/>
          <w:iCs/>
          <w:lang w:val="sv-SE"/>
        </w:rPr>
        <w:t>Fully connected layer</w:t>
      </w:r>
      <w:r>
        <w:rPr>
          <w:lang w:val="sv-SE"/>
        </w:rPr>
        <w:t xml:space="preserve"> </w:t>
      </w:r>
      <w:r w:rsidRPr="00237596">
        <w:rPr>
          <w:lang w:val="sv-SE"/>
        </w:rPr>
        <w:t>:</w:t>
      </w:r>
    </w:p>
    <w:p w14:paraId="1A45905F" w14:textId="77777777" w:rsidR="005862B1" w:rsidRPr="00303C78" w:rsidRDefault="005862B1" w:rsidP="005862B1">
      <w:pPr>
        <w:ind w:firstLine="567"/>
        <w:rPr>
          <w:lang w:val="sv-SE"/>
        </w:rPr>
      </w:pPr>
      <w:r w:rsidRPr="00303C78">
        <w:rPr>
          <w:lang w:val="sv-SE"/>
        </w:rPr>
        <w:t xml:space="preserve">Tahapan berikut ini merupakan lapisan yang berfungsi sebagai transformasi dimensi citra/gambar agar citra dapat diklasifikasikan secara linear. Lapisan ini menggunakan perkalian matriks untuk mendapatkan hasil keluaran. </w:t>
      </w:r>
    </w:p>
    <w:p w14:paraId="79C04980" w14:textId="77777777" w:rsidR="005862B1" w:rsidRDefault="005862B1" w:rsidP="005862B1">
      <w:pPr>
        <w:pStyle w:val="ListParagraph"/>
        <w:numPr>
          <w:ilvl w:val="0"/>
          <w:numId w:val="61"/>
        </w:numPr>
        <w:ind w:left="567"/>
        <w:rPr>
          <w:lang w:val="sv-SE"/>
        </w:rPr>
      </w:pPr>
      <w:r w:rsidRPr="00303C78">
        <w:rPr>
          <w:i/>
          <w:iCs/>
          <w:lang w:val="sv-SE"/>
        </w:rPr>
        <w:t>Output layer</w:t>
      </w:r>
      <w:r w:rsidRPr="00237596">
        <w:rPr>
          <w:lang w:val="sv-SE"/>
        </w:rPr>
        <w:t xml:space="preserve"> : </w:t>
      </w:r>
    </w:p>
    <w:p w14:paraId="60D0AE28" w14:textId="77777777" w:rsidR="005862B1" w:rsidRPr="00303C78" w:rsidRDefault="005862B1" w:rsidP="005862B1">
      <w:pPr>
        <w:ind w:firstLine="567"/>
        <w:rPr>
          <w:lang w:val="sv-SE"/>
        </w:rPr>
      </w:pPr>
      <w:r w:rsidRPr="00303C78">
        <w:rPr>
          <w:lang w:val="sv-SE"/>
        </w:rPr>
        <w:t xml:space="preserve">Tahap terakhir ini merupakan hasil akhir dari pengolahan lapisan-lapisan sebelumnya. Dimana hasil dari lapisan ini sebagai prediksi masalah </w:t>
      </w:r>
      <w:r w:rsidRPr="00303C78">
        <w:rPr>
          <w:i/>
          <w:iCs/>
          <w:lang w:val="sv-SE"/>
        </w:rPr>
        <w:t>input</w:t>
      </w:r>
      <w:r>
        <w:rPr>
          <w:lang w:val="sv-SE"/>
        </w:rPr>
        <w:t>-</w:t>
      </w:r>
      <w:r w:rsidRPr="00303C78">
        <w:rPr>
          <w:lang w:val="sv-SE"/>
        </w:rPr>
        <w:t xml:space="preserve">an </w:t>
      </w:r>
      <w:r w:rsidRPr="00303C78">
        <w:rPr>
          <w:i/>
          <w:iCs/>
          <w:lang w:val="sv-SE"/>
        </w:rPr>
        <w:t>layer</w:t>
      </w:r>
      <w:r w:rsidRPr="00303C78">
        <w:rPr>
          <w:lang w:val="sv-SE"/>
        </w:rPr>
        <w:t>.</w:t>
      </w:r>
    </w:p>
    <w:p w14:paraId="070C84AA" w14:textId="690DF96D" w:rsidR="00C77965" w:rsidRPr="00BC3D9E" w:rsidRDefault="005862B1" w:rsidP="005862B1">
      <w:pPr>
        <w:ind w:firstLine="567"/>
        <w:rPr>
          <w:lang w:val="sv-SE"/>
        </w:rPr>
      </w:pPr>
      <w:r>
        <w:rPr>
          <w:lang w:val="sv-SE"/>
        </w:rPr>
        <w:t xml:space="preserve">Setelah mengetahui penjelasan dari CNN, selanjutnya melakukan penyiapan dataset citra </w:t>
      </w:r>
      <w:r w:rsidRPr="00864F74">
        <w:rPr>
          <w:lang w:val="sv-SE"/>
        </w:rPr>
        <w:t xml:space="preserve">yang didapat melalui </w:t>
      </w:r>
      <w:r w:rsidRPr="00F22B55">
        <w:rPr>
          <w:i/>
          <w:iCs/>
          <w:lang w:val="sv-SE"/>
        </w:rPr>
        <w:t>Kaggle</w:t>
      </w:r>
      <w:r w:rsidRPr="00864F74">
        <w:rPr>
          <w:lang w:val="sv-SE"/>
        </w:rPr>
        <w:t xml:space="preserve"> berupa citra batik yang terdiri dari enam kelas, yaitu Ceplok, Parang, Nitik, Megamendung, Kawung, dan Tambal. </w:t>
      </w:r>
      <w:r w:rsidR="00C77965">
        <w:rPr>
          <w:lang w:val="sv-SE"/>
        </w:rPr>
        <w:t>Seluruh dataset yang terkumpul</w:t>
      </w:r>
      <w:r w:rsidR="00DE504F">
        <w:rPr>
          <w:lang w:val="sv-SE"/>
        </w:rPr>
        <w:t xml:space="preserve"> akan dibagi menjadi tiga kategori data berdasarkan fungsinya yaitu data </w:t>
      </w:r>
      <w:r w:rsidR="00DE504F">
        <w:rPr>
          <w:i/>
          <w:iCs/>
          <w:lang w:val="sv-SE"/>
        </w:rPr>
        <w:t xml:space="preserve">training, validation, </w:t>
      </w:r>
      <w:r w:rsidR="00DE504F">
        <w:rPr>
          <w:lang w:val="sv-SE"/>
        </w:rPr>
        <w:t xml:space="preserve">dan </w:t>
      </w:r>
      <w:r w:rsidR="00DE504F">
        <w:rPr>
          <w:i/>
          <w:iCs/>
          <w:lang w:val="sv-SE"/>
        </w:rPr>
        <w:lastRenderedPageBreak/>
        <w:t xml:space="preserve">testing. </w:t>
      </w:r>
      <w:r w:rsidR="00DE504F">
        <w:rPr>
          <w:lang w:val="sv-SE"/>
        </w:rPr>
        <w:t>S</w:t>
      </w:r>
      <w:r w:rsidRPr="00864F74">
        <w:rPr>
          <w:lang w:val="sv-SE"/>
        </w:rPr>
        <w:t xml:space="preserve">etelah </w:t>
      </w:r>
      <w:r w:rsidR="00DE504F">
        <w:rPr>
          <w:lang w:val="sv-SE"/>
        </w:rPr>
        <w:t>itu, d</w:t>
      </w:r>
      <w:r w:rsidRPr="00864F74">
        <w:rPr>
          <w:lang w:val="sv-SE"/>
        </w:rPr>
        <w:t xml:space="preserve">ilakukan </w:t>
      </w:r>
      <w:r w:rsidRPr="00F22B55">
        <w:rPr>
          <w:i/>
          <w:iCs/>
          <w:lang w:val="sv-SE"/>
        </w:rPr>
        <w:t>pre-processing</w:t>
      </w:r>
      <w:r w:rsidRPr="00864F74">
        <w:rPr>
          <w:lang w:val="sv-SE"/>
        </w:rPr>
        <w:t xml:space="preserve"> berupa data augmentasi (meliputi </w:t>
      </w:r>
      <w:r w:rsidRPr="00F22B55">
        <w:rPr>
          <w:i/>
          <w:iCs/>
          <w:lang w:val="sv-SE"/>
        </w:rPr>
        <w:t xml:space="preserve">resize, </w:t>
      </w:r>
      <w:r>
        <w:rPr>
          <w:i/>
          <w:iCs/>
          <w:lang w:val="sv-SE"/>
        </w:rPr>
        <w:t>brightness</w:t>
      </w:r>
      <w:r w:rsidRPr="00F22B55">
        <w:rPr>
          <w:i/>
          <w:iCs/>
          <w:lang w:val="sv-SE"/>
        </w:rPr>
        <w:t xml:space="preserve">, </w:t>
      </w:r>
      <w:r w:rsidR="00A63C39">
        <w:rPr>
          <w:i/>
          <w:iCs/>
          <w:lang w:val="sv-SE"/>
        </w:rPr>
        <w:t>shear, width</w:t>
      </w:r>
      <w:r w:rsidRPr="00F22B55">
        <w:rPr>
          <w:i/>
          <w:iCs/>
          <w:lang w:val="sv-SE"/>
        </w:rPr>
        <w:t>, rotate</w:t>
      </w:r>
      <w:r w:rsidRPr="00864F74">
        <w:rPr>
          <w:lang w:val="sv-SE"/>
        </w:rPr>
        <w:t xml:space="preserve">) yang dapat meningkatkan variasi dari jumlah data yang ada. </w:t>
      </w:r>
      <w:r w:rsidR="00C77965">
        <w:rPr>
          <w:lang w:val="sv-SE"/>
        </w:rPr>
        <w:t xml:space="preserve">Data citra selanjutnya akan diolah dengan arsitektur CNN yang digunakan. Pada tahap ini, citra akan diekstraksi fiturnya lalu fitur-fitur yang didapatkan akan digunakan untuk proses klasifikasi. Tahap selanjutnya adalah evaluasi model yang terdiri dari tiga proses yaitu </w:t>
      </w:r>
      <w:r w:rsidR="00C77965">
        <w:rPr>
          <w:i/>
          <w:iCs/>
          <w:lang w:val="sv-SE"/>
        </w:rPr>
        <w:t xml:space="preserve">training, validation, </w:t>
      </w:r>
      <w:r w:rsidR="00C77965">
        <w:rPr>
          <w:lang w:val="sv-SE"/>
        </w:rPr>
        <w:t xml:space="preserve">dan </w:t>
      </w:r>
      <w:r w:rsidR="00C77965">
        <w:rPr>
          <w:i/>
          <w:iCs/>
          <w:lang w:val="sv-SE"/>
        </w:rPr>
        <w:t xml:space="preserve">testing. </w:t>
      </w:r>
      <w:r w:rsidR="00C77965">
        <w:rPr>
          <w:lang w:val="sv-SE"/>
        </w:rPr>
        <w:t xml:space="preserve">Pada awalnya, akan dilakukan proses </w:t>
      </w:r>
      <w:r w:rsidR="00C77965">
        <w:rPr>
          <w:i/>
          <w:iCs/>
          <w:lang w:val="sv-SE"/>
        </w:rPr>
        <w:t xml:space="preserve">training </w:t>
      </w:r>
      <w:r w:rsidR="00C77965">
        <w:rPr>
          <w:lang w:val="sv-SE"/>
        </w:rPr>
        <w:t xml:space="preserve"> yang berfungsi untuk melatih citra dengan data</w:t>
      </w:r>
      <w:r w:rsidR="00DE504F">
        <w:rPr>
          <w:lang w:val="sv-SE"/>
        </w:rPr>
        <w:t xml:space="preserve"> </w:t>
      </w:r>
      <w:r w:rsidR="00DE504F">
        <w:rPr>
          <w:i/>
          <w:iCs/>
          <w:lang w:val="sv-SE"/>
        </w:rPr>
        <w:t xml:space="preserve">training </w:t>
      </w:r>
      <w:r w:rsidR="00DE504F">
        <w:rPr>
          <w:lang w:val="sv-SE"/>
        </w:rPr>
        <w:t xml:space="preserve">yang sebelumnya telah disiapkan. Setelah itu data akan melalui tahap </w:t>
      </w:r>
      <w:r w:rsidR="00DE504F">
        <w:rPr>
          <w:i/>
          <w:iCs/>
          <w:lang w:val="sv-SE"/>
        </w:rPr>
        <w:t xml:space="preserve"> validation </w:t>
      </w:r>
      <w:r w:rsidR="00DE504F">
        <w:rPr>
          <w:lang w:val="sv-SE"/>
        </w:rPr>
        <w:t xml:space="preserve">yang berfungsi untuk menguji kemampuan dari model klasifikasi yang telah dibuat dengan data </w:t>
      </w:r>
      <w:r w:rsidR="00DE504F">
        <w:rPr>
          <w:i/>
          <w:iCs/>
          <w:lang w:val="sv-SE"/>
        </w:rPr>
        <w:t xml:space="preserve">validation </w:t>
      </w:r>
      <w:r w:rsidR="00DE504F">
        <w:rPr>
          <w:lang w:val="sv-SE"/>
        </w:rPr>
        <w:t xml:space="preserve">yang telah disiapkan. Tahap evaluasi model kemudian ditutup dengan proses </w:t>
      </w:r>
      <w:r w:rsidR="00DE504F">
        <w:rPr>
          <w:i/>
          <w:iCs/>
          <w:lang w:val="sv-SE"/>
        </w:rPr>
        <w:t xml:space="preserve">testing </w:t>
      </w:r>
      <w:r w:rsidR="00DE504F">
        <w:rPr>
          <w:lang w:val="sv-SE"/>
        </w:rPr>
        <w:t xml:space="preserve">yang berfungsi sebagai simulasi penggunaan model klasifikasi dengan data yang belum pernah dilihat sebelumnya oleh model tersebut. </w:t>
      </w:r>
      <w:r w:rsidR="00B75F47">
        <w:rPr>
          <w:lang w:val="sv-SE"/>
        </w:rPr>
        <w:t xml:space="preserve">Hasil evaluasi model klasifikasi bisa berbentuk grafik akurasi dan </w:t>
      </w:r>
      <w:r w:rsidR="00B75F47">
        <w:rPr>
          <w:i/>
          <w:iCs/>
          <w:lang w:val="sv-SE"/>
        </w:rPr>
        <w:t xml:space="preserve">loss </w:t>
      </w:r>
      <w:r w:rsidR="00B75F47">
        <w:rPr>
          <w:lang w:val="sv-SE"/>
        </w:rPr>
        <w:t xml:space="preserve">dari proses </w:t>
      </w:r>
      <w:r w:rsidR="00B75F47">
        <w:rPr>
          <w:i/>
          <w:iCs/>
          <w:lang w:val="sv-SE"/>
        </w:rPr>
        <w:t xml:space="preserve">training </w:t>
      </w:r>
      <w:r w:rsidR="00B75F47">
        <w:rPr>
          <w:lang w:val="sv-SE"/>
        </w:rPr>
        <w:t xml:space="preserve">dan </w:t>
      </w:r>
      <w:r w:rsidR="00B75F47">
        <w:rPr>
          <w:i/>
          <w:iCs/>
          <w:lang w:val="sv-SE"/>
        </w:rPr>
        <w:t xml:space="preserve">validation, confusion matrix, </w:t>
      </w:r>
      <w:r w:rsidR="00B75F47">
        <w:rPr>
          <w:lang w:val="sv-SE"/>
        </w:rPr>
        <w:t xml:space="preserve">dan </w:t>
      </w:r>
      <w:r w:rsidR="00B75F47">
        <w:rPr>
          <w:i/>
          <w:iCs/>
          <w:lang w:val="sv-SE"/>
        </w:rPr>
        <w:t xml:space="preserve">classification report </w:t>
      </w:r>
      <w:r w:rsidR="00B75F47">
        <w:rPr>
          <w:lang w:val="sv-SE"/>
        </w:rPr>
        <w:t xml:space="preserve">yang berisi nilai </w:t>
      </w:r>
      <w:r w:rsidR="00B75F47">
        <w:rPr>
          <w:i/>
          <w:iCs/>
          <w:lang w:val="sv-SE"/>
        </w:rPr>
        <w:t xml:space="preserve">precision, recall, </w:t>
      </w:r>
      <w:r w:rsidR="00B75F47">
        <w:rPr>
          <w:lang w:val="sv-SE"/>
        </w:rPr>
        <w:t>dan f1-</w:t>
      </w:r>
      <w:r w:rsidR="00B75F47">
        <w:rPr>
          <w:i/>
          <w:iCs/>
          <w:lang w:val="sv-SE"/>
        </w:rPr>
        <w:t xml:space="preserve">score. </w:t>
      </w:r>
      <w:r w:rsidR="00DE504F">
        <w:rPr>
          <w:lang w:val="sv-SE"/>
        </w:rPr>
        <w:t>Ketika hasil evaluasi model sudah tergolong baik,</w:t>
      </w:r>
      <w:r w:rsidR="00B75F47">
        <w:rPr>
          <w:lang w:val="sv-SE"/>
        </w:rPr>
        <w:t xml:space="preserve"> proses bisa dilanjutkan ke tahap melakukan identifikasi atau </w:t>
      </w:r>
      <w:r w:rsidR="00B75F47">
        <w:rPr>
          <w:i/>
          <w:iCs/>
          <w:lang w:val="sv-SE"/>
        </w:rPr>
        <w:t xml:space="preserve">predict </w:t>
      </w:r>
      <w:r w:rsidR="00B75F47">
        <w:rPr>
          <w:lang w:val="sv-SE"/>
        </w:rPr>
        <w:t xml:space="preserve">gambar batik. Tahap </w:t>
      </w:r>
      <w:r w:rsidR="00B75F47">
        <w:rPr>
          <w:i/>
          <w:iCs/>
          <w:lang w:val="sv-SE"/>
        </w:rPr>
        <w:t xml:space="preserve">predict </w:t>
      </w:r>
      <w:r w:rsidR="00B75F47">
        <w:rPr>
          <w:lang w:val="sv-SE"/>
        </w:rPr>
        <w:t xml:space="preserve">ini dilakukan dengan menambahkan citra bahan uji secara manual untuk selanjutnya diidentifikasi oleh model sesuai dengan motif yang dideteksi. Keseluruh alur kerja model klasifikasi batik yang sudah dijelaskan </w:t>
      </w:r>
      <w:r w:rsidR="00BC3D9E">
        <w:rPr>
          <w:lang w:val="sv-SE"/>
        </w:rPr>
        <w:t xml:space="preserve">ini dapat dilihat melalui </w:t>
      </w:r>
      <w:r w:rsidR="00BC3D9E">
        <w:rPr>
          <w:i/>
          <w:iCs/>
          <w:lang w:val="sv-SE"/>
        </w:rPr>
        <w:t xml:space="preserve">flowchart </w:t>
      </w:r>
      <w:r w:rsidR="00BC3D9E">
        <w:rPr>
          <w:lang w:val="sv-SE"/>
        </w:rPr>
        <w:t>pada gambar di bawah ini.</w:t>
      </w:r>
    </w:p>
    <w:p w14:paraId="67EC29CF" w14:textId="77777777" w:rsidR="00C77965" w:rsidRDefault="00C77965" w:rsidP="005862B1">
      <w:pPr>
        <w:ind w:firstLine="567"/>
        <w:rPr>
          <w:lang w:val="sv-SE"/>
        </w:rPr>
      </w:pPr>
    </w:p>
    <w:p w14:paraId="412C46C5" w14:textId="1417585E" w:rsidR="005862B1" w:rsidRPr="00EE6FBE" w:rsidRDefault="008F56DE" w:rsidP="005862B1">
      <w:pPr>
        <w:pStyle w:val="Caption"/>
        <w:ind w:firstLine="0"/>
        <w:jc w:val="center"/>
        <w:rPr>
          <w:i w:val="0"/>
          <w:iCs w:val="0"/>
          <w:color w:val="000000" w:themeColor="text1"/>
          <w:sz w:val="22"/>
          <w:szCs w:val="22"/>
          <w:lang w:val="sv-SE"/>
        </w:rPr>
      </w:pPr>
      <w:bookmarkStart w:id="44" w:name="_Toc140707113"/>
      <w:r>
        <w:rPr>
          <w:b/>
          <w:bCs/>
          <w:i w:val="0"/>
          <w:iCs w:val="0"/>
          <w:noProof/>
          <w:color w:val="000000" w:themeColor="text1"/>
          <w:sz w:val="22"/>
          <w:szCs w:val="22"/>
          <w:lang w:val="sv-SE"/>
        </w:rPr>
        <w:lastRenderedPageBreak/>
        <w:drawing>
          <wp:inline distT="0" distB="0" distL="0" distR="0" wp14:anchorId="54D6595A" wp14:editId="267B93C6">
            <wp:extent cx="5719701" cy="3975100"/>
            <wp:effectExtent l="0" t="0" r="0" b="6350"/>
            <wp:docPr id="751512600" name="Picture 75151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260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19701" cy="3975100"/>
                    </a:xfrm>
                    <a:prstGeom prst="rect">
                      <a:avLst/>
                    </a:prstGeom>
                    <a:noFill/>
                    <a:ln>
                      <a:noFill/>
                    </a:ln>
                  </pic:spPr>
                </pic:pic>
              </a:graphicData>
            </a:graphic>
          </wp:inline>
        </w:drawing>
      </w:r>
      <w:r w:rsidR="005862B1" w:rsidRPr="00EE6FBE">
        <w:rPr>
          <w:b/>
          <w:bCs/>
          <w:i w:val="0"/>
          <w:iCs w:val="0"/>
          <w:color w:val="000000" w:themeColor="text1"/>
          <w:sz w:val="20"/>
          <w:szCs w:val="20"/>
          <w:lang w:val="sv-SE"/>
        </w:rPr>
        <w:t xml:space="preserve">Gambar </w:t>
      </w:r>
      <w:r w:rsidR="005862B1">
        <w:rPr>
          <w:b/>
          <w:bCs/>
          <w:i w:val="0"/>
          <w:iCs w:val="0"/>
          <w:color w:val="000000" w:themeColor="text1"/>
          <w:sz w:val="20"/>
          <w:szCs w:val="20"/>
          <w:lang w:val="sv-SE"/>
        </w:rPr>
        <w:fldChar w:fldCharType="begin"/>
      </w:r>
      <w:r w:rsidR="005862B1">
        <w:rPr>
          <w:b/>
          <w:bCs/>
          <w:i w:val="0"/>
          <w:iCs w:val="0"/>
          <w:color w:val="000000" w:themeColor="text1"/>
          <w:sz w:val="20"/>
          <w:szCs w:val="20"/>
          <w:lang w:val="sv-SE"/>
        </w:rPr>
        <w:instrText xml:space="preserve"> STYLEREF 1 \s </w:instrText>
      </w:r>
      <w:r w:rsidR="005862B1">
        <w:rPr>
          <w:b/>
          <w:bCs/>
          <w:i w:val="0"/>
          <w:iCs w:val="0"/>
          <w:color w:val="000000" w:themeColor="text1"/>
          <w:sz w:val="20"/>
          <w:szCs w:val="20"/>
          <w:lang w:val="sv-SE"/>
        </w:rPr>
        <w:fldChar w:fldCharType="separate"/>
      </w:r>
      <w:r w:rsidR="005862B1">
        <w:rPr>
          <w:b/>
          <w:bCs/>
          <w:i w:val="0"/>
          <w:iCs w:val="0"/>
          <w:noProof/>
          <w:color w:val="000000" w:themeColor="text1"/>
          <w:sz w:val="20"/>
          <w:szCs w:val="20"/>
          <w:lang w:val="sv-SE"/>
        </w:rPr>
        <w:t>3</w:t>
      </w:r>
      <w:r w:rsidR="005862B1">
        <w:rPr>
          <w:b/>
          <w:bCs/>
          <w:i w:val="0"/>
          <w:iCs w:val="0"/>
          <w:color w:val="000000" w:themeColor="text1"/>
          <w:sz w:val="20"/>
          <w:szCs w:val="20"/>
          <w:lang w:val="sv-SE"/>
        </w:rPr>
        <w:fldChar w:fldCharType="end"/>
      </w:r>
      <w:r w:rsidR="005862B1">
        <w:rPr>
          <w:b/>
          <w:bCs/>
          <w:i w:val="0"/>
          <w:iCs w:val="0"/>
          <w:color w:val="000000" w:themeColor="text1"/>
          <w:sz w:val="20"/>
          <w:szCs w:val="20"/>
          <w:lang w:val="sv-SE"/>
        </w:rPr>
        <w:t>.</w:t>
      </w:r>
      <w:r w:rsidR="005862B1">
        <w:rPr>
          <w:b/>
          <w:bCs/>
          <w:i w:val="0"/>
          <w:iCs w:val="0"/>
          <w:color w:val="000000" w:themeColor="text1"/>
          <w:sz w:val="20"/>
          <w:szCs w:val="20"/>
          <w:lang w:val="sv-SE"/>
        </w:rPr>
        <w:fldChar w:fldCharType="begin"/>
      </w:r>
      <w:r w:rsidR="005862B1">
        <w:rPr>
          <w:b/>
          <w:bCs/>
          <w:i w:val="0"/>
          <w:iCs w:val="0"/>
          <w:color w:val="000000" w:themeColor="text1"/>
          <w:sz w:val="20"/>
          <w:szCs w:val="20"/>
          <w:lang w:val="sv-SE"/>
        </w:rPr>
        <w:instrText xml:space="preserve"> SEQ Gambar \* ARABIC \s 1 </w:instrText>
      </w:r>
      <w:r w:rsidR="005862B1">
        <w:rPr>
          <w:b/>
          <w:bCs/>
          <w:i w:val="0"/>
          <w:iCs w:val="0"/>
          <w:color w:val="000000" w:themeColor="text1"/>
          <w:sz w:val="20"/>
          <w:szCs w:val="20"/>
          <w:lang w:val="sv-SE"/>
        </w:rPr>
        <w:fldChar w:fldCharType="separate"/>
      </w:r>
      <w:r w:rsidR="005862B1">
        <w:rPr>
          <w:b/>
          <w:bCs/>
          <w:i w:val="0"/>
          <w:iCs w:val="0"/>
          <w:noProof/>
          <w:color w:val="000000" w:themeColor="text1"/>
          <w:sz w:val="20"/>
          <w:szCs w:val="20"/>
          <w:lang w:val="sv-SE"/>
        </w:rPr>
        <w:t>2</w:t>
      </w:r>
      <w:r w:rsidR="005862B1">
        <w:rPr>
          <w:b/>
          <w:bCs/>
          <w:i w:val="0"/>
          <w:iCs w:val="0"/>
          <w:color w:val="000000" w:themeColor="text1"/>
          <w:sz w:val="20"/>
          <w:szCs w:val="20"/>
          <w:lang w:val="sv-SE"/>
        </w:rPr>
        <w:fldChar w:fldCharType="end"/>
      </w:r>
      <w:r w:rsidR="005862B1" w:rsidRPr="00EE6FBE">
        <w:rPr>
          <w:i w:val="0"/>
          <w:iCs w:val="0"/>
          <w:color w:val="000000" w:themeColor="text1"/>
          <w:sz w:val="20"/>
          <w:szCs w:val="20"/>
          <w:lang w:val="sv-SE"/>
        </w:rPr>
        <w:t xml:space="preserve"> </w:t>
      </w:r>
      <w:r w:rsidR="005862B1" w:rsidRPr="00EE6FBE">
        <w:rPr>
          <w:color w:val="000000" w:themeColor="text1"/>
          <w:sz w:val="20"/>
          <w:szCs w:val="20"/>
          <w:lang w:val="sv-SE"/>
        </w:rPr>
        <w:t xml:space="preserve">Flowchart </w:t>
      </w:r>
      <w:r w:rsidR="005862B1" w:rsidRPr="00EE6FBE">
        <w:rPr>
          <w:i w:val="0"/>
          <w:iCs w:val="0"/>
          <w:color w:val="000000" w:themeColor="text1"/>
          <w:sz w:val="20"/>
          <w:szCs w:val="20"/>
          <w:lang w:val="sv-SE"/>
        </w:rPr>
        <w:t>Program CNN</w:t>
      </w:r>
      <w:bookmarkEnd w:id="44"/>
    </w:p>
    <w:p w14:paraId="5AA3DCFD" w14:textId="77777777" w:rsidR="005862B1" w:rsidRPr="00054920" w:rsidRDefault="005862B1" w:rsidP="005862B1">
      <w:pPr>
        <w:pStyle w:val="Caption"/>
        <w:spacing w:line="360" w:lineRule="auto"/>
        <w:ind w:firstLine="567"/>
        <w:rPr>
          <w:i w:val="0"/>
          <w:iCs w:val="0"/>
          <w:color w:val="000000" w:themeColor="text1"/>
          <w:sz w:val="24"/>
          <w:szCs w:val="24"/>
          <w:lang w:val="sv-SE"/>
        </w:rPr>
      </w:pPr>
      <w:r w:rsidRPr="00054920">
        <w:rPr>
          <w:i w:val="0"/>
          <w:iCs w:val="0"/>
          <w:color w:val="000000" w:themeColor="text1"/>
          <w:sz w:val="24"/>
          <w:szCs w:val="24"/>
          <w:lang w:val="sv-SE"/>
        </w:rPr>
        <w:t>Pada gambar 3.</w:t>
      </w:r>
      <w:r>
        <w:rPr>
          <w:i w:val="0"/>
          <w:iCs w:val="0"/>
          <w:color w:val="000000" w:themeColor="text1"/>
          <w:sz w:val="24"/>
          <w:szCs w:val="24"/>
          <w:lang w:val="sv-SE"/>
        </w:rPr>
        <w:t>3</w:t>
      </w:r>
      <w:r w:rsidRPr="00054920">
        <w:rPr>
          <w:i w:val="0"/>
          <w:iCs w:val="0"/>
          <w:color w:val="000000" w:themeColor="text1"/>
          <w:sz w:val="24"/>
          <w:szCs w:val="24"/>
          <w:lang w:val="sv-SE"/>
        </w:rPr>
        <w:t xml:space="preserve"> menjelaskan mengenai </w:t>
      </w:r>
      <w:r w:rsidRPr="00054920">
        <w:rPr>
          <w:color w:val="000000" w:themeColor="text1"/>
          <w:sz w:val="24"/>
          <w:szCs w:val="24"/>
          <w:lang w:val="sv-SE"/>
        </w:rPr>
        <w:t>flowchart</w:t>
      </w:r>
      <w:r w:rsidRPr="00054920">
        <w:rPr>
          <w:i w:val="0"/>
          <w:iCs w:val="0"/>
          <w:color w:val="000000" w:themeColor="text1"/>
          <w:sz w:val="24"/>
          <w:szCs w:val="24"/>
          <w:lang w:val="sv-SE"/>
        </w:rPr>
        <w:t xml:space="preserve"> dari program CNN, dimana terlihat pada tahap awal di </w:t>
      </w:r>
      <w:r w:rsidRPr="00054920">
        <w:rPr>
          <w:color w:val="000000" w:themeColor="text1"/>
          <w:sz w:val="24"/>
          <w:szCs w:val="24"/>
          <w:lang w:val="sv-SE"/>
        </w:rPr>
        <w:t>homepage</w:t>
      </w:r>
      <w:r w:rsidRPr="00054920">
        <w:rPr>
          <w:i w:val="0"/>
          <w:iCs w:val="0"/>
          <w:color w:val="000000" w:themeColor="text1"/>
          <w:sz w:val="24"/>
          <w:szCs w:val="24"/>
          <w:lang w:val="sv-SE"/>
        </w:rPr>
        <w:t xml:space="preserve"> ada dua tombol yang bisa dipilih yaitu tombol mulai dan tombol </w:t>
      </w:r>
      <w:r w:rsidRPr="00054920">
        <w:rPr>
          <w:color w:val="000000" w:themeColor="text1"/>
          <w:sz w:val="24"/>
          <w:szCs w:val="24"/>
          <w:lang w:val="sv-SE"/>
        </w:rPr>
        <w:t>about us</w:t>
      </w:r>
      <w:r w:rsidRPr="00054920">
        <w:rPr>
          <w:i w:val="0"/>
          <w:iCs w:val="0"/>
          <w:color w:val="000000" w:themeColor="text1"/>
          <w:sz w:val="24"/>
          <w:szCs w:val="24"/>
          <w:lang w:val="sv-SE"/>
        </w:rPr>
        <w:t xml:space="preserve">. Kedua tombol tersebut bisa dipilih sesuai keinginan pengguna. Pengguna bisa memilih tombol mulai untuk memulai uji klasifikasi batik dan akan diarahkan pada halaman uji batik. Terdapat dua pilihan untuk mengambil gambar sebagai uji jenis batik yaitu dari kamera dan dari </w:t>
      </w:r>
      <w:r w:rsidRPr="00054920">
        <w:rPr>
          <w:color w:val="000000" w:themeColor="text1"/>
          <w:sz w:val="24"/>
          <w:szCs w:val="24"/>
          <w:lang w:val="sv-SE"/>
        </w:rPr>
        <w:t>gallery</w:t>
      </w:r>
      <w:r w:rsidRPr="00054920">
        <w:rPr>
          <w:i w:val="0"/>
          <w:iCs w:val="0"/>
          <w:color w:val="000000" w:themeColor="text1"/>
          <w:sz w:val="24"/>
          <w:szCs w:val="24"/>
          <w:lang w:val="sv-SE"/>
        </w:rPr>
        <w:t xml:space="preserve">. Jika pengguna memilih tombol kamera, tahap selanjtunya ada pengambilan gambar menggunakan kamera </w:t>
      </w:r>
      <w:r w:rsidRPr="00054920">
        <w:rPr>
          <w:color w:val="000000" w:themeColor="text1"/>
          <w:sz w:val="24"/>
          <w:szCs w:val="24"/>
          <w:lang w:val="sv-SE"/>
        </w:rPr>
        <w:t>handphone</w:t>
      </w:r>
      <w:r w:rsidRPr="00054920">
        <w:rPr>
          <w:i w:val="0"/>
          <w:iCs w:val="0"/>
          <w:color w:val="000000" w:themeColor="text1"/>
          <w:sz w:val="24"/>
          <w:szCs w:val="24"/>
          <w:lang w:val="sv-SE"/>
        </w:rPr>
        <w:t xml:space="preserve"> lalu setelah itu akan di proses klasifikasi menggunakan </w:t>
      </w:r>
      <w:r w:rsidRPr="00054920">
        <w:rPr>
          <w:color w:val="000000" w:themeColor="text1"/>
          <w:sz w:val="24"/>
          <w:szCs w:val="24"/>
          <w:lang w:val="sv-SE"/>
        </w:rPr>
        <w:t>machine learning</w:t>
      </w:r>
      <w:r w:rsidRPr="00054920">
        <w:rPr>
          <w:i w:val="0"/>
          <w:iCs w:val="0"/>
          <w:color w:val="000000" w:themeColor="text1"/>
          <w:sz w:val="24"/>
          <w:szCs w:val="24"/>
          <w:lang w:val="sv-SE"/>
        </w:rPr>
        <w:t xml:space="preserve">. Selanjutnya, akan menampilkan hasil dari klasifikasi berupa nama batik dan informasi singkat dari batik yang diuji pada halaman informasi. </w:t>
      </w:r>
    </w:p>
    <w:p w14:paraId="44509DFA" w14:textId="5B61C58D" w:rsidR="005862B1" w:rsidRPr="00EE6FBE" w:rsidRDefault="005862B1" w:rsidP="005862B1">
      <w:pPr>
        <w:ind w:firstLine="567"/>
        <w:rPr>
          <w:lang w:val="sv-SE"/>
        </w:rPr>
      </w:pPr>
      <w:r w:rsidRPr="00054920">
        <w:rPr>
          <w:i/>
          <w:iCs/>
          <w:noProof/>
          <w:color w:val="000000" w:themeColor="text1"/>
          <w:sz w:val="20"/>
          <w:szCs w:val="20"/>
          <w:lang w:val="sv-SE"/>
        </w:rPr>
        <w:lastRenderedPageBreak/>
        <w:drawing>
          <wp:anchor distT="0" distB="0" distL="114300" distR="114300" simplePos="0" relativeHeight="251658241" behindDoc="0" locked="0" layoutInCell="1" allowOverlap="1" wp14:anchorId="0B62D55C" wp14:editId="699FDAE6">
            <wp:simplePos x="0" y="0"/>
            <wp:positionH relativeFrom="column">
              <wp:posOffset>685165</wp:posOffset>
            </wp:positionH>
            <wp:positionV relativeFrom="paragraph">
              <wp:posOffset>1975485</wp:posOffset>
            </wp:positionV>
            <wp:extent cx="3589655" cy="3825240"/>
            <wp:effectExtent l="0" t="0" r="0" b="0"/>
            <wp:wrapTopAndBottom/>
            <wp:docPr id="1693858499" name="Picture 169385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655" cy="3825240"/>
                    </a:xfrm>
                    <a:prstGeom prst="rect">
                      <a:avLst/>
                    </a:prstGeom>
                    <a:noFill/>
                  </pic:spPr>
                </pic:pic>
              </a:graphicData>
            </a:graphic>
            <wp14:sizeRelH relativeFrom="margin">
              <wp14:pctWidth>0</wp14:pctWidth>
            </wp14:sizeRelH>
            <wp14:sizeRelV relativeFrom="margin">
              <wp14:pctHeight>0</wp14:pctHeight>
            </wp14:sizeRelV>
          </wp:anchor>
        </w:drawing>
      </w:r>
      <w:r w:rsidRPr="00054920">
        <w:rPr>
          <w:color w:val="000000" w:themeColor="text1"/>
          <w:szCs w:val="24"/>
          <w:lang w:val="sv-SE"/>
        </w:rPr>
        <w:t>Jika pengguna memilih  tombol  gallery, pengguna akan diarahkan pada halaman gallery yang mana pengguna bisa memilih foto batik yang telah dimiliki lalu setelah itu akan di proses klasifikasi menggunakan machine learning. Selanjutnya, akan menampilkan hasil dari klasifikasi berupa nama batik dan informasi singkat dari batik yang diuji. Ketika pengguna memilih tombol about us, akan diarahkan pada halaman tentang yang berisi informasi singkat dari pembuat aplikasi ini seperti dijelaskan pada gambar</w:t>
      </w:r>
      <w:r>
        <w:rPr>
          <w:color w:val="000000" w:themeColor="text1"/>
          <w:szCs w:val="24"/>
          <w:lang w:val="sv-SE"/>
        </w:rPr>
        <w:t xml:space="preserve"> 3.4:</w:t>
      </w:r>
    </w:p>
    <w:p w14:paraId="62C28785" w14:textId="77777777" w:rsidR="00670E69" w:rsidRDefault="00670E69" w:rsidP="00670E69">
      <w:pPr>
        <w:rPr>
          <w:lang w:val="sv-SE"/>
        </w:rPr>
      </w:pPr>
    </w:p>
    <w:p w14:paraId="5A08261C" w14:textId="77777777" w:rsidR="0018716E" w:rsidRDefault="0018716E" w:rsidP="0018716E">
      <w:pPr>
        <w:pStyle w:val="Caption"/>
        <w:ind w:firstLine="0"/>
        <w:jc w:val="center"/>
        <w:rPr>
          <w:b/>
          <w:bCs/>
          <w:i w:val="0"/>
          <w:iCs w:val="0"/>
          <w:color w:val="000000" w:themeColor="text1"/>
          <w:sz w:val="20"/>
          <w:szCs w:val="20"/>
        </w:rPr>
      </w:pPr>
      <w:bookmarkStart w:id="45" w:name="_Toc140707114"/>
    </w:p>
    <w:p w14:paraId="013ABAA7" w14:textId="4E990F24" w:rsidR="0018716E" w:rsidRPr="0018716E" w:rsidRDefault="0018716E" w:rsidP="0018716E">
      <w:pPr>
        <w:pStyle w:val="Caption"/>
        <w:ind w:firstLine="0"/>
        <w:jc w:val="center"/>
        <w:rPr>
          <w:i w:val="0"/>
          <w:iCs w:val="0"/>
          <w:color w:val="000000" w:themeColor="text1"/>
          <w:sz w:val="20"/>
          <w:szCs w:val="20"/>
          <w:lang w:val="sv-SE"/>
        </w:rPr>
      </w:pPr>
      <w:r w:rsidRPr="00054920">
        <w:rPr>
          <w:b/>
          <w:bCs/>
          <w:i w:val="0"/>
          <w:iCs w:val="0"/>
          <w:color w:val="000000" w:themeColor="text1"/>
          <w:sz w:val="20"/>
          <w:szCs w:val="20"/>
        </w:rPr>
        <w:t xml:space="preserve">Gambar </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Gambar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054920">
        <w:rPr>
          <w:i w:val="0"/>
          <w:iCs w:val="0"/>
          <w:color w:val="000000" w:themeColor="text1"/>
          <w:sz w:val="20"/>
          <w:szCs w:val="20"/>
        </w:rPr>
        <w:t xml:space="preserve"> </w:t>
      </w:r>
      <w:r w:rsidRPr="00054920">
        <w:rPr>
          <w:color w:val="000000" w:themeColor="text1"/>
          <w:sz w:val="20"/>
          <w:szCs w:val="20"/>
        </w:rPr>
        <w:t xml:space="preserve">Flowchart </w:t>
      </w:r>
      <w:proofErr w:type="spellStart"/>
      <w:r w:rsidRPr="00054920">
        <w:rPr>
          <w:i w:val="0"/>
          <w:iCs w:val="0"/>
          <w:color w:val="000000" w:themeColor="text1"/>
          <w:sz w:val="20"/>
          <w:szCs w:val="20"/>
        </w:rPr>
        <w:t>Aplikasi</w:t>
      </w:r>
      <w:proofErr w:type="spellEnd"/>
      <w:r w:rsidRPr="00054920">
        <w:rPr>
          <w:i w:val="0"/>
          <w:iCs w:val="0"/>
          <w:color w:val="000000" w:themeColor="text1"/>
          <w:sz w:val="20"/>
          <w:szCs w:val="20"/>
        </w:rPr>
        <w:t xml:space="preserve"> </w:t>
      </w:r>
      <w:proofErr w:type="spellStart"/>
      <w:r w:rsidRPr="00054920">
        <w:rPr>
          <w:i w:val="0"/>
          <w:iCs w:val="0"/>
          <w:color w:val="000000" w:themeColor="text1"/>
          <w:sz w:val="20"/>
          <w:szCs w:val="20"/>
        </w:rPr>
        <w:t>BatiQu</w:t>
      </w:r>
      <w:bookmarkEnd w:id="45"/>
      <w:proofErr w:type="spellEnd"/>
      <w:r w:rsidR="007B16EA">
        <w:rPr>
          <w:i w:val="0"/>
          <w:iCs w:val="0"/>
          <w:color w:val="000000" w:themeColor="text1"/>
          <w:sz w:val="20"/>
          <w:szCs w:val="20"/>
        </w:rPr>
        <w:t xml:space="preserve"> </w:t>
      </w:r>
    </w:p>
    <w:p w14:paraId="5E1DFE2C" w14:textId="2A424D72" w:rsidR="00266EB5" w:rsidRDefault="007F2FF1" w:rsidP="00266EB5">
      <w:pPr>
        <w:pStyle w:val="Heading2"/>
      </w:pPr>
      <w:bookmarkStart w:id="46" w:name="_Toc130977742"/>
      <w:proofErr w:type="spellStart"/>
      <w:r>
        <w:t>Pengujian</w:t>
      </w:r>
      <w:proofErr w:type="spellEnd"/>
      <w:r>
        <w:t xml:space="preserve"> </w:t>
      </w:r>
      <w:proofErr w:type="spellStart"/>
      <w:r>
        <w:t>Komponen</w:t>
      </w:r>
      <w:proofErr w:type="spellEnd"/>
      <w:r>
        <w:t xml:space="preserve"> (</w:t>
      </w:r>
      <w:proofErr w:type="spellStart"/>
      <w:r>
        <w:t>Kalibrasi</w:t>
      </w:r>
      <w:proofErr w:type="spellEnd"/>
      <w:r>
        <w:t>)</w:t>
      </w:r>
      <w:bookmarkEnd w:id="46"/>
    </w:p>
    <w:p w14:paraId="25041251" w14:textId="77777777" w:rsidR="007F2FF1" w:rsidRPr="0055394C" w:rsidRDefault="007F2FF1" w:rsidP="007F2FF1">
      <w:pPr>
        <w:rPr>
          <w:lang w:val="sv-SE"/>
        </w:rPr>
      </w:pPr>
      <w:r w:rsidRPr="0055394C">
        <w:rPr>
          <w:lang w:val="sv-SE"/>
        </w:rPr>
        <w:t>Untuk detail isi masing-masing bagian, silahkan melihat buku panduan CD, pada bagian Dokumen CD-3.</w:t>
      </w:r>
    </w:p>
    <w:p w14:paraId="1A6EDAA9" w14:textId="77777777" w:rsidR="007F2FF1" w:rsidRPr="0055394C" w:rsidRDefault="007F2FF1" w:rsidP="007F2FF1">
      <w:pPr>
        <w:ind w:firstLine="0"/>
        <w:rPr>
          <w:lang w:val="sv-SE"/>
        </w:rPr>
      </w:pPr>
    </w:p>
    <w:p w14:paraId="72D59C2D" w14:textId="18D7AC92" w:rsidR="007F2FF1" w:rsidRDefault="007F2FF1" w:rsidP="007F2FF1">
      <w:pPr>
        <w:pStyle w:val="Heading2"/>
      </w:pPr>
      <w:bookmarkStart w:id="47" w:name="_Toc130977743"/>
      <w:r>
        <w:t xml:space="preserve">Jadwal </w:t>
      </w:r>
      <w:proofErr w:type="spellStart"/>
      <w:r>
        <w:t>Pengerjaan</w:t>
      </w:r>
      <w:bookmarkEnd w:id="47"/>
      <w:proofErr w:type="spellEnd"/>
    </w:p>
    <w:p w14:paraId="3F00E3DE" w14:textId="77777777" w:rsidR="007F2FF1" w:rsidRPr="0055394C" w:rsidRDefault="007F2FF1" w:rsidP="007F2FF1">
      <w:pPr>
        <w:rPr>
          <w:lang w:val="sv-SE"/>
        </w:rPr>
      </w:pPr>
      <w:r w:rsidRPr="0055394C">
        <w:rPr>
          <w:lang w:val="sv-SE"/>
        </w:rPr>
        <w:t>Untuk detail isi masing-masing bagian, silahkan melihat buku panduan CD, pada bagian Dokumen CD-3.</w:t>
      </w:r>
    </w:p>
    <w:p w14:paraId="40A881BE" w14:textId="77777777" w:rsidR="007F2FF1" w:rsidRDefault="007F2FF1" w:rsidP="007F2FF1">
      <w:pPr>
        <w:ind w:firstLine="0"/>
        <w:rPr>
          <w:lang w:val="sv-SE"/>
        </w:rPr>
      </w:pPr>
    </w:p>
    <w:p w14:paraId="6D56EE76" w14:textId="77777777" w:rsidR="0055394C" w:rsidRPr="0055394C" w:rsidRDefault="0055394C" w:rsidP="007F2FF1">
      <w:pPr>
        <w:ind w:firstLine="0"/>
        <w:rPr>
          <w:lang w:val="sv-SE"/>
        </w:rPr>
      </w:pPr>
    </w:p>
    <w:p w14:paraId="1073DC95" w14:textId="49E16894" w:rsidR="007F2FF1" w:rsidRDefault="007F2FF1" w:rsidP="007F2FF1">
      <w:pPr>
        <w:pStyle w:val="Heading2"/>
      </w:pPr>
      <w:bookmarkStart w:id="48" w:name="_Toc130977744"/>
      <w:r>
        <w:t xml:space="preserve">Kesimpulan dan </w:t>
      </w:r>
      <w:proofErr w:type="spellStart"/>
      <w:r>
        <w:t>R</w:t>
      </w:r>
      <w:r w:rsidR="0055394C">
        <w:t>i</w:t>
      </w:r>
      <w:r>
        <w:t>ngkasan</w:t>
      </w:r>
      <w:proofErr w:type="spellEnd"/>
      <w:r>
        <w:t xml:space="preserve"> CD-3</w:t>
      </w:r>
      <w:bookmarkEnd w:id="48"/>
    </w:p>
    <w:p w14:paraId="4A13B8D7" w14:textId="77777777" w:rsidR="004D5864" w:rsidRPr="0003227D" w:rsidRDefault="004D5864" w:rsidP="004D5864">
      <w:pPr>
        <w:rPr>
          <w:rFonts w:cs="Times New Roman"/>
          <w:szCs w:val="24"/>
          <w:lang w:val="sv-SE"/>
        </w:rPr>
      </w:pPr>
      <w:r w:rsidRPr="0003227D">
        <w:rPr>
          <w:rFonts w:cs="Times New Roman"/>
          <w:szCs w:val="24"/>
          <w:lang w:val="sv-SE"/>
        </w:rPr>
        <w:t>Pengklasifikasian batik membutuhkan metode sistem terbaik untuk diimplementasikan agar output yang dihasilkan sesuai dengan tujuan dalam penelitian ini. Dari dua pilihan system yang telah di paparkan, penelitian ini akan mengembangkan pilihan system kedua atau produk B dikarenakan memiliki beberapa keunggulan yang sesuai dengan tujuan dari penelitian ini. Rencana desain untuk produk B menggunakan metode Convolutional Neural Network (CNN) yang merupakan jenis paling umum untuk pengenalan citra dan pelatihan metode jaringan syaraf tiruan. Metode CNN ini akan diaplikasikan dengan arsitektur Resnet 152 v2 dan MobileNet.</w:t>
      </w:r>
    </w:p>
    <w:p w14:paraId="0A5A46E6" w14:textId="77777777" w:rsidR="00E73A2B" w:rsidRPr="0003227D" w:rsidRDefault="00E73A2B" w:rsidP="00E73A2B">
      <w:pPr>
        <w:rPr>
          <w:lang w:val="sv-SE"/>
        </w:rPr>
      </w:pPr>
    </w:p>
    <w:p w14:paraId="192957B0" w14:textId="6215CAF6" w:rsidR="0055394C" w:rsidRPr="0003227D" w:rsidRDefault="0055394C">
      <w:pPr>
        <w:spacing w:after="160" w:line="259" w:lineRule="auto"/>
        <w:ind w:firstLine="0"/>
        <w:jc w:val="left"/>
        <w:rPr>
          <w:lang w:val="sv-SE"/>
        </w:rPr>
      </w:pPr>
      <w:r w:rsidRPr="0003227D">
        <w:rPr>
          <w:lang w:val="sv-SE"/>
        </w:rPr>
        <w:br w:type="page"/>
      </w:r>
    </w:p>
    <w:p w14:paraId="791818E7" w14:textId="7D2D8F0E" w:rsidR="0055394C" w:rsidRDefault="00676FEC" w:rsidP="00676FEC">
      <w:pPr>
        <w:pStyle w:val="Heading1"/>
        <w:ind w:left="0" w:firstLine="270"/>
      </w:pPr>
      <w:r w:rsidRPr="0003227D">
        <w:rPr>
          <w:lang w:val="sv-SE"/>
        </w:rPr>
        <w:lastRenderedPageBreak/>
        <w:br/>
      </w:r>
      <w:bookmarkStart w:id="49" w:name="_Toc130977745"/>
      <w:r>
        <w:t>IMPLEMENTASI</w:t>
      </w:r>
      <w:bookmarkEnd w:id="49"/>
    </w:p>
    <w:p w14:paraId="40E0E07C" w14:textId="186D9CCE" w:rsidR="00676FEC" w:rsidRDefault="00513C09" w:rsidP="00676FEC">
      <w:pPr>
        <w:pStyle w:val="Heading2"/>
      </w:pPr>
      <w:bookmarkStart w:id="50" w:name="_Toc130977746"/>
      <w:proofErr w:type="spellStart"/>
      <w:r>
        <w:t>Implementasi</w:t>
      </w:r>
      <w:proofErr w:type="spellEnd"/>
      <w:r>
        <w:t xml:space="preserve"> </w:t>
      </w:r>
      <w:proofErr w:type="spellStart"/>
      <w:r>
        <w:t>Sistem</w:t>
      </w:r>
      <w:bookmarkEnd w:id="50"/>
      <w:proofErr w:type="spellEnd"/>
    </w:p>
    <w:p w14:paraId="739FE905" w14:textId="59B02B3C" w:rsidR="00513C09" w:rsidRDefault="00513C09" w:rsidP="00513C09">
      <w:pPr>
        <w:rPr>
          <w:lang w:val="sv-SE"/>
        </w:rPr>
      </w:pPr>
      <w:r w:rsidRPr="00513C09">
        <w:rPr>
          <w:lang w:val="sv-SE"/>
        </w:rPr>
        <w:t>Berikan pengantar sedikit disini terkait a</w:t>
      </w:r>
      <w:r>
        <w:rPr>
          <w:lang w:val="sv-SE"/>
        </w:rPr>
        <w:t>pa saja implementasi yang akan dilakukan pada sistem ini</w:t>
      </w:r>
    </w:p>
    <w:p w14:paraId="40936DF1" w14:textId="55C84076" w:rsidR="00513C09" w:rsidRDefault="00513C09" w:rsidP="00513C09">
      <w:pPr>
        <w:pStyle w:val="Heading3"/>
        <w:rPr>
          <w:lang w:val="sv-SE"/>
        </w:rPr>
      </w:pPr>
      <w:bookmarkStart w:id="51" w:name="_Toc130977747"/>
      <w:r>
        <w:rPr>
          <w:lang w:val="sv-SE"/>
        </w:rPr>
        <w:t>Sub-sistem 1 (boleh diganti dengan nama subsistemnya)</w:t>
      </w:r>
      <w:bookmarkEnd w:id="51"/>
    </w:p>
    <w:p w14:paraId="2E25D987" w14:textId="2C5E0CDA" w:rsidR="00513C09" w:rsidRDefault="00513C09" w:rsidP="00513C09">
      <w:pPr>
        <w:rPr>
          <w:lang w:val="sv-SE"/>
        </w:rPr>
      </w:pPr>
      <w:r>
        <w:rPr>
          <w:lang w:val="sv-SE"/>
        </w:rPr>
        <w:t>Silahkan jelaskan terkait apa yang di implementasi pada subsistem pertama, apa saja yang dilakukan dan apa saja yang diintegrasikan</w:t>
      </w:r>
    </w:p>
    <w:p w14:paraId="70883BCC" w14:textId="7BD3B7C7" w:rsidR="00513C09" w:rsidRPr="00605CE4" w:rsidRDefault="00605CE4" w:rsidP="00513C09">
      <w:pPr>
        <w:pStyle w:val="Heading3"/>
        <w:rPr>
          <w:b/>
          <w:bCs/>
          <w:i/>
          <w:iCs/>
          <w:lang w:val="sv-SE"/>
        </w:rPr>
      </w:pPr>
      <w:r w:rsidRPr="00605CE4">
        <w:rPr>
          <w:b/>
          <w:bCs/>
          <w:i/>
          <w:iCs/>
          <w:lang w:val="sv-SE"/>
        </w:rPr>
        <w:t>Feature Extraction</w:t>
      </w:r>
    </w:p>
    <w:p w14:paraId="6FEAFE8D" w14:textId="0166E82D" w:rsidR="00330522" w:rsidRDefault="00605CE4" w:rsidP="00605CE4">
      <w:pPr>
        <w:ind w:firstLine="576"/>
        <w:rPr>
          <w:lang w:val="sv-SE"/>
        </w:rPr>
      </w:pPr>
      <w:r w:rsidRPr="00605CE4">
        <w:rPr>
          <w:lang w:val="sv-SE"/>
        </w:rPr>
        <w:t xml:space="preserve">Feature Extraction adalah adalah proses untuk mengambil fitur atau karakteristik dari data yang dimasukkan (dapat berupa teks atau gambar). Fitur atau karakteristik yang diambil berupa sifat-sifat khusus dari data tersebut yang dapat membedakan antara data satu dengan data yang lainnya seperti tekstur, warna, bentuk, dan pola. Secara umum proses ekstraksi fitur pada CNN langsung dimulai dengan memuat model arsitektur yang digunakan. Hal ini disebabkan karena pada CNN itu ekstraksi fiturnya menjadi satu dengan metode klasifikasinya. Kemudian, dataset yang akan diuji dimuat di dalam model tersebut untuk diekstraksi fiturnya dengan model arsitektur yang digunakan. </w:t>
      </w:r>
      <w:r w:rsidR="00B00223">
        <w:rPr>
          <w:lang w:val="sv-SE"/>
        </w:rPr>
        <w:t xml:space="preserve">Pada penelitian ini, model klasifikasi yang dibuat akan dijalankan dengan dua metode ekstraksi fitur yaitu dengan berbasis arsitektur ResNet152 V2 dan MobileNet V1. Pengujian dengan kedua arsitektur ini bertujuan untuk menganalisis arsitektur mana yang dapat menghasilkan performa paling optimal untuk melakukan klasifikasi batik. Arsitektur ResNet152 V2 dan MobileNet V1 yang digunakan pada penelitian ini </w:t>
      </w:r>
      <w:r w:rsidRPr="00605CE4">
        <w:rPr>
          <w:lang w:val="sv-SE"/>
        </w:rPr>
        <w:t xml:space="preserve"> </w:t>
      </w:r>
      <w:r w:rsidR="00B00223">
        <w:rPr>
          <w:lang w:val="sv-SE"/>
        </w:rPr>
        <w:t>sama-sama sudah dilatih dengan menggunakan bobot imagenet</w:t>
      </w:r>
      <w:r w:rsidRPr="00605CE4">
        <w:rPr>
          <w:lang w:val="sv-SE"/>
        </w:rPr>
        <w:t>. Penggunaan bobot ImageNet ini dapat membantu dalam proses ekstraksi fitur dan dapat meningkatkan performa dari sistem klasifikasi BatiQu.</w:t>
      </w:r>
    </w:p>
    <w:p w14:paraId="6DEB3BDA" w14:textId="1D759494" w:rsidR="00B00223" w:rsidRDefault="00B00223" w:rsidP="00B00223">
      <w:pPr>
        <w:ind w:firstLine="576"/>
        <w:jc w:val="center"/>
        <w:rPr>
          <w:lang w:val="sv-SE"/>
        </w:rPr>
      </w:pPr>
      <w:r>
        <w:rPr>
          <w:noProof/>
          <w:lang w:val="sv-SE"/>
        </w:rPr>
        <w:lastRenderedPageBreak/>
        <w:drawing>
          <wp:inline distT="0" distB="0" distL="0" distR="0" wp14:anchorId="6F3F9E2F" wp14:editId="194F978C">
            <wp:extent cx="1097280" cy="4681855"/>
            <wp:effectExtent l="0" t="0" r="7620" b="4445"/>
            <wp:docPr id="1391719253" name="Picture 139171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280" cy="4681855"/>
                    </a:xfrm>
                    <a:prstGeom prst="rect">
                      <a:avLst/>
                    </a:prstGeom>
                    <a:noFill/>
                  </pic:spPr>
                </pic:pic>
              </a:graphicData>
            </a:graphic>
          </wp:inline>
        </w:drawing>
      </w:r>
    </w:p>
    <w:p w14:paraId="1CB27DD8" w14:textId="4B1950DA" w:rsidR="00B00223" w:rsidRDefault="00B00223" w:rsidP="00B00223">
      <w:pPr>
        <w:ind w:firstLine="576"/>
        <w:rPr>
          <w:lang w:val="sv-SE"/>
        </w:rPr>
      </w:pPr>
      <w:r w:rsidRPr="003355D6">
        <w:rPr>
          <w:lang w:val="sv-SE"/>
        </w:rPr>
        <w:t xml:space="preserve">Seperti yang terlihat pada </w:t>
      </w:r>
      <w:r w:rsidRPr="003355D6">
        <w:rPr>
          <w:i/>
          <w:iCs/>
          <w:lang w:val="sv-SE"/>
        </w:rPr>
        <w:t>flowchart</w:t>
      </w:r>
      <w:r w:rsidRPr="003355D6">
        <w:rPr>
          <w:lang w:val="sv-SE"/>
        </w:rPr>
        <w:t xml:space="preserve"> pada gambar, </w:t>
      </w:r>
      <w:r w:rsidRPr="003355D6">
        <w:rPr>
          <w:i/>
          <w:iCs/>
          <w:lang w:val="sv-SE"/>
        </w:rPr>
        <w:t>flowchart</w:t>
      </w:r>
      <w:r w:rsidRPr="003355D6">
        <w:rPr>
          <w:lang w:val="sv-SE"/>
        </w:rPr>
        <w:t xml:space="preserve"> tersebut menjelaskan tentang alur program dalam melakukan ekstraksi fitur dengan </w:t>
      </w:r>
      <w:r>
        <w:rPr>
          <w:lang w:val="sv-SE"/>
        </w:rPr>
        <w:t>arsitektur</w:t>
      </w:r>
      <w:r w:rsidRPr="003355D6">
        <w:rPr>
          <w:lang w:val="sv-SE"/>
        </w:rPr>
        <w:t xml:space="preserve"> </w:t>
      </w:r>
      <w:r>
        <w:rPr>
          <w:lang w:val="sv-SE"/>
        </w:rPr>
        <w:t>ResNet152</w:t>
      </w:r>
      <w:r w:rsidRPr="003355D6">
        <w:rPr>
          <w:lang w:val="sv-SE"/>
        </w:rPr>
        <w:t xml:space="preserve"> V2</w:t>
      </w:r>
      <w:r>
        <w:rPr>
          <w:lang w:val="sv-SE"/>
        </w:rPr>
        <w:t xml:space="preserve"> ataupun MobileNet V1</w:t>
      </w:r>
      <w:r w:rsidRPr="003355D6">
        <w:rPr>
          <w:lang w:val="sv-SE"/>
        </w:rPr>
        <w:t>.</w:t>
      </w:r>
      <w:r>
        <w:rPr>
          <w:lang w:val="sv-SE"/>
        </w:rPr>
        <w:t xml:space="preserve"> </w:t>
      </w:r>
    </w:p>
    <w:p w14:paraId="60299B0E" w14:textId="52C00668" w:rsidR="00330522" w:rsidRDefault="00330522" w:rsidP="00330522">
      <w:pPr>
        <w:pStyle w:val="Heading2"/>
        <w:rPr>
          <w:lang w:val="sv-SE"/>
        </w:rPr>
      </w:pPr>
      <w:bookmarkStart w:id="52" w:name="_Toc130977749"/>
      <w:r>
        <w:rPr>
          <w:lang w:val="sv-SE"/>
        </w:rPr>
        <w:t>Analisis Pengerjaan Implementasi Sistem</w:t>
      </w:r>
      <w:bookmarkEnd w:id="52"/>
    </w:p>
    <w:p w14:paraId="62C6FE36" w14:textId="28D0A01C" w:rsidR="00330522" w:rsidRDefault="00FE452C" w:rsidP="00330522">
      <w:pPr>
        <w:rPr>
          <w:lang w:val="sv-SE"/>
        </w:rPr>
      </w:pPr>
      <w:r>
        <w:rPr>
          <w:lang w:val="sv-SE"/>
        </w:rPr>
        <w:t xml:space="preserve">Jelaskan analisis terkait implementasi sistem yang sudah dilakukan, bagaimana </w:t>
      </w:r>
      <w:r w:rsidR="00677617">
        <w:rPr>
          <w:lang w:val="sv-SE"/>
        </w:rPr>
        <w:t xml:space="preserve">integrasi antar subsistem dilakukan, apakah sistem sudah bisa berjalan secara utuh atau belum, apa saja </w:t>
      </w:r>
      <w:r w:rsidR="0044289B">
        <w:rPr>
          <w:lang w:val="sv-SE"/>
        </w:rPr>
        <w:t>penyesuaian yang dilakukan pada masing-masing sub sistem.</w:t>
      </w:r>
    </w:p>
    <w:p w14:paraId="53C23121" w14:textId="77777777" w:rsidR="00B86DC9" w:rsidRDefault="00B86DC9" w:rsidP="00330522">
      <w:pPr>
        <w:rPr>
          <w:lang w:val="sv-SE"/>
        </w:rPr>
      </w:pPr>
    </w:p>
    <w:p w14:paraId="450ED2D3" w14:textId="31AE621B" w:rsidR="00B86DC9" w:rsidRDefault="00B86DC9" w:rsidP="00B86DC9">
      <w:pPr>
        <w:pStyle w:val="Heading2"/>
        <w:rPr>
          <w:lang w:val="sv-SE"/>
        </w:rPr>
      </w:pPr>
      <w:bookmarkStart w:id="53" w:name="_Toc130977750"/>
      <w:r>
        <w:rPr>
          <w:lang w:val="sv-SE"/>
        </w:rPr>
        <w:t xml:space="preserve">Hasil </w:t>
      </w:r>
      <w:r w:rsidR="008B72B9">
        <w:rPr>
          <w:lang w:val="sv-SE"/>
        </w:rPr>
        <w:t>Akhir Sistem</w:t>
      </w:r>
      <w:bookmarkEnd w:id="53"/>
    </w:p>
    <w:p w14:paraId="4CBA3AAC" w14:textId="243D3D02" w:rsidR="005B197E" w:rsidRDefault="005B197E" w:rsidP="005B197E">
      <w:pPr>
        <w:rPr>
          <w:lang w:val="sv-SE"/>
        </w:rPr>
      </w:pPr>
      <w:r>
        <w:rPr>
          <w:lang w:val="sv-SE"/>
        </w:rPr>
        <w:t>Jelaskan secara detail bagaimana hasil akhir sistem yang telah dibuat</w:t>
      </w:r>
    </w:p>
    <w:p w14:paraId="2C4473D4" w14:textId="77777777" w:rsidR="006B3AF8" w:rsidRDefault="006B3AF8" w:rsidP="005B197E">
      <w:pPr>
        <w:rPr>
          <w:lang w:val="sv-SE"/>
        </w:rPr>
      </w:pPr>
    </w:p>
    <w:p w14:paraId="2CED48BD" w14:textId="16C039C6" w:rsidR="006B3AF8" w:rsidRPr="005B197E" w:rsidRDefault="006B3AF8" w:rsidP="006B3AF8">
      <w:pPr>
        <w:pStyle w:val="Heading2"/>
        <w:rPr>
          <w:lang w:val="sv-SE"/>
        </w:rPr>
      </w:pPr>
      <w:bookmarkStart w:id="54" w:name="_Toc130977751"/>
      <w:r>
        <w:rPr>
          <w:lang w:val="sv-SE"/>
        </w:rPr>
        <w:lastRenderedPageBreak/>
        <w:t>Kesimpulan dan Ringkasan CD-4</w:t>
      </w:r>
      <w:bookmarkEnd w:id="54"/>
    </w:p>
    <w:p w14:paraId="2CE1802D" w14:textId="77777777" w:rsidR="00B6650F" w:rsidRPr="0003227D" w:rsidRDefault="00B6650F" w:rsidP="00B6650F">
      <w:pPr>
        <w:rPr>
          <w:rFonts w:cs="Times New Roman"/>
          <w:szCs w:val="24"/>
          <w:lang w:val="sv-SE"/>
        </w:rPr>
      </w:pPr>
      <w:r w:rsidRPr="0003227D">
        <w:rPr>
          <w:rFonts w:cs="Times New Roman"/>
          <w:szCs w:val="24"/>
          <w:lang w:val="sv-SE"/>
        </w:rPr>
        <w:t>Implementasi dari Machine Learning dimulai dengan pengumpulan data. Data yang dikumpulkan adalah gambar batik dengan jumlah 660 gambar yang dikelompokkan dalam 6 kelas yaitu batik kawung, batik ceplok, batik tambal, batik megamendung, batik parang dan batik nitik. Data batik yang telah dikumpulkan terbagi lagi menjadi 3 data bagian yaitu data training, testing dan juga data validasi. Selanjutnya terdapat proses pre-processing yang menjadi awal dari pengolahan data gambar pada Convolutional Neural Network (CNN). Proses selanjutnya adalah augmentasi data yang bertujuan untuk memodifikasi dan menciptakan variasi sample data baru. Dari proses augmentasi, data batik yang asli berjumlah 660 menjadi 3300 citra yang terbagi pada 3 data bagian.</w:t>
      </w:r>
    </w:p>
    <w:p w14:paraId="61FF1497" w14:textId="77777777" w:rsidR="00B6650F" w:rsidRPr="0003227D" w:rsidRDefault="00B6650F" w:rsidP="00B6650F">
      <w:pPr>
        <w:rPr>
          <w:rFonts w:cs="Times New Roman"/>
          <w:szCs w:val="24"/>
          <w:lang w:val="sv-SE"/>
        </w:rPr>
      </w:pPr>
      <w:proofErr w:type="spellStart"/>
      <w:r>
        <w:rPr>
          <w:rFonts w:cs="Times New Roman"/>
          <w:szCs w:val="24"/>
        </w:rPr>
        <w:t>Implementasi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Machine Learning </w:t>
      </w:r>
      <w:proofErr w:type="spellStart"/>
      <w:r>
        <w:rPr>
          <w:rFonts w:cs="Times New Roman"/>
          <w:szCs w:val="24"/>
        </w:rPr>
        <w:t>dilanjut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proses Feature Extraction. </w:t>
      </w:r>
      <w:r w:rsidRPr="0003227D">
        <w:rPr>
          <w:rFonts w:cs="Times New Roman"/>
          <w:szCs w:val="24"/>
          <w:lang w:val="sv-SE"/>
        </w:rPr>
        <w:t xml:space="preserve">Proses ini menggunakan arsitektur MobileNet dan ResNet152 V2 sebagai perbandingan untuk dimasukkan pada Mobile Application. </w:t>
      </w:r>
    </w:p>
    <w:p w14:paraId="11C5C152" w14:textId="77777777" w:rsidR="00B6650F" w:rsidRPr="0003227D" w:rsidRDefault="00B6650F" w:rsidP="00B6650F">
      <w:pPr>
        <w:rPr>
          <w:rFonts w:cs="Times New Roman"/>
          <w:szCs w:val="24"/>
          <w:lang w:val="sv-SE"/>
        </w:rPr>
      </w:pPr>
      <w:r w:rsidRPr="0003227D">
        <w:rPr>
          <w:rFonts w:cs="Times New Roman"/>
          <w:szCs w:val="24"/>
          <w:lang w:val="sv-SE"/>
        </w:rPr>
        <w:t xml:space="preserve">Implementasi terakhir dari Machine Learning yaitu proses klasifikasi. Dalam proses ini menggunakan arsitektur ResNet152 V2 yang memiliki beberapa hyperparameter dan juga parameter yang akan digunakan seperti </w:t>
      </w:r>
      <w:r w:rsidRPr="0003227D">
        <w:rPr>
          <w:rFonts w:cs="Times New Roman"/>
          <w:i/>
          <w:iCs/>
          <w:szCs w:val="24"/>
          <w:lang w:val="sv-SE"/>
        </w:rPr>
        <w:t>Optimizer</w:t>
      </w:r>
      <w:r w:rsidRPr="0003227D">
        <w:rPr>
          <w:rFonts w:cs="Times New Roman"/>
          <w:szCs w:val="24"/>
          <w:lang w:val="sv-SE"/>
        </w:rPr>
        <w:t>,</w:t>
      </w:r>
      <w:r w:rsidRPr="0003227D">
        <w:rPr>
          <w:rFonts w:cs="Times New Roman"/>
          <w:i/>
          <w:iCs/>
          <w:szCs w:val="24"/>
          <w:lang w:val="sv-SE"/>
        </w:rPr>
        <w:t xml:space="preserve"> Learning Rate</w:t>
      </w:r>
      <w:r w:rsidRPr="0003227D">
        <w:rPr>
          <w:rFonts w:cs="Times New Roman"/>
          <w:szCs w:val="24"/>
          <w:lang w:val="sv-SE"/>
        </w:rPr>
        <w:t>,</w:t>
      </w:r>
      <w:r w:rsidRPr="0003227D">
        <w:rPr>
          <w:rFonts w:cs="Times New Roman"/>
          <w:i/>
          <w:iCs/>
          <w:szCs w:val="24"/>
          <w:lang w:val="sv-SE"/>
        </w:rPr>
        <w:t xml:space="preserve"> Callbacks</w:t>
      </w:r>
      <w:r w:rsidRPr="0003227D">
        <w:rPr>
          <w:rFonts w:cs="Times New Roman"/>
          <w:szCs w:val="24"/>
          <w:lang w:val="sv-SE"/>
        </w:rPr>
        <w:t>,</w:t>
      </w:r>
      <w:r w:rsidRPr="0003227D">
        <w:rPr>
          <w:rFonts w:cs="Times New Roman"/>
          <w:i/>
          <w:iCs/>
          <w:szCs w:val="24"/>
          <w:lang w:val="sv-SE"/>
        </w:rPr>
        <w:t xml:space="preserve"> Batch Size</w:t>
      </w:r>
      <w:r w:rsidRPr="0003227D">
        <w:rPr>
          <w:rFonts w:cs="Times New Roman"/>
          <w:szCs w:val="24"/>
          <w:lang w:val="sv-SE"/>
        </w:rPr>
        <w:t xml:space="preserve">, </w:t>
      </w:r>
      <w:r w:rsidRPr="0003227D">
        <w:rPr>
          <w:rFonts w:cs="Times New Roman"/>
          <w:i/>
          <w:iCs/>
          <w:szCs w:val="24"/>
          <w:lang w:val="sv-SE"/>
        </w:rPr>
        <w:t>Epochs</w:t>
      </w:r>
      <w:r w:rsidRPr="0003227D">
        <w:rPr>
          <w:rFonts w:cs="Times New Roman"/>
          <w:szCs w:val="24"/>
          <w:lang w:val="sv-SE"/>
        </w:rPr>
        <w:t>.</w:t>
      </w:r>
    </w:p>
    <w:p w14:paraId="6A961FCF" w14:textId="77777777" w:rsidR="00B6650F" w:rsidRPr="0003227D" w:rsidRDefault="00B6650F" w:rsidP="00B6650F">
      <w:pPr>
        <w:rPr>
          <w:rFonts w:cs="Times New Roman"/>
          <w:szCs w:val="24"/>
          <w:lang w:val="sv-SE"/>
        </w:rPr>
      </w:pPr>
      <w:r w:rsidRPr="0003227D">
        <w:rPr>
          <w:rFonts w:cs="Times New Roman"/>
          <w:szCs w:val="24"/>
          <w:lang w:val="sv-SE"/>
        </w:rPr>
        <w:t xml:space="preserve">Implementasi dari Mobile Application BatiQu terdapat dua bagian yaitu Fitur Utama dan Fitur Tambahan. Fitur Utama dari Mobile Application BatiQu adalah kamera dan galeri diikuti dengan halaman informasi jenis batik. Proses klasifikasi dari gambar batik yang telah diambil dimulai dari pre-processing, ekstraksi fitur, klasifikasi dan dilanjut dengan hasil halaman informasi jenis batik. </w:t>
      </w:r>
      <w:r w:rsidRPr="00EB4909">
        <w:rPr>
          <w:rFonts w:cs="Times New Roman"/>
          <w:szCs w:val="24"/>
        </w:rPr>
        <w:t xml:space="preserve">Fitur </w:t>
      </w:r>
      <w:proofErr w:type="spellStart"/>
      <w:r w:rsidRPr="00EB4909">
        <w:rPr>
          <w:rFonts w:cs="Times New Roman"/>
          <w:szCs w:val="24"/>
        </w:rPr>
        <w:t>Tambahan</w:t>
      </w:r>
      <w:proofErr w:type="spellEnd"/>
      <w:r w:rsidRPr="00EB4909">
        <w:rPr>
          <w:rFonts w:cs="Times New Roman"/>
          <w:szCs w:val="24"/>
        </w:rPr>
        <w:t xml:space="preserve"> </w:t>
      </w:r>
      <w:proofErr w:type="spellStart"/>
      <w:r w:rsidRPr="00EB4909">
        <w:rPr>
          <w:rFonts w:cs="Times New Roman"/>
          <w:szCs w:val="24"/>
        </w:rPr>
        <w:t>dari</w:t>
      </w:r>
      <w:proofErr w:type="spellEnd"/>
      <w:r w:rsidRPr="00EB4909">
        <w:rPr>
          <w:rFonts w:cs="Times New Roman"/>
          <w:szCs w:val="24"/>
        </w:rPr>
        <w:t xml:space="preserve"> Mobile Application </w:t>
      </w:r>
      <w:proofErr w:type="spellStart"/>
      <w:r w:rsidRPr="00EB4909">
        <w:rPr>
          <w:rFonts w:cs="Times New Roman"/>
          <w:szCs w:val="24"/>
        </w:rPr>
        <w:t>adalah</w:t>
      </w:r>
      <w:proofErr w:type="spellEnd"/>
      <w:r w:rsidRPr="00EB4909">
        <w:rPr>
          <w:rFonts w:cs="Times New Roman"/>
          <w:szCs w:val="24"/>
        </w:rPr>
        <w:t xml:space="preserve"> </w:t>
      </w:r>
      <w:proofErr w:type="spellStart"/>
      <w:r w:rsidRPr="00EB4909">
        <w:rPr>
          <w:rFonts w:cs="Times New Roman"/>
          <w:szCs w:val="24"/>
        </w:rPr>
        <w:t>halaman</w:t>
      </w:r>
      <w:proofErr w:type="spellEnd"/>
      <w:r w:rsidRPr="00EB4909">
        <w:rPr>
          <w:rFonts w:cs="Times New Roman"/>
          <w:szCs w:val="24"/>
        </w:rPr>
        <w:t xml:space="preserve"> </w:t>
      </w:r>
      <w:proofErr w:type="spellStart"/>
      <w:r w:rsidRPr="00EB4909">
        <w:rPr>
          <w:rFonts w:cs="Times New Roman"/>
          <w:szCs w:val="24"/>
        </w:rPr>
        <w:t>antarmuka</w:t>
      </w:r>
      <w:proofErr w:type="spellEnd"/>
      <w:r w:rsidRPr="00EB4909">
        <w:rPr>
          <w:rFonts w:cs="Times New Roman"/>
          <w:szCs w:val="24"/>
        </w:rPr>
        <w:t xml:space="preserve"> About Us. </w:t>
      </w:r>
      <w:r w:rsidRPr="0003227D">
        <w:rPr>
          <w:rFonts w:cs="Times New Roman"/>
          <w:szCs w:val="24"/>
          <w:lang w:val="sv-SE"/>
        </w:rPr>
        <w:t xml:space="preserve">Pengujian dari aplikasi BatiQu dilihat dari pengambilan gambar, dilanjut dengan proses klasifikasi sampai beralih ke halaman informasi jenis batik. </w:t>
      </w:r>
    </w:p>
    <w:p w14:paraId="1C4F2ACF" w14:textId="77777777" w:rsidR="00B6650F" w:rsidRPr="004021F7" w:rsidRDefault="00B6650F" w:rsidP="00B6650F">
      <w:pPr>
        <w:rPr>
          <w:rFonts w:cs="Times New Roman"/>
          <w:szCs w:val="24"/>
        </w:rPr>
      </w:pPr>
      <w:r w:rsidRPr="0003227D">
        <w:rPr>
          <w:rFonts w:cs="Times New Roman"/>
          <w:szCs w:val="24"/>
          <w:lang w:val="sv-SE"/>
        </w:rPr>
        <w:t xml:space="preserve">Implementasi terakhir terdapat BatiQu Box yang terdiri dari tiga bagian utama dalam pembuatan nya. Bagian atas BatiQu Box terdiri dari lubang kamera dan rangkaian LED sebagai penerangan utama. Selanjutnya bagian tengah BatiQu Box yang berfungsi sebagai jarak antara kamera dan kain batik. Bagian terakhir dari BatiQu Box yaitu penutup yang berfungsi sebagai penghalang cahaya luar agar tidak merubah hasil pengambilan gambar. </w:t>
      </w:r>
      <w:proofErr w:type="spellStart"/>
      <w:r w:rsidRPr="00EB4909">
        <w:rPr>
          <w:rFonts w:cs="Times New Roman"/>
          <w:szCs w:val="24"/>
        </w:rPr>
        <w:t>Pengujian</w:t>
      </w:r>
      <w:proofErr w:type="spellEnd"/>
      <w:r w:rsidRPr="00EB4909">
        <w:rPr>
          <w:rFonts w:cs="Times New Roman"/>
          <w:szCs w:val="24"/>
        </w:rPr>
        <w:t xml:space="preserve"> </w:t>
      </w:r>
      <w:proofErr w:type="spellStart"/>
      <w:r w:rsidRPr="00EB4909">
        <w:rPr>
          <w:rFonts w:cs="Times New Roman"/>
          <w:szCs w:val="24"/>
        </w:rPr>
        <w:t>dari</w:t>
      </w:r>
      <w:proofErr w:type="spellEnd"/>
      <w:r w:rsidRPr="00EB4909">
        <w:rPr>
          <w:rFonts w:cs="Times New Roman"/>
          <w:szCs w:val="24"/>
        </w:rPr>
        <w:t xml:space="preserve"> </w:t>
      </w:r>
      <w:proofErr w:type="spellStart"/>
      <w:r w:rsidRPr="00EB4909">
        <w:rPr>
          <w:rFonts w:cs="Times New Roman"/>
          <w:szCs w:val="24"/>
        </w:rPr>
        <w:t>BatiQu</w:t>
      </w:r>
      <w:proofErr w:type="spellEnd"/>
      <w:r w:rsidRPr="00EB4909">
        <w:rPr>
          <w:rFonts w:cs="Times New Roman"/>
          <w:szCs w:val="24"/>
        </w:rPr>
        <w:t xml:space="preserve"> Box </w:t>
      </w:r>
      <w:proofErr w:type="spellStart"/>
      <w:r w:rsidRPr="00EB4909">
        <w:rPr>
          <w:rFonts w:cs="Times New Roman"/>
          <w:szCs w:val="24"/>
        </w:rPr>
        <w:t>dilakukan</w:t>
      </w:r>
      <w:proofErr w:type="spellEnd"/>
      <w:r w:rsidRPr="00EB4909">
        <w:rPr>
          <w:rFonts w:cs="Times New Roman"/>
          <w:szCs w:val="24"/>
        </w:rPr>
        <w:t xml:space="preserve"> </w:t>
      </w:r>
      <w:proofErr w:type="spellStart"/>
      <w:r w:rsidRPr="00EB4909">
        <w:rPr>
          <w:rFonts w:cs="Times New Roman"/>
          <w:szCs w:val="24"/>
        </w:rPr>
        <w:t>bersamaan</w:t>
      </w:r>
      <w:proofErr w:type="spellEnd"/>
      <w:r w:rsidRPr="00EB4909">
        <w:rPr>
          <w:rFonts w:cs="Times New Roman"/>
          <w:szCs w:val="24"/>
        </w:rPr>
        <w:t xml:space="preserve"> </w:t>
      </w:r>
      <w:proofErr w:type="spellStart"/>
      <w:r w:rsidRPr="00EB4909">
        <w:rPr>
          <w:rFonts w:cs="Times New Roman"/>
          <w:szCs w:val="24"/>
        </w:rPr>
        <w:t>dengan</w:t>
      </w:r>
      <w:proofErr w:type="spellEnd"/>
      <w:r w:rsidRPr="00EB4909">
        <w:rPr>
          <w:rFonts w:cs="Times New Roman"/>
          <w:szCs w:val="24"/>
        </w:rPr>
        <w:t xml:space="preserve"> </w:t>
      </w:r>
      <w:proofErr w:type="spellStart"/>
      <w:r w:rsidRPr="00EB4909">
        <w:rPr>
          <w:rFonts w:cs="Times New Roman"/>
          <w:szCs w:val="24"/>
        </w:rPr>
        <w:t>aplikasi</w:t>
      </w:r>
      <w:proofErr w:type="spellEnd"/>
      <w:r w:rsidRPr="00EB4909">
        <w:rPr>
          <w:rFonts w:cs="Times New Roman"/>
          <w:szCs w:val="24"/>
        </w:rPr>
        <w:t xml:space="preserve"> </w:t>
      </w:r>
      <w:proofErr w:type="spellStart"/>
      <w:r w:rsidRPr="00EB4909">
        <w:rPr>
          <w:rFonts w:cs="Times New Roman"/>
          <w:szCs w:val="24"/>
        </w:rPr>
        <w:t>BatiQu</w:t>
      </w:r>
      <w:proofErr w:type="spellEnd"/>
      <w:r w:rsidRPr="00EB4909">
        <w:rPr>
          <w:rFonts w:cs="Times New Roman"/>
          <w:szCs w:val="24"/>
        </w:rPr>
        <w:t>.</w:t>
      </w:r>
    </w:p>
    <w:p w14:paraId="18AFD740" w14:textId="77777777" w:rsidR="00B6650F" w:rsidRPr="00B6650F" w:rsidRDefault="00B6650F" w:rsidP="00B6650F">
      <w:pPr>
        <w:rPr>
          <w:lang w:val="sv-SE"/>
        </w:rPr>
      </w:pPr>
    </w:p>
    <w:p w14:paraId="1A55C352" w14:textId="77777777" w:rsidR="00513C09" w:rsidRDefault="00513C09" w:rsidP="00513C09">
      <w:pPr>
        <w:rPr>
          <w:lang w:val="sv-SE"/>
        </w:rPr>
      </w:pPr>
    </w:p>
    <w:p w14:paraId="7ED52865" w14:textId="527B9FE1" w:rsidR="00B32961" w:rsidRDefault="00B32961">
      <w:pPr>
        <w:spacing w:after="160" w:line="259" w:lineRule="auto"/>
        <w:ind w:firstLine="0"/>
        <w:jc w:val="left"/>
        <w:rPr>
          <w:lang w:val="sv-SE"/>
        </w:rPr>
      </w:pPr>
      <w:r>
        <w:rPr>
          <w:lang w:val="sv-SE"/>
        </w:rPr>
        <w:lastRenderedPageBreak/>
        <w:br w:type="page"/>
      </w:r>
    </w:p>
    <w:p w14:paraId="6BB157DF" w14:textId="197F4C60" w:rsidR="00B32961" w:rsidRDefault="002A450A" w:rsidP="002A450A">
      <w:pPr>
        <w:pStyle w:val="Heading1"/>
        <w:ind w:left="0" w:firstLine="270"/>
        <w:rPr>
          <w:lang w:val="sv-SE"/>
        </w:rPr>
      </w:pPr>
      <w:r>
        <w:rPr>
          <w:lang w:val="sv-SE"/>
        </w:rPr>
        <w:lastRenderedPageBreak/>
        <w:br/>
      </w:r>
      <w:bookmarkStart w:id="55" w:name="_Toc130977752"/>
      <w:r>
        <w:rPr>
          <w:lang w:val="sv-SE"/>
        </w:rPr>
        <w:t>PENGUJIAN SISTEM</w:t>
      </w:r>
      <w:bookmarkEnd w:id="55"/>
    </w:p>
    <w:p w14:paraId="6164F3D6" w14:textId="638F252F" w:rsidR="002A450A" w:rsidRDefault="00CE5726" w:rsidP="00CE5726">
      <w:pPr>
        <w:pStyle w:val="Heading2"/>
        <w:rPr>
          <w:lang w:val="sv-SE"/>
        </w:rPr>
      </w:pPr>
      <w:bookmarkStart w:id="56" w:name="_Toc130977753"/>
      <w:r>
        <w:rPr>
          <w:lang w:val="sv-SE"/>
        </w:rPr>
        <w:t>Skema Pengujian Sistem</w:t>
      </w:r>
      <w:bookmarkEnd w:id="56"/>
    </w:p>
    <w:p w14:paraId="5D4F5D24" w14:textId="7BDDE81F" w:rsidR="00CE5726" w:rsidRDefault="00CE5726" w:rsidP="00CE5726">
      <w:pPr>
        <w:rPr>
          <w:lang w:val="sv-SE"/>
        </w:rPr>
      </w:pPr>
      <w:r>
        <w:rPr>
          <w:lang w:val="sv-SE"/>
        </w:rPr>
        <w:t xml:space="preserve">Ceritakan bagaimana </w:t>
      </w:r>
      <w:r w:rsidR="006B42E4">
        <w:rPr>
          <w:lang w:val="sv-SE"/>
        </w:rPr>
        <w:t xml:space="preserve">cara </w:t>
      </w:r>
      <w:r>
        <w:rPr>
          <w:lang w:val="sv-SE"/>
        </w:rPr>
        <w:t xml:space="preserve">sistem akan diuji, dilingkungan seperti apa, </w:t>
      </w:r>
      <w:r w:rsidR="00CF19A9">
        <w:rPr>
          <w:lang w:val="sv-SE"/>
        </w:rPr>
        <w:t>dengan keadaan yang seperti apa.</w:t>
      </w:r>
    </w:p>
    <w:p w14:paraId="7777E9F8" w14:textId="760696B9" w:rsidR="00B65D22" w:rsidRDefault="00B65D22" w:rsidP="00E57845">
      <w:pPr>
        <w:pStyle w:val="Heading3"/>
        <w:numPr>
          <w:ilvl w:val="0"/>
          <w:numId w:val="0"/>
        </w:numPr>
        <w:ind w:left="720" w:hanging="720"/>
        <w:rPr>
          <w:lang w:val="sv-SE"/>
        </w:rPr>
      </w:pPr>
      <w:r>
        <w:rPr>
          <w:lang w:val="sv-SE"/>
        </w:rPr>
        <w:t>Pengujian</w:t>
      </w:r>
      <w:r w:rsidR="001E36C7">
        <w:rPr>
          <w:lang w:val="sv-SE"/>
        </w:rPr>
        <w:t xml:space="preserve"> Keseluruhan Fitur </w:t>
      </w:r>
      <w:r w:rsidR="008B6936">
        <w:rPr>
          <w:lang w:val="sv-SE"/>
        </w:rPr>
        <w:t>Mobile Application</w:t>
      </w:r>
    </w:p>
    <w:p w14:paraId="7C753A8D" w14:textId="60941F61" w:rsidR="00AC562A" w:rsidRPr="00AC562A" w:rsidRDefault="003D3D1F" w:rsidP="00AC562A">
      <w:pPr>
        <w:rPr>
          <w:lang w:val="sv-SE"/>
        </w:rPr>
      </w:pPr>
      <w:r w:rsidRPr="003D3D1F">
        <w:rPr>
          <w:lang w:val="sv-SE"/>
        </w:rPr>
        <w:t>Pengujian ini dilakukan untuk melihat fungsionalitas dari sebuah aplikasi. Metode pengujian yang digunakan adalah SUS (System Usability Scale). SUS (System Usability Scale) adalah sebuah alat uji yang dikembangkan oleh John Broke. Konsep dari alat uji ini adalah menggunakan sepuluh pertanyaan global tentang ketergunaan dari aplikasi. Setiap pertanyaan terdapat 5 skala penilaian yaitu “Sangat Tidak Setuju”, “Tidak Setuju”, “Ragu-ragu”, “Setuju”, dan “Sangat Setuju”. [file:///C:/Users/hp/Downloads/12.+Arine+Lupita+Dyayu,+Beny,+Herti+Yani+(395-404).pdf]. Penilaian ini membuatuhkan jawaban dari responden untuk menilai performa dari aplikasi. Skor yang baik pada pengujian ini berada diatas 68.</w:t>
      </w:r>
    </w:p>
    <w:p w14:paraId="09605154" w14:textId="77777777" w:rsidR="006C6EC7" w:rsidRDefault="006C6EC7" w:rsidP="00CE5726">
      <w:pPr>
        <w:rPr>
          <w:lang w:val="sv-SE"/>
        </w:rPr>
      </w:pPr>
    </w:p>
    <w:p w14:paraId="2215C3B4" w14:textId="77777777" w:rsidR="00CF19A9" w:rsidRDefault="00CF19A9" w:rsidP="00CE5726">
      <w:pPr>
        <w:rPr>
          <w:lang w:val="sv-SE"/>
        </w:rPr>
      </w:pPr>
    </w:p>
    <w:p w14:paraId="30F561BD" w14:textId="3CAE1E39" w:rsidR="00CF19A9" w:rsidRDefault="00CF19A9" w:rsidP="00CF19A9">
      <w:pPr>
        <w:pStyle w:val="Heading2"/>
        <w:rPr>
          <w:lang w:val="sv-SE"/>
        </w:rPr>
      </w:pPr>
      <w:bookmarkStart w:id="57" w:name="_Toc130977754"/>
      <w:r>
        <w:rPr>
          <w:lang w:val="sv-SE"/>
        </w:rPr>
        <w:t xml:space="preserve">Proses </w:t>
      </w:r>
      <w:r w:rsidR="006B42E4">
        <w:rPr>
          <w:lang w:val="sv-SE"/>
        </w:rPr>
        <w:t>Pengujian</w:t>
      </w:r>
      <w:bookmarkEnd w:id="57"/>
    </w:p>
    <w:p w14:paraId="2F41E990" w14:textId="22C3759A" w:rsidR="006B42E4" w:rsidRDefault="006B42E4" w:rsidP="006B42E4">
      <w:pPr>
        <w:rPr>
          <w:lang w:val="sv-SE"/>
        </w:rPr>
      </w:pPr>
      <w:r>
        <w:rPr>
          <w:lang w:val="sv-SE"/>
        </w:rPr>
        <w:t>Pengujian sistem dilakukan secara keseluruhan sesuai dengan spesifikasi yang dicantumkan di CD2</w:t>
      </w:r>
    </w:p>
    <w:p w14:paraId="16AFB55E" w14:textId="5D9FEC95" w:rsidR="00127537" w:rsidRDefault="00127537" w:rsidP="00127537">
      <w:pPr>
        <w:pStyle w:val="Heading3"/>
        <w:rPr>
          <w:lang w:val="sv-SE"/>
        </w:rPr>
      </w:pPr>
      <w:bookmarkStart w:id="58" w:name="_Toc130977755"/>
      <w:r>
        <w:rPr>
          <w:lang w:val="sv-SE"/>
        </w:rPr>
        <w:t xml:space="preserve">Proses Pengujian </w:t>
      </w:r>
      <w:bookmarkEnd w:id="58"/>
    </w:p>
    <w:p w14:paraId="6813BD24" w14:textId="06E18843" w:rsidR="00127537" w:rsidRDefault="00127537" w:rsidP="00127537">
      <w:pPr>
        <w:rPr>
          <w:lang w:val="sv-SE"/>
        </w:rPr>
      </w:pPr>
      <w:r>
        <w:rPr>
          <w:lang w:val="sv-SE"/>
        </w:rPr>
        <w:t xml:space="preserve">Jelaskan </w:t>
      </w:r>
      <w:r w:rsidR="002E47A7">
        <w:rPr>
          <w:lang w:val="sv-SE"/>
        </w:rPr>
        <w:t xml:space="preserve">langkah-langkah dan </w:t>
      </w:r>
      <w:r>
        <w:rPr>
          <w:lang w:val="sv-SE"/>
        </w:rPr>
        <w:t>hasil proses pengujian pertama</w:t>
      </w:r>
    </w:p>
    <w:p w14:paraId="7C954CAE" w14:textId="6AC408B7" w:rsidR="00127537" w:rsidRPr="00536A64" w:rsidRDefault="00127537" w:rsidP="00127537">
      <w:pPr>
        <w:pStyle w:val="Heading3"/>
        <w:rPr>
          <w:b/>
          <w:lang w:val="sv-SE"/>
        </w:rPr>
      </w:pPr>
      <w:bookmarkStart w:id="59" w:name="_Toc130977756"/>
      <w:r w:rsidRPr="00536A64">
        <w:rPr>
          <w:b/>
          <w:lang w:val="sv-SE"/>
        </w:rPr>
        <w:t xml:space="preserve">Proses Pengujian </w:t>
      </w:r>
      <w:bookmarkEnd w:id="59"/>
      <w:r w:rsidR="004130C2" w:rsidRPr="00536A64">
        <w:rPr>
          <w:b/>
          <w:bCs/>
          <w:i/>
          <w:iCs/>
          <w:lang w:val="sv-SE"/>
        </w:rPr>
        <w:t>Feature Extraction</w:t>
      </w:r>
    </w:p>
    <w:p w14:paraId="756BF2C9" w14:textId="39CE076D" w:rsidR="00536A64" w:rsidRPr="00536A64" w:rsidRDefault="00536A64" w:rsidP="00536A64">
      <w:pPr>
        <w:ind w:firstLine="720"/>
        <w:rPr>
          <w:lang w:val="en-US"/>
        </w:rPr>
      </w:pPr>
      <w:r w:rsidRPr="00991886">
        <w:rPr>
          <w:i/>
          <w:lang w:val="sv-SE"/>
        </w:rPr>
        <w:t xml:space="preserve">Feature extraction </w:t>
      </w:r>
      <w:r w:rsidRPr="00991886">
        <w:rPr>
          <w:lang w:val="sv-SE"/>
        </w:rPr>
        <w:t xml:space="preserve">memiliki beberapa parameter yang bisa diuji dan dibandingkan untuk mengetahui parameter mana yang dapat menghasilkan performa yang paling optimal. </w:t>
      </w:r>
      <w:r w:rsidRPr="006F54A9">
        <w:rPr>
          <w:lang w:val="en-US"/>
        </w:rPr>
        <w:t xml:space="preserve">Parameter </w:t>
      </w:r>
      <w:proofErr w:type="spellStart"/>
      <w:r w:rsidRPr="006F54A9">
        <w:rPr>
          <w:lang w:val="en-US"/>
        </w:rPr>
        <w:t>dari</w:t>
      </w:r>
      <w:proofErr w:type="spellEnd"/>
      <w:r w:rsidRPr="006F54A9">
        <w:rPr>
          <w:lang w:val="en-US"/>
        </w:rPr>
        <w:t xml:space="preserve"> </w:t>
      </w:r>
      <w:r w:rsidRPr="006F54A9">
        <w:rPr>
          <w:i/>
          <w:iCs/>
          <w:lang w:val="en-US"/>
        </w:rPr>
        <w:t xml:space="preserve">feature extraction </w:t>
      </w:r>
      <w:r w:rsidRPr="006F54A9">
        <w:rPr>
          <w:lang w:val="en-US"/>
        </w:rPr>
        <w:t xml:space="preserve">tersebut di </w:t>
      </w:r>
      <w:proofErr w:type="spellStart"/>
      <w:r w:rsidRPr="006F54A9">
        <w:rPr>
          <w:lang w:val="en-US"/>
        </w:rPr>
        <w:t>antaranya</w:t>
      </w:r>
      <w:proofErr w:type="spellEnd"/>
      <w:r w:rsidRPr="006F54A9">
        <w:rPr>
          <w:lang w:val="en-US"/>
        </w:rPr>
        <w:t xml:space="preserve"> </w:t>
      </w:r>
      <w:r w:rsidRPr="006F54A9">
        <w:rPr>
          <w:i/>
          <w:iCs/>
          <w:lang w:val="en-US"/>
        </w:rPr>
        <w:t>weight</w:t>
      </w:r>
      <w:r w:rsidRPr="006F54A9">
        <w:rPr>
          <w:lang w:val="en-US"/>
        </w:rPr>
        <w:t>, ‘</w:t>
      </w:r>
      <w:proofErr w:type="spellStart"/>
      <w:r w:rsidRPr="006F54A9">
        <w:rPr>
          <w:lang w:val="en-US"/>
        </w:rPr>
        <w:t>include_top</w:t>
      </w:r>
      <w:proofErr w:type="spellEnd"/>
      <w:r w:rsidRPr="006F54A9">
        <w:rPr>
          <w:lang w:val="en-US"/>
        </w:rPr>
        <w:t>’, ‘</w:t>
      </w:r>
      <w:proofErr w:type="spellStart"/>
      <w:r w:rsidRPr="006F54A9">
        <w:rPr>
          <w:lang w:val="en-US"/>
        </w:rPr>
        <w:t>input_shape</w:t>
      </w:r>
      <w:proofErr w:type="spellEnd"/>
      <w:r w:rsidRPr="006F54A9">
        <w:rPr>
          <w:lang w:val="en-US"/>
        </w:rPr>
        <w:t xml:space="preserve">’, dan </w:t>
      </w:r>
      <w:r w:rsidRPr="006F54A9">
        <w:rPr>
          <w:i/>
          <w:iCs/>
          <w:lang w:val="en-US"/>
        </w:rPr>
        <w:t>pooling layer.</w:t>
      </w:r>
      <w:r w:rsidR="004D201F">
        <w:rPr>
          <w:i/>
          <w:iCs/>
          <w:lang w:val="en-US"/>
        </w:rPr>
        <w:t xml:space="preserve"> </w:t>
      </w:r>
    </w:p>
    <w:p w14:paraId="4FA91E3A" w14:textId="6F31AFF0" w:rsidR="00536A64" w:rsidRPr="00536A64" w:rsidRDefault="00536A64" w:rsidP="002F3A9C">
      <w:pPr>
        <w:pStyle w:val="ListParagraph"/>
        <w:numPr>
          <w:ilvl w:val="0"/>
          <w:numId w:val="51"/>
        </w:numPr>
      </w:pPr>
      <w:r w:rsidRPr="00536A64">
        <w:rPr>
          <w:lang w:val="en-US"/>
        </w:rPr>
        <w:t>Parameter ‘</w:t>
      </w:r>
      <w:proofErr w:type="spellStart"/>
      <w:r w:rsidRPr="00536A64">
        <w:rPr>
          <w:lang w:val="en-US"/>
        </w:rPr>
        <w:t>include_top</w:t>
      </w:r>
      <w:proofErr w:type="spellEnd"/>
      <w:r w:rsidRPr="00536A64">
        <w:rPr>
          <w:lang w:val="en-US"/>
        </w:rPr>
        <w:t>’</w:t>
      </w:r>
      <w:r w:rsidRPr="00536A64">
        <w:t> </w:t>
      </w:r>
    </w:p>
    <w:p w14:paraId="25F96F6A" w14:textId="77777777" w:rsidR="00536A64" w:rsidRPr="00536A64" w:rsidRDefault="00536A64" w:rsidP="00536A64">
      <w:pPr>
        <w:ind w:firstLine="720"/>
      </w:pPr>
      <w:r w:rsidRPr="00536A64">
        <w:rPr>
          <w:lang w:val="en-US"/>
        </w:rPr>
        <w:t>‘</w:t>
      </w:r>
      <w:proofErr w:type="spellStart"/>
      <w:r w:rsidRPr="00536A64">
        <w:rPr>
          <w:lang w:val="en-US"/>
        </w:rPr>
        <w:t>include_top</w:t>
      </w:r>
      <w:proofErr w:type="spellEnd"/>
      <w:r w:rsidRPr="00536A64">
        <w:rPr>
          <w:lang w:val="en-US"/>
        </w:rPr>
        <w:t xml:space="preserve">’ merupakan parameter yang </w:t>
      </w:r>
      <w:proofErr w:type="spellStart"/>
      <w:r w:rsidRPr="00536A64">
        <w:rPr>
          <w:lang w:val="en-US"/>
        </w:rPr>
        <w:t>mengatur</w:t>
      </w:r>
      <w:proofErr w:type="spellEnd"/>
      <w:r w:rsidRPr="00536A64">
        <w:rPr>
          <w:lang w:val="en-US"/>
        </w:rPr>
        <w:t xml:space="preserve"> </w:t>
      </w:r>
      <w:proofErr w:type="spellStart"/>
      <w:r w:rsidRPr="00536A64">
        <w:rPr>
          <w:lang w:val="en-US"/>
        </w:rPr>
        <w:t>kondisi</w:t>
      </w:r>
      <w:proofErr w:type="spellEnd"/>
      <w:r w:rsidRPr="00536A64">
        <w:rPr>
          <w:lang w:val="en-US"/>
        </w:rPr>
        <w:t xml:space="preserve"> output yang </w:t>
      </w:r>
      <w:proofErr w:type="spellStart"/>
      <w:r w:rsidRPr="00536A64">
        <w:rPr>
          <w:lang w:val="en-US"/>
        </w:rPr>
        <w:t>terhubung</w:t>
      </w:r>
      <w:proofErr w:type="spellEnd"/>
      <w:r w:rsidRPr="00536A64">
        <w:rPr>
          <w:lang w:val="en-US"/>
        </w:rPr>
        <w:t xml:space="preserve"> dengan </w:t>
      </w:r>
      <w:r w:rsidRPr="00536A64">
        <w:rPr>
          <w:i/>
          <w:iCs/>
          <w:lang w:val="en-US"/>
        </w:rPr>
        <w:t xml:space="preserve">layer fully connected </w:t>
      </w:r>
      <w:r w:rsidRPr="00536A64">
        <w:rPr>
          <w:lang w:val="en-US"/>
        </w:rPr>
        <w:t>(</w:t>
      </w:r>
      <w:r w:rsidRPr="00536A64">
        <w:rPr>
          <w:i/>
          <w:iCs/>
          <w:lang w:val="en-US"/>
        </w:rPr>
        <w:t>top layer</w:t>
      </w:r>
      <w:r w:rsidRPr="00536A64">
        <w:rPr>
          <w:lang w:val="en-US"/>
        </w:rPr>
        <w:t xml:space="preserve">). </w:t>
      </w:r>
      <w:proofErr w:type="spellStart"/>
      <w:r w:rsidRPr="00536A64">
        <w:rPr>
          <w:lang w:val="en-US"/>
        </w:rPr>
        <w:t>Kondisi</w:t>
      </w:r>
      <w:proofErr w:type="spellEnd"/>
      <w:r w:rsidRPr="00536A64">
        <w:rPr>
          <w:lang w:val="en-US"/>
        </w:rPr>
        <w:t xml:space="preserve"> ini </w:t>
      </w:r>
      <w:proofErr w:type="spellStart"/>
      <w:r w:rsidRPr="00536A64">
        <w:rPr>
          <w:lang w:val="en-US"/>
        </w:rPr>
        <w:t>diatur</w:t>
      </w:r>
      <w:proofErr w:type="spellEnd"/>
      <w:r w:rsidRPr="00536A64">
        <w:rPr>
          <w:lang w:val="en-US"/>
        </w:rPr>
        <w:t xml:space="preserve"> dengan </w:t>
      </w:r>
      <w:proofErr w:type="spellStart"/>
      <w:r w:rsidRPr="00536A64">
        <w:rPr>
          <w:lang w:val="en-US"/>
        </w:rPr>
        <w:t>menulis</w:t>
      </w:r>
      <w:proofErr w:type="spellEnd"/>
      <w:r w:rsidRPr="00536A64">
        <w:rPr>
          <w:lang w:val="en-US"/>
        </w:rPr>
        <w:t xml:space="preserve"> </w:t>
      </w:r>
      <w:proofErr w:type="spellStart"/>
      <w:r w:rsidRPr="00536A64">
        <w:rPr>
          <w:lang w:val="en-US"/>
        </w:rPr>
        <w:t>argumen</w:t>
      </w:r>
      <w:proofErr w:type="spellEnd"/>
      <w:r w:rsidRPr="00536A64">
        <w:rPr>
          <w:lang w:val="en-US"/>
        </w:rPr>
        <w:t xml:space="preserve"> </w:t>
      </w:r>
      <w:r w:rsidRPr="00536A64">
        <w:rPr>
          <w:lang w:val="en-US"/>
        </w:rPr>
        <w:lastRenderedPageBreak/>
        <w:t>‘</w:t>
      </w:r>
      <w:proofErr w:type="spellStart"/>
      <w:r w:rsidRPr="00536A64">
        <w:rPr>
          <w:lang w:val="en-US"/>
        </w:rPr>
        <w:t>include_top</w:t>
      </w:r>
      <w:proofErr w:type="spellEnd"/>
      <w:r w:rsidRPr="00536A64">
        <w:rPr>
          <w:lang w:val="en-US"/>
        </w:rPr>
        <w:t xml:space="preserve">=True’ untuk </w:t>
      </w:r>
      <w:proofErr w:type="spellStart"/>
      <w:r w:rsidRPr="00536A64">
        <w:rPr>
          <w:lang w:val="en-US"/>
        </w:rPr>
        <w:t>menyertakan</w:t>
      </w:r>
      <w:proofErr w:type="spellEnd"/>
      <w:r w:rsidRPr="00536A64">
        <w:rPr>
          <w:lang w:val="en-US"/>
        </w:rPr>
        <w:t xml:space="preserve"> </w:t>
      </w:r>
      <w:r w:rsidRPr="00536A64">
        <w:rPr>
          <w:i/>
          <w:iCs/>
          <w:lang w:val="en-US"/>
        </w:rPr>
        <w:t xml:space="preserve">top layer </w:t>
      </w:r>
      <w:r w:rsidRPr="00536A64">
        <w:rPr>
          <w:lang w:val="en-US"/>
        </w:rPr>
        <w:t>dengan output, dan ‘</w:t>
      </w:r>
      <w:proofErr w:type="spellStart"/>
      <w:r w:rsidRPr="00536A64">
        <w:rPr>
          <w:lang w:val="en-US"/>
        </w:rPr>
        <w:t>include_top</w:t>
      </w:r>
      <w:proofErr w:type="spellEnd"/>
      <w:r w:rsidRPr="00536A64">
        <w:rPr>
          <w:lang w:val="en-US"/>
        </w:rPr>
        <w:t xml:space="preserve">=False’ untuk </w:t>
      </w:r>
      <w:proofErr w:type="spellStart"/>
      <w:r w:rsidRPr="00536A64">
        <w:rPr>
          <w:lang w:val="en-US"/>
        </w:rPr>
        <w:t>menghilangkan</w:t>
      </w:r>
      <w:proofErr w:type="spellEnd"/>
      <w:r w:rsidRPr="00536A64">
        <w:rPr>
          <w:lang w:val="en-US"/>
        </w:rPr>
        <w:t xml:space="preserve"> </w:t>
      </w:r>
      <w:r w:rsidRPr="00536A64">
        <w:rPr>
          <w:i/>
          <w:iCs/>
          <w:lang w:val="en-US"/>
        </w:rPr>
        <w:t xml:space="preserve">top layer </w:t>
      </w:r>
      <w:r w:rsidRPr="00536A64">
        <w:rPr>
          <w:lang w:val="en-US"/>
        </w:rPr>
        <w:t>tersebut.</w:t>
      </w:r>
      <w:r w:rsidRPr="00536A64">
        <w:t> </w:t>
      </w:r>
    </w:p>
    <w:p w14:paraId="6D33EEE7" w14:textId="77777777" w:rsidR="00536A64" w:rsidRPr="00536A64" w:rsidRDefault="00536A64" w:rsidP="00536A64">
      <w:pPr>
        <w:ind w:firstLine="720"/>
      </w:pPr>
      <w:r w:rsidRPr="00536A64">
        <w:rPr>
          <w:lang w:val="en-US"/>
        </w:rPr>
        <w:t>Langkah pengujian :</w:t>
      </w:r>
      <w:r w:rsidRPr="00536A64">
        <w:t> </w:t>
      </w:r>
    </w:p>
    <w:p w14:paraId="7C60F300" w14:textId="3D6F5FBD" w:rsidR="00536A64" w:rsidRPr="00536A64" w:rsidRDefault="00536A64" w:rsidP="00536A64">
      <w:pPr>
        <w:ind w:firstLine="720"/>
        <w:rPr>
          <w:lang w:val="sv-SE"/>
        </w:rPr>
      </w:pPr>
      <w:proofErr w:type="spellStart"/>
      <w:r w:rsidRPr="00536A64">
        <w:rPr>
          <w:lang w:val="en-US"/>
        </w:rPr>
        <w:t>Skenario</w:t>
      </w:r>
      <w:proofErr w:type="spellEnd"/>
      <w:r w:rsidRPr="00536A64">
        <w:rPr>
          <w:lang w:val="en-US"/>
        </w:rPr>
        <w:t xml:space="preserve"> pengujian parameter ‘</w:t>
      </w:r>
      <w:proofErr w:type="spellStart"/>
      <w:r w:rsidRPr="00536A64">
        <w:rPr>
          <w:i/>
          <w:lang w:val="en-US"/>
        </w:rPr>
        <w:t>include_top</w:t>
      </w:r>
      <w:proofErr w:type="spellEnd"/>
      <w:r w:rsidRPr="00536A64">
        <w:rPr>
          <w:i/>
          <w:lang w:val="en-US"/>
        </w:rPr>
        <w:t>’</w:t>
      </w:r>
      <w:r w:rsidRPr="00536A64">
        <w:rPr>
          <w:lang w:val="en-US"/>
        </w:rPr>
        <w:t xml:space="preserve"> </w:t>
      </w:r>
      <w:proofErr w:type="spellStart"/>
      <w:r w:rsidRPr="00536A64">
        <w:rPr>
          <w:lang w:val="en-US"/>
        </w:rPr>
        <w:t>dilakukan</w:t>
      </w:r>
      <w:proofErr w:type="spellEnd"/>
      <w:r w:rsidRPr="00536A64">
        <w:rPr>
          <w:lang w:val="en-US"/>
        </w:rPr>
        <w:t xml:space="preserve"> dengan menggunakan dua jenis </w:t>
      </w:r>
      <w:proofErr w:type="spellStart"/>
      <w:r w:rsidRPr="00536A64">
        <w:rPr>
          <w:lang w:val="en-US"/>
        </w:rPr>
        <w:t>argumen</w:t>
      </w:r>
      <w:proofErr w:type="spellEnd"/>
      <w:r w:rsidRPr="00536A64">
        <w:rPr>
          <w:lang w:val="en-US"/>
        </w:rPr>
        <w:t xml:space="preserve"> </w:t>
      </w:r>
      <w:proofErr w:type="spellStart"/>
      <w:r w:rsidRPr="00536A64">
        <w:rPr>
          <w:lang w:val="en-US"/>
        </w:rPr>
        <w:t>yaitu</w:t>
      </w:r>
      <w:proofErr w:type="spellEnd"/>
      <w:r w:rsidRPr="00536A64">
        <w:rPr>
          <w:lang w:val="en-US"/>
        </w:rPr>
        <w:t xml:space="preserve"> ‘</w:t>
      </w:r>
      <w:proofErr w:type="spellStart"/>
      <w:r w:rsidRPr="00536A64">
        <w:rPr>
          <w:i/>
          <w:lang w:val="en-US"/>
        </w:rPr>
        <w:t>include_top</w:t>
      </w:r>
      <w:proofErr w:type="spellEnd"/>
      <w:r w:rsidRPr="00536A64">
        <w:rPr>
          <w:i/>
          <w:lang w:val="en-US"/>
        </w:rPr>
        <w:t>=False</w:t>
      </w:r>
      <w:r w:rsidRPr="00536A64">
        <w:rPr>
          <w:lang w:val="en-US"/>
        </w:rPr>
        <w:t>’ dan ‘</w:t>
      </w:r>
      <w:proofErr w:type="spellStart"/>
      <w:r w:rsidRPr="00536A64">
        <w:rPr>
          <w:i/>
          <w:lang w:val="en-US"/>
        </w:rPr>
        <w:t>include_top</w:t>
      </w:r>
      <w:proofErr w:type="spellEnd"/>
      <w:r w:rsidRPr="00536A64">
        <w:rPr>
          <w:i/>
          <w:lang w:val="en-US"/>
        </w:rPr>
        <w:t>=True’</w:t>
      </w:r>
      <w:r w:rsidRPr="00536A64">
        <w:rPr>
          <w:lang w:val="en-US"/>
        </w:rPr>
        <w:t xml:space="preserve">. </w:t>
      </w:r>
      <w:r w:rsidR="004D201F" w:rsidRPr="00536A64">
        <w:rPr>
          <w:lang w:val="sv-SE"/>
        </w:rPr>
        <w:t>Dari pengujian tersebut</w:t>
      </w:r>
      <w:r w:rsidRPr="00536A64">
        <w:rPr>
          <w:lang w:val="sv-SE"/>
        </w:rPr>
        <w:t xml:space="preserve"> akan </w:t>
      </w:r>
      <w:r w:rsidR="004D201F" w:rsidRPr="00536A64">
        <w:rPr>
          <w:lang w:val="sv-SE"/>
        </w:rPr>
        <w:t>dilihat</w:t>
      </w:r>
      <w:r w:rsidRPr="00536A64">
        <w:rPr>
          <w:lang w:val="sv-SE"/>
        </w:rPr>
        <w:t xml:space="preserve"> perbandingan dari hasil akurasi dan lossnya.</w:t>
      </w:r>
    </w:p>
    <w:p w14:paraId="6371FCA1" w14:textId="737A027C" w:rsidR="00536A64" w:rsidRPr="00536A64" w:rsidRDefault="00536A64" w:rsidP="002F3A9C">
      <w:pPr>
        <w:pStyle w:val="ListParagraph"/>
        <w:numPr>
          <w:ilvl w:val="0"/>
          <w:numId w:val="51"/>
        </w:numPr>
      </w:pPr>
      <w:r w:rsidRPr="00536A64">
        <w:rPr>
          <w:lang w:val="en-US"/>
        </w:rPr>
        <w:t xml:space="preserve">Parameter </w:t>
      </w:r>
      <w:r w:rsidRPr="00536A64">
        <w:rPr>
          <w:i/>
          <w:iCs/>
          <w:lang w:val="en-US"/>
        </w:rPr>
        <w:t>pooling layer</w:t>
      </w:r>
      <w:r w:rsidRPr="00536A64">
        <w:t> </w:t>
      </w:r>
    </w:p>
    <w:p w14:paraId="1951EEE0" w14:textId="77777777" w:rsidR="002A6482" w:rsidRDefault="00536A64" w:rsidP="002A6482">
      <w:pPr>
        <w:pStyle w:val="ListParagraph"/>
        <w:ind w:left="993" w:firstLine="425"/>
        <w:rPr>
          <w:i/>
          <w:iCs/>
          <w:lang w:val="sv-SE"/>
        </w:rPr>
      </w:pPr>
      <w:r w:rsidRPr="00536A64">
        <w:rPr>
          <w:i/>
          <w:iCs/>
          <w:lang w:val="en-US"/>
        </w:rPr>
        <w:t xml:space="preserve">Pooling layer </w:t>
      </w:r>
      <w:r w:rsidRPr="00536A64">
        <w:rPr>
          <w:lang w:val="en-US"/>
        </w:rPr>
        <w:t xml:space="preserve">merupakan parameter yang </w:t>
      </w:r>
      <w:proofErr w:type="spellStart"/>
      <w:r w:rsidRPr="00536A64">
        <w:rPr>
          <w:lang w:val="en-US"/>
        </w:rPr>
        <w:t>mengatur</w:t>
      </w:r>
      <w:proofErr w:type="spellEnd"/>
      <w:r w:rsidRPr="00536A64">
        <w:rPr>
          <w:lang w:val="en-US"/>
        </w:rPr>
        <w:t xml:space="preserve"> jenis </w:t>
      </w:r>
      <w:proofErr w:type="spellStart"/>
      <w:r w:rsidRPr="00536A64">
        <w:rPr>
          <w:lang w:val="en-US"/>
        </w:rPr>
        <w:t>operasi</w:t>
      </w:r>
      <w:proofErr w:type="spellEnd"/>
      <w:r w:rsidRPr="00536A64">
        <w:rPr>
          <w:lang w:val="en-US"/>
        </w:rPr>
        <w:t xml:space="preserve"> </w:t>
      </w:r>
      <w:r w:rsidRPr="00536A64">
        <w:rPr>
          <w:i/>
          <w:lang w:val="en-US"/>
        </w:rPr>
        <w:t>pooling</w:t>
      </w:r>
      <w:r w:rsidRPr="00536A64">
        <w:rPr>
          <w:lang w:val="en-US"/>
        </w:rPr>
        <w:t xml:space="preserve"> yang </w:t>
      </w:r>
      <w:proofErr w:type="spellStart"/>
      <w:r w:rsidRPr="00536A64">
        <w:rPr>
          <w:lang w:val="en-US"/>
        </w:rPr>
        <w:t>berfungsi</w:t>
      </w:r>
      <w:proofErr w:type="spellEnd"/>
      <w:r w:rsidRPr="00536A64">
        <w:rPr>
          <w:lang w:val="en-US"/>
        </w:rPr>
        <w:t xml:space="preserve"> untuk </w:t>
      </w:r>
      <w:proofErr w:type="spellStart"/>
      <w:r w:rsidRPr="00536A64">
        <w:rPr>
          <w:lang w:val="en-US"/>
        </w:rPr>
        <w:t>mengurangi</w:t>
      </w:r>
      <w:proofErr w:type="spellEnd"/>
      <w:r w:rsidRPr="00536A64">
        <w:rPr>
          <w:lang w:val="en-US"/>
        </w:rPr>
        <w:t xml:space="preserve"> </w:t>
      </w:r>
      <w:proofErr w:type="spellStart"/>
      <w:r w:rsidRPr="00536A64">
        <w:rPr>
          <w:lang w:val="en-US"/>
        </w:rPr>
        <w:t>dimensi</w:t>
      </w:r>
      <w:proofErr w:type="spellEnd"/>
      <w:r w:rsidRPr="00536A64">
        <w:rPr>
          <w:lang w:val="en-US"/>
        </w:rPr>
        <w:t xml:space="preserve"> </w:t>
      </w:r>
      <w:proofErr w:type="spellStart"/>
      <w:r w:rsidRPr="00536A64">
        <w:rPr>
          <w:lang w:val="en-US"/>
        </w:rPr>
        <w:t>spasial</w:t>
      </w:r>
      <w:proofErr w:type="spellEnd"/>
      <w:r w:rsidRPr="00536A64">
        <w:rPr>
          <w:lang w:val="en-US"/>
        </w:rPr>
        <w:t xml:space="preserve"> sehingga </w:t>
      </w:r>
      <w:proofErr w:type="spellStart"/>
      <w:r w:rsidRPr="00536A64">
        <w:rPr>
          <w:lang w:val="en-US"/>
        </w:rPr>
        <w:t>nilai-nilai</w:t>
      </w:r>
      <w:proofErr w:type="spellEnd"/>
      <w:r w:rsidRPr="00536A64">
        <w:rPr>
          <w:lang w:val="en-US"/>
        </w:rPr>
        <w:t xml:space="preserve"> </w:t>
      </w:r>
      <w:proofErr w:type="spellStart"/>
      <w:r w:rsidRPr="00536A64">
        <w:rPr>
          <w:lang w:val="en-US"/>
        </w:rPr>
        <w:t>fitur</w:t>
      </w:r>
      <w:proofErr w:type="spellEnd"/>
      <w:r w:rsidRPr="00536A64">
        <w:rPr>
          <w:lang w:val="en-US"/>
        </w:rPr>
        <w:t xml:space="preserve"> yang </w:t>
      </w:r>
      <w:proofErr w:type="spellStart"/>
      <w:r w:rsidRPr="00536A64">
        <w:rPr>
          <w:lang w:val="en-US"/>
        </w:rPr>
        <w:t>dihasilkan</w:t>
      </w:r>
      <w:proofErr w:type="spellEnd"/>
      <w:r w:rsidRPr="00536A64">
        <w:rPr>
          <w:lang w:val="en-US"/>
        </w:rPr>
        <w:t xml:space="preserve"> </w:t>
      </w:r>
      <w:r w:rsidRPr="00536A64">
        <w:rPr>
          <w:i/>
          <w:iCs/>
          <w:lang w:val="en-US"/>
        </w:rPr>
        <w:t xml:space="preserve">layer </w:t>
      </w:r>
      <w:proofErr w:type="spellStart"/>
      <w:r w:rsidRPr="00536A64">
        <w:rPr>
          <w:lang w:val="en-US"/>
        </w:rPr>
        <w:t>konvolusi</w:t>
      </w:r>
      <w:proofErr w:type="spellEnd"/>
      <w:r w:rsidRPr="00536A64">
        <w:rPr>
          <w:lang w:val="en-US"/>
        </w:rPr>
        <w:t xml:space="preserve"> dapat </w:t>
      </w:r>
      <w:proofErr w:type="spellStart"/>
      <w:r w:rsidRPr="00536A64">
        <w:rPr>
          <w:lang w:val="en-US"/>
        </w:rPr>
        <w:t>digabung</w:t>
      </w:r>
      <w:proofErr w:type="spellEnd"/>
      <w:r w:rsidRPr="00536A64">
        <w:rPr>
          <w:lang w:val="en-US"/>
        </w:rPr>
        <w:t xml:space="preserve"> menjadi </w:t>
      </w:r>
      <w:proofErr w:type="spellStart"/>
      <w:r w:rsidRPr="00536A64">
        <w:rPr>
          <w:lang w:val="en-US"/>
        </w:rPr>
        <w:t>satu</w:t>
      </w:r>
      <w:proofErr w:type="spellEnd"/>
      <w:r w:rsidRPr="00536A64">
        <w:rPr>
          <w:lang w:val="en-US"/>
        </w:rPr>
        <w:t xml:space="preserve"> </w:t>
      </w:r>
      <w:proofErr w:type="spellStart"/>
      <w:r w:rsidRPr="00536A64">
        <w:rPr>
          <w:lang w:val="en-US"/>
        </w:rPr>
        <w:t>nilai</w:t>
      </w:r>
      <w:proofErr w:type="spellEnd"/>
      <w:r w:rsidRPr="00536A64">
        <w:rPr>
          <w:lang w:val="en-US"/>
        </w:rPr>
        <w:t>/</w:t>
      </w:r>
      <w:proofErr w:type="spellStart"/>
      <w:r w:rsidRPr="00536A64">
        <w:rPr>
          <w:lang w:val="en-US"/>
        </w:rPr>
        <w:t>dimensi</w:t>
      </w:r>
      <w:proofErr w:type="spellEnd"/>
      <w:r w:rsidRPr="00536A64">
        <w:rPr>
          <w:lang w:val="en-US"/>
        </w:rPr>
        <w:t>.</w:t>
      </w:r>
      <w:r w:rsidR="004D201F">
        <w:rPr>
          <w:lang w:val="en-US"/>
        </w:rPr>
        <w:t xml:space="preserve"> </w:t>
      </w:r>
      <w:proofErr w:type="spellStart"/>
      <w:r w:rsidR="00214CEB">
        <w:rPr>
          <w:lang w:val="en-US"/>
        </w:rPr>
        <w:t>Pengurangan</w:t>
      </w:r>
      <w:proofErr w:type="spellEnd"/>
      <w:r w:rsidR="00214CEB">
        <w:rPr>
          <w:lang w:val="en-US"/>
        </w:rPr>
        <w:t xml:space="preserve"> </w:t>
      </w:r>
      <w:proofErr w:type="spellStart"/>
      <w:r w:rsidR="00214CEB">
        <w:rPr>
          <w:lang w:val="en-US"/>
        </w:rPr>
        <w:t>dimensi</w:t>
      </w:r>
      <w:proofErr w:type="spellEnd"/>
      <w:r w:rsidR="00214CEB">
        <w:rPr>
          <w:lang w:val="en-US"/>
        </w:rPr>
        <w:t xml:space="preserve"> </w:t>
      </w:r>
      <w:proofErr w:type="spellStart"/>
      <w:r w:rsidR="00214CEB">
        <w:rPr>
          <w:lang w:val="en-US"/>
        </w:rPr>
        <w:t>spasial</w:t>
      </w:r>
      <w:proofErr w:type="spellEnd"/>
      <w:r w:rsidR="00214CEB">
        <w:rPr>
          <w:lang w:val="en-US"/>
        </w:rPr>
        <w:t xml:space="preserve"> pada </w:t>
      </w:r>
      <w:r w:rsidR="00214CEB">
        <w:rPr>
          <w:i/>
          <w:iCs/>
          <w:lang w:val="en-US"/>
        </w:rPr>
        <w:t xml:space="preserve">pooling layer </w:t>
      </w:r>
      <w:r w:rsidR="00214CEB">
        <w:rPr>
          <w:lang w:val="en-US"/>
        </w:rPr>
        <w:t xml:space="preserve">juga dapat </w:t>
      </w:r>
      <w:proofErr w:type="spellStart"/>
      <w:r w:rsidR="00214CEB">
        <w:rPr>
          <w:lang w:val="en-US"/>
        </w:rPr>
        <w:t>mengurangi</w:t>
      </w:r>
      <w:proofErr w:type="spellEnd"/>
      <w:r w:rsidR="00214CEB">
        <w:rPr>
          <w:lang w:val="en-US"/>
        </w:rPr>
        <w:t xml:space="preserve"> </w:t>
      </w:r>
      <w:proofErr w:type="spellStart"/>
      <w:r w:rsidR="00214CEB">
        <w:rPr>
          <w:lang w:val="en-US"/>
        </w:rPr>
        <w:t>daya</w:t>
      </w:r>
      <w:proofErr w:type="spellEnd"/>
      <w:r w:rsidR="00214CEB">
        <w:rPr>
          <w:lang w:val="en-US"/>
        </w:rPr>
        <w:t xml:space="preserve"> </w:t>
      </w:r>
      <w:proofErr w:type="spellStart"/>
      <w:r w:rsidR="00214CEB">
        <w:rPr>
          <w:lang w:val="en-US"/>
        </w:rPr>
        <w:t>komputasi</w:t>
      </w:r>
      <w:proofErr w:type="spellEnd"/>
      <w:r w:rsidR="00214CEB">
        <w:rPr>
          <w:lang w:val="en-US"/>
        </w:rPr>
        <w:t xml:space="preserve"> yang diperlukan untuk </w:t>
      </w:r>
      <w:proofErr w:type="spellStart"/>
      <w:r w:rsidR="00214CEB">
        <w:rPr>
          <w:lang w:val="en-US"/>
        </w:rPr>
        <w:t>memproses</w:t>
      </w:r>
      <w:proofErr w:type="spellEnd"/>
      <w:r w:rsidR="00214CEB">
        <w:rPr>
          <w:lang w:val="en-US"/>
        </w:rPr>
        <w:t xml:space="preserve"> data melalui </w:t>
      </w:r>
      <w:proofErr w:type="spellStart"/>
      <w:r w:rsidR="00214CEB">
        <w:rPr>
          <w:lang w:val="en-US"/>
        </w:rPr>
        <w:t>pengurangan</w:t>
      </w:r>
      <w:proofErr w:type="spellEnd"/>
      <w:r w:rsidR="00214CEB">
        <w:rPr>
          <w:lang w:val="en-US"/>
        </w:rPr>
        <w:t xml:space="preserve"> </w:t>
      </w:r>
      <w:proofErr w:type="spellStart"/>
      <w:r w:rsidR="00214CEB">
        <w:rPr>
          <w:lang w:val="en-US"/>
        </w:rPr>
        <w:t>dimensi</w:t>
      </w:r>
      <w:proofErr w:type="spellEnd"/>
      <w:r w:rsidR="00214CEB">
        <w:rPr>
          <w:lang w:val="en-US"/>
        </w:rPr>
        <w:t xml:space="preserve"> </w:t>
      </w:r>
      <w:proofErr w:type="spellStart"/>
      <w:r w:rsidR="00214CEB">
        <w:rPr>
          <w:lang w:val="en-US"/>
        </w:rPr>
        <w:t>dari</w:t>
      </w:r>
      <w:proofErr w:type="spellEnd"/>
      <w:r w:rsidR="00214CEB">
        <w:rPr>
          <w:lang w:val="en-US"/>
        </w:rPr>
        <w:t xml:space="preserve"> </w:t>
      </w:r>
      <w:r w:rsidR="00214CEB">
        <w:rPr>
          <w:i/>
          <w:iCs/>
          <w:lang w:val="en-US"/>
        </w:rPr>
        <w:t>feature map (</w:t>
      </w:r>
      <w:proofErr w:type="spellStart"/>
      <w:r w:rsidR="00214CEB">
        <w:rPr>
          <w:i/>
          <w:iCs/>
          <w:lang w:val="en-US"/>
        </w:rPr>
        <w:t>downsampling</w:t>
      </w:r>
      <w:proofErr w:type="spellEnd"/>
      <w:r w:rsidR="00214CEB">
        <w:rPr>
          <w:i/>
          <w:iCs/>
          <w:lang w:val="en-US"/>
        </w:rPr>
        <w:t xml:space="preserve">), </w:t>
      </w:r>
      <w:r w:rsidR="00214CEB">
        <w:rPr>
          <w:lang w:val="en-US"/>
        </w:rPr>
        <w:t xml:space="preserve">sehingga </w:t>
      </w:r>
      <w:proofErr w:type="spellStart"/>
      <w:r w:rsidR="00214CEB">
        <w:rPr>
          <w:lang w:val="en-US"/>
        </w:rPr>
        <w:t>waktu</w:t>
      </w:r>
      <w:proofErr w:type="spellEnd"/>
      <w:r w:rsidR="00214CEB">
        <w:rPr>
          <w:lang w:val="en-US"/>
        </w:rPr>
        <w:t xml:space="preserve"> </w:t>
      </w:r>
      <w:proofErr w:type="spellStart"/>
      <w:r w:rsidR="00214CEB">
        <w:rPr>
          <w:lang w:val="en-US"/>
        </w:rPr>
        <w:t>komputasi</w:t>
      </w:r>
      <w:proofErr w:type="spellEnd"/>
      <w:r w:rsidR="00214CEB">
        <w:rPr>
          <w:lang w:val="en-US"/>
        </w:rPr>
        <w:t xml:space="preserve"> menjadi </w:t>
      </w:r>
      <w:proofErr w:type="spellStart"/>
      <w:r w:rsidR="00214CEB">
        <w:rPr>
          <w:lang w:val="en-US"/>
        </w:rPr>
        <w:t>semakin</w:t>
      </w:r>
      <w:proofErr w:type="spellEnd"/>
      <w:r w:rsidR="00214CEB">
        <w:rPr>
          <w:lang w:val="en-US"/>
        </w:rPr>
        <w:t xml:space="preserve"> </w:t>
      </w:r>
      <w:proofErr w:type="spellStart"/>
      <w:r w:rsidR="00214CEB">
        <w:rPr>
          <w:lang w:val="en-US"/>
        </w:rPr>
        <w:t>cepat</w:t>
      </w:r>
      <w:proofErr w:type="spellEnd"/>
      <w:r w:rsidR="00550C3F">
        <w:rPr>
          <w:lang w:val="en-US"/>
        </w:rPr>
        <w:t xml:space="preserve"> (</w:t>
      </w:r>
      <w:hyperlink r:id="rId20" w:history="1">
        <w:r w:rsidR="00550C3F" w:rsidRPr="00F65267">
          <w:rPr>
            <w:rStyle w:val="Hyperlink"/>
            <w:lang w:val="en-US"/>
          </w:rPr>
          <w:t>file:///C:/Users/gusti/Downloads/434-Article%20Text-1303-1-10-20201010.pdf</w:t>
        </w:r>
      </w:hyperlink>
      <w:r w:rsidR="00550C3F">
        <w:rPr>
          <w:lang w:val="en-US"/>
        </w:rPr>
        <w:t>)</w:t>
      </w:r>
      <w:r w:rsidR="00214CEB">
        <w:rPr>
          <w:lang w:val="en-US"/>
        </w:rPr>
        <w:t xml:space="preserve">. </w:t>
      </w:r>
      <w:r w:rsidR="002018C7">
        <w:rPr>
          <w:lang w:val="sv-SE"/>
        </w:rPr>
        <w:t xml:space="preserve">Terdapat beberapa </w:t>
      </w:r>
      <w:r w:rsidR="004A7DB8">
        <w:rPr>
          <w:lang w:val="sv-SE"/>
        </w:rPr>
        <w:t>operasi</w:t>
      </w:r>
      <w:r w:rsidR="002018C7">
        <w:rPr>
          <w:lang w:val="sv-SE"/>
        </w:rPr>
        <w:t xml:space="preserve"> </w:t>
      </w:r>
      <w:r w:rsidR="002018C7">
        <w:rPr>
          <w:i/>
          <w:iCs/>
          <w:lang w:val="sv-SE"/>
        </w:rPr>
        <w:t xml:space="preserve">pooling </w:t>
      </w:r>
      <w:r w:rsidR="002018C7">
        <w:rPr>
          <w:lang w:val="sv-SE"/>
        </w:rPr>
        <w:t xml:space="preserve">yang bisa diterapkan pada model klasifikasi yang dibuat, seperti </w:t>
      </w:r>
      <w:r w:rsidR="002018C7">
        <w:rPr>
          <w:i/>
          <w:iCs/>
          <w:lang w:val="sv-SE"/>
        </w:rPr>
        <w:t xml:space="preserve">max pooling, average pooling, </w:t>
      </w:r>
      <w:r w:rsidR="002018C7">
        <w:rPr>
          <w:lang w:val="sv-SE"/>
        </w:rPr>
        <w:t xml:space="preserve">dan </w:t>
      </w:r>
      <w:r w:rsidR="002018C7">
        <w:rPr>
          <w:i/>
          <w:iCs/>
          <w:lang w:val="sv-SE"/>
        </w:rPr>
        <w:t xml:space="preserve">global average pooling. </w:t>
      </w:r>
    </w:p>
    <w:p w14:paraId="26F58548" w14:textId="762E3B15" w:rsidR="00536A64" w:rsidRPr="00036AC7" w:rsidRDefault="002018C7" w:rsidP="00036AC7">
      <w:pPr>
        <w:pStyle w:val="ListParagraph"/>
        <w:ind w:left="993" w:firstLine="425"/>
      </w:pPr>
      <w:r>
        <w:rPr>
          <w:lang w:val="sv-SE"/>
        </w:rPr>
        <w:t xml:space="preserve">Ketiga </w:t>
      </w:r>
      <w:r w:rsidR="00036AC7">
        <w:rPr>
          <w:lang w:val="sv-SE"/>
        </w:rPr>
        <w:t>operasi</w:t>
      </w:r>
      <w:r>
        <w:rPr>
          <w:lang w:val="sv-SE"/>
        </w:rPr>
        <w:t xml:space="preserve"> </w:t>
      </w:r>
      <w:r>
        <w:rPr>
          <w:i/>
          <w:iCs/>
          <w:lang w:val="sv-SE"/>
        </w:rPr>
        <w:t xml:space="preserve">pooling </w:t>
      </w:r>
      <w:r>
        <w:rPr>
          <w:lang w:val="sv-SE"/>
        </w:rPr>
        <w:t>ini memiliki karakteristiknya masing-masing</w:t>
      </w:r>
      <w:r w:rsidR="002A6482">
        <w:rPr>
          <w:lang w:val="sv-SE"/>
        </w:rPr>
        <w:t xml:space="preserve">. Pertama ada </w:t>
      </w:r>
      <w:r w:rsidR="002A6482">
        <w:rPr>
          <w:i/>
          <w:iCs/>
        </w:rPr>
        <w:t xml:space="preserve">max pooling </w:t>
      </w:r>
      <w:r w:rsidR="002A6482">
        <w:t xml:space="preserve">yang </w:t>
      </w:r>
      <w:proofErr w:type="spellStart"/>
      <w:r w:rsidR="002A6482">
        <w:t>merupakan</w:t>
      </w:r>
      <w:proofErr w:type="spellEnd"/>
      <w:r w:rsidR="002A6482">
        <w:t xml:space="preserve"> </w:t>
      </w:r>
      <w:proofErr w:type="spellStart"/>
      <w:r w:rsidR="002A6482">
        <w:t>operasi</w:t>
      </w:r>
      <w:proofErr w:type="spellEnd"/>
      <w:r w:rsidR="002A6482">
        <w:t xml:space="preserve"> </w:t>
      </w:r>
      <w:r w:rsidR="002A6482">
        <w:rPr>
          <w:i/>
          <w:iCs/>
        </w:rPr>
        <w:t xml:space="preserve">pooling </w:t>
      </w:r>
      <w:r w:rsidR="002A6482">
        <w:t xml:space="preserve">yang </w:t>
      </w:r>
      <w:proofErr w:type="spellStart"/>
      <w:r w:rsidR="002A6482">
        <w:t>bekerja</w:t>
      </w:r>
      <w:proofErr w:type="spellEnd"/>
      <w:r w:rsidR="002A6482">
        <w:t xml:space="preserve"> </w:t>
      </w:r>
      <w:proofErr w:type="spellStart"/>
      <w:r w:rsidR="002A6482">
        <w:t>dengan</w:t>
      </w:r>
      <w:proofErr w:type="spellEnd"/>
      <w:r w:rsidR="002A6482">
        <w:t xml:space="preserve"> </w:t>
      </w:r>
      <w:proofErr w:type="spellStart"/>
      <w:r w:rsidR="002A6482">
        <w:t>cara</w:t>
      </w:r>
      <w:proofErr w:type="spellEnd"/>
      <w:r w:rsidR="002A6482">
        <w:t xml:space="preserve"> </w:t>
      </w:r>
      <w:proofErr w:type="spellStart"/>
      <w:r w:rsidR="002A6482">
        <w:t>memilih</w:t>
      </w:r>
      <w:proofErr w:type="spellEnd"/>
      <w:r w:rsidR="002A6482">
        <w:t xml:space="preserve"> </w:t>
      </w:r>
      <w:proofErr w:type="spellStart"/>
      <w:r w:rsidR="002A6482">
        <w:t>nilai</w:t>
      </w:r>
      <w:proofErr w:type="spellEnd"/>
      <w:r w:rsidR="002A6482">
        <w:t xml:space="preserve"> </w:t>
      </w:r>
      <w:proofErr w:type="spellStart"/>
      <w:r w:rsidR="002A6482">
        <w:t>maksimum</w:t>
      </w:r>
      <w:proofErr w:type="spellEnd"/>
      <w:r w:rsidR="002A6482">
        <w:t xml:space="preserve"> </w:t>
      </w:r>
      <w:proofErr w:type="spellStart"/>
      <w:r w:rsidR="002A6482">
        <w:t>dari</w:t>
      </w:r>
      <w:proofErr w:type="spellEnd"/>
      <w:r w:rsidR="002A6482">
        <w:t xml:space="preserve"> area </w:t>
      </w:r>
      <w:r w:rsidR="002A6482">
        <w:rPr>
          <w:i/>
          <w:iCs/>
        </w:rPr>
        <w:t xml:space="preserve">feature map </w:t>
      </w:r>
      <w:r w:rsidR="002A6482">
        <w:t xml:space="preserve">yang </w:t>
      </w:r>
      <w:proofErr w:type="spellStart"/>
      <w:r w:rsidR="002A6482">
        <w:t>terjangkau</w:t>
      </w:r>
      <w:proofErr w:type="spellEnd"/>
      <w:r w:rsidR="002A6482">
        <w:t xml:space="preserve"> oleh filter. </w:t>
      </w:r>
      <w:r w:rsidR="00EC0296">
        <w:t xml:space="preserve">Lalu </w:t>
      </w:r>
      <w:proofErr w:type="spellStart"/>
      <w:r w:rsidR="00EC0296">
        <w:t>ada</w:t>
      </w:r>
      <w:proofErr w:type="spellEnd"/>
      <w:r w:rsidR="00EC0296">
        <w:t xml:space="preserve"> </w:t>
      </w:r>
      <w:r w:rsidR="00EC0296">
        <w:rPr>
          <w:i/>
          <w:iCs/>
        </w:rPr>
        <w:t xml:space="preserve">average pooling </w:t>
      </w:r>
      <w:r w:rsidR="00EC0296">
        <w:t xml:space="preserve">yang </w:t>
      </w:r>
      <w:proofErr w:type="spellStart"/>
      <w:r w:rsidR="00EC0296">
        <w:t>merupakan</w:t>
      </w:r>
      <w:proofErr w:type="spellEnd"/>
      <w:r w:rsidR="00EC0296">
        <w:t xml:space="preserve"> </w:t>
      </w:r>
      <w:proofErr w:type="spellStart"/>
      <w:r w:rsidR="00EC0296">
        <w:t>operasi</w:t>
      </w:r>
      <w:proofErr w:type="spellEnd"/>
      <w:r w:rsidR="00EC0296">
        <w:t xml:space="preserve"> </w:t>
      </w:r>
      <w:r w:rsidR="00EC0296" w:rsidRPr="00B9349D">
        <w:rPr>
          <w:i/>
          <w:iCs/>
        </w:rPr>
        <w:t>pooling</w:t>
      </w:r>
      <w:r w:rsidR="00EC0296">
        <w:t xml:space="preserve"> yang </w:t>
      </w:r>
      <w:proofErr w:type="spellStart"/>
      <w:r w:rsidR="00EC0296">
        <w:t>bekerja</w:t>
      </w:r>
      <w:proofErr w:type="spellEnd"/>
      <w:r w:rsidR="00EC0296">
        <w:t xml:space="preserve"> </w:t>
      </w:r>
      <w:proofErr w:type="spellStart"/>
      <w:r w:rsidR="00EC0296">
        <w:t>dengan</w:t>
      </w:r>
      <w:proofErr w:type="spellEnd"/>
      <w:r w:rsidR="00EC0296">
        <w:t xml:space="preserve"> </w:t>
      </w:r>
      <w:proofErr w:type="spellStart"/>
      <w:r w:rsidR="00EC0296">
        <w:t>cara</w:t>
      </w:r>
      <w:proofErr w:type="spellEnd"/>
      <w:r w:rsidR="00EC0296">
        <w:t xml:space="preserve"> </w:t>
      </w:r>
      <w:proofErr w:type="spellStart"/>
      <w:r w:rsidR="00EC0296">
        <w:t>memilih</w:t>
      </w:r>
      <w:proofErr w:type="spellEnd"/>
      <w:r w:rsidR="00EC0296">
        <w:t xml:space="preserve"> </w:t>
      </w:r>
      <w:proofErr w:type="spellStart"/>
      <w:r w:rsidR="00EC0296">
        <w:t>nilai</w:t>
      </w:r>
      <w:proofErr w:type="spellEnd"/>
      <w:r w:rsidR="00EC0296">
        <w:t xml:space="preserve"> rata-rata </w:t>
      </w:r>
      <w:proofErr w:type="spellStart"/>
      <w:r w:rsidR="00EC0296">
        <w:t>dari</w:t>
      </w:r>
      <w:proofErr w:type="spellEnd"/>
      <w:r w:rsidR="00EC0296">
        <w:t xml:space="preserve"> area </w:t>
      </w:r>
      <w:r w:rsidR="00EC0296">
        <w:rPr>
          <w:i/>
          <w:iCs/>
        </w:rPr>
        <w:t>feature map</w:t>
      </w:r>
      <w:r w:rsidR="00EC0296">
        <w:t xml:space="preserve"> yang </w:t>
      </w:r>
      <w:proofErr w:type="spellStart"/>
      <w:r w:rsidR="00EC0296">
        <w:t>terjangkau</w:t>
      </w:r>
      <w:proofErr w:type="spellEnd"/>
      <w:r w:rsidR="00EC0296">
        <w:t xml:space="preserve"> oleh filter. Filter pada </w:t>
      </w:r>
      <w:r w:rsidR="00EC0296">
        <w:rPr>
          <w:i/>
          <w:iCs/>
        </w:rPr>
        <w:t xml:space="preserve">max pooling </w:t>
      </w:r>
      <w:r w:rsidR="00EC0296">
        <w:t xml:space="preserve">dan </w:t>
      </w:r>
      <w:r w:rsidR="00EC0296">
        <w:rPr>
          <w:i/>
          <w:iCs/>
        </w:rPr>
        <w:t>average pooling</w:t>
      </w:r>
      <w:r w:rsidR="00EC0296">
        <w:t xml:space="preserve"> </w:t>
      </w:r>
      <w:proofErr w:type="spellStart"/>
      <w:r w:rsidR="00EC0296">
        <w:t>dapat</w:t>
      </w:r>
      <w:proofErr w:type="spellEnd"/>
      <w:r w:rsidR="00EC0296">
        <w:t xml:space="preserve"> </w:t>
      </w:r>
      <w:proofErr w:type="spellStart"/>
      <w:r w:rsidR="00EC0296">
        <w:t>diatur</w:t>
      </w:r>
      <w:proofErr w:type="spellEnd"/>
      <w:r w:rsidR="00B9349D">
        <w:t xml:space="preserve"> </w:t>
      </w:r>
      <w:proofErr w:type="spellStart"/>
      <w:r w:rsidR="00B9349D">
        <w:t>dengan</w:t>
      </w:r>
      <w:proofErr w:type="spellEnd"/>
      <w:r w:rsidR="00B9349D">
        <w:t xml:space="preserve"> </w:t>
      </w:r>
      <w:proofErr w:type="spellStart"/>
      <w:r w:rsidR="00EC0296">
        <w:t>menggunakan</w:t>
      </w:r>
      <w:proofErr w:type="spellEnd"/>
      <w:r w:rsidR="00EC0296">
        <w:t xml:space="preserve"> </w:t>
      </w:r>
      <w:r w:rsidR="00EC0296">
        <w:rPr>
          <w:i/>
          <w:iCs/>
        </w:rPr>
        <w:t>pool size</w:t>
      </w:r>
      <w:r w:rsidR="00EC0296">
        <w:t xml:space="preserve"> yang </w:t>
      </w:r>
      <w:proofErr w:type="spellStart"/>
      <w:r w:rsidR="00EC0296">
        <w:t>ukurannya</w:t>
      </w:r>
      <w:proofErr w:type="spellEnd"/>
      <w:r w:rsidR="00EC0296">
        <w:t xml:space="preserve"> </w:t>
      </w:r>
      <w:proofErr w:type="spellStart"/>
      <w:r w:rsidR="00EC0296">
        <w:t>disesuaikan</w:t>
      </w:r>
      <w:proofErr w:type="spellEnd"/>
      <w:r w:rsidR="00EC0296">
        <w:t xml:space="preserve"> </w:t>
      </w:r>
      <w:proofErr w:type="spellStart"/>
      <w:r w:rsidR="00EC0296">
        <w:t>dengan</w:t>
      </w:r>
      <w:proofErr w:type="spellEnd"/>
      <w:r w:rsidR="00EC0296">
        <w:t xml:space="preserve"> model yang </w:t>
      </w:r>
      <w:proofErr w:type="spellStart"/>
      <w:r w:rsidR="00EC0296">
        <w:t>dibuat</w:t>
      </w:r>
      <w:proofErr w:type="spellEnd"/>
      <w:r w:rsidR="00EC0296">
        <w:t xml:space="preserve"> dan </w:t>
      </w:r>
      <w:proofErr w:type="spellStart"/>
      <w:r w:rsidR="00EC0296">
        <w:t>tugas</w:t>
      </w:r>
      <w:proofErr w:type="spellEnd"/>
      <w:r w:rsidR="00EC0296">
        <w:t xml:space="preserve"> yang </w:t>
      </w:r>
      <w:proofErr w:type="spellStart"/>
      <w:r w:rsidR="00EC0296">
        <w:t>dilakukan.</w:t>
      </w:r>
      <w:r w:rsidR="00B9349D">
        <w:t>Yang</w:t>
      </w:r>
      <w:proofErr w:type="spellEnd"/>
      <w:r w:rsidR="00B9349D">
        <w:t xml:space="preserve"> </w:t>
      </w:r>
      <w:proofErr w:type="spellStart"/>
      <w:r w:rsidR="00B9349D">
        <w:t>terakhir</w:t>
      </w:r>
      <w:proofErr w:type="spellEnd"/>
      <w:r w:rsidR="00B9349D">
        <w:t xml:space="preserve"> </w:t>
      </w:r>
      <w:proofErr w:type="spellStart"/>
      <w:r w:rsidR="00B9349D">
        <w:t>yaitu</w:t>
      </w:r>
      <w:proofErr w:type="spellEnd"/>
      <w:r w:rsidR="00B9349D">
        <w:t xml:space="preserve"> </w:t>
      </w:r>
      <w:r w:rsidR="00B9349D" w:rsidRPr="00B9349D">
        <w:rPr>
          <w:i/>
          <w:iCs/>
        </w:rPr>
        <w:t>global average pooling</w:t>
      </w:r>
      <w:r w:rsidR="00B9349D">
        <w:rPr>
          <w:i/>
          <w:iCs/>
        </w:rPr>
        <w:t xml:space="preserve">. </w:t>
      </w:r>
      <w:r w:rsidR="00B9349D">
        <w:t xml:space="preserve">Cara </w:t>
      </w:r>
      <w:proofErr w:type="spellStart"/>
      <w:r w:rsidR="00B9349D">
        <w:t>kerja</w:t>
      </w:r>
      <w:proofErr w:type="spellEnd"/>
      <w:r w:rsidR="00B9349D">
        <w:t xml:space="preserve"> </w:t>
      </w:r>
      <w:proofErr w:type="spellStart"/>
      <w:r w:rsidR="00B9349D">
        <w:t>dari</w:t>
      </w:r>
      <w:proofErr w:type="spellEnd"/>
      <w:r w:rsidR="00B9349D">
        <w:t xml:space="preserve"> </w:t>
      </w:r>
      <w:r w:rsidR="00B9349D">
        <w:rPr>
          <w:i/>
          <w:iCs/>
        </w:rPr>
        <w:t xml:space="preserve">global average pooling </w:t>
      </w:r>
      <w:proofErr w:type="spellStart"/>
      <w:r w:rsidR="00B9349D">
        <w:t>hampir</w:t>
      </w:r>
      <w:proofErr w:type="spellEnd"/>
      <w:r w:rsidR="00B9349D">
        <w:t xml:space="preserve"> </w:t>
      </w:r>
      <w:proofErr w:type="spellStart"/>
      <w:r w:rsidR="00B9349D">
        <w:t>sama</w:t>
      </w:r>
      <w:proofErr w:type="spellEnd"/>
      <w:r w:rsidR="00B9349D">
        <w:t xml:space="preserve"> </w:t>
      </w:r>
      <w:proofErr w:type="spellStart"/>
      <w:r w:rsidR="00B9349D">
        <w:t>dengan</w:t>
      </w:r>
      <w:proofErr w:type="spellEnd"/>
      <w:r w:rsidR="00B9349D">
        <w:t xml:space="preserve"> </w:t>
      </w:r>
      <w:r w:rsidR="00B9349D">
        <w:rPr>
          <w:i/>
          <w:iCs/>
        </w:rPr>
        <w:t xml:space="preserve">average pooling, </w:t>
      </w:r>
      <w:proofErr w:type="spellStart"/>
      <w:r w:rsidR="00B9349D">
        <w:t>namun</w:t>
      </w:r>
      <w:proofErr w:type="spellEnd"/>
      <w:r w:rsidR="00B9349D">
        <w:t xml:space="preserve"> </w:t>
      </w:r>
      <w:proofErr w:type="spellStart"/>
      <w:r w:rsidR="00B9349D">
        <w:t>perbedaannya</w:t>
      </w:r>
      <w:proofErr w:type="spellEnd"/>
      <w:r w:rsidR="00B9349D">
        <w:t xml:space="preserve"> </w:t>
      </w:r>
      <w:proofErr w:type="spellStart"/>
      <w:r w:rsidR="00B9349D">
        <w:t>terletak</w:t>
      </w:r>
      <w:proofErr w:type="spellEnd"/>
      <w:r w:rsidR="00B9349D">
        <w:t xml:space="preserve"> pada </w:t>
      </w:r>
      <w:proofErr w:type="spellStart"/>
      <w:r w:rsidR="00B9349D">
        <w:t>ruang</w:t>
      </w:r>
      <w:proofErr w:type="spellEnd"/>
      <w:r w:rsidR="00B9349D">
        <w:t xml:space="preserve"> </w:t>
      </w:r>
      <w:proofErr w:type="spellStart"/>
      <w:r w:rsidR="00B9349D">
        <w:t>lingkup</w:t>
      </w:r>
      <w:proofErr w:type="spellEnd"/>
      <w:r w:rsidR="00B9349D">
        <w:t xml:space="preserve"> </w:t>
      </w:r>
      <w:proofErr w:type="spellStart"/>
      <w:r w:rsidR="00B9349D">
        <w:t>operasinya</w:t>
      </w:r>
      <w:proofErr w:type="spellEnd"/>
      <w:r w:rsidR="00B9349D">
        <w:t xml:space="preserve">. </w:t>
      </w:r>
      <w:r w:rsidR="00B9349D">
        <w:rPr>
          <w:i/>
          <w:iCs/>
        </w:rPr>
        <w:t xml:space="preserve">Global average pooling </w:t>
      </w:r>
      <w:proofErr w:type="spellStart"/>
      <w:r w:rsidR="00B9349D">
        <w:t>mengambil</w:t>
      </w:r>
      <w:proofErr w:type="spellEnd"/>
      <w:r w:rsidR="00B9349D">
        <w:t xml:space="preserve"> </w:t>
      </w:r>
      <w:proofErr w:type="spellStart"/>
      <w:r w:rsidR="00B9349D">
        <w:t>nilai</w:t>
      </w:r>
      <w:proofErr w:type="spellEnd"/>
      <w:r w:rsidR="00B9349D">
        <w:t xml:space="preserve"> rata-rata </w:t>
      </w:r>
      <w:proofErr w:type="spellStart"/>
      <w:r w:rsidR="00B9349D">
        <w:t>dari</w:t>
      </w:r>
      <w:proofErr w:type="spellEnd"/>
      <w:r w:rsidR="00B9349D">
        <w:t xml:space="preserve"> </w:t>
      </w:r>
      <w:proofErr w:type="spellStart"/>
      <w:r w:rsidR="00B9349D">
        <w:t>seluruh</w:t>
      </w:r>
      <w:proofErr w:type="spellEnd"/>
      <w:r w:rsidR="00B9349D">
        <w:t xml:space="preserve"> area </w:t>
      </w:r>
      <w:r w:rsidR="00B9349D">
        <w:rPr>
          <w:i/>
          <w:iCs/>
        </w:rPr>
        <w:t xml:space="preserve">feature map. </w:t>
      </w:r>
    </w:p>
    <w:p w14:paraId="3406D800" w14:textId="77777777" w:rsidR="00536A64" w:rsidRPr="00536A64" w:rsidRDefault="00536A64" w:rsidP="00536A64">
      <w:pPr>
        <w:ind w:firstLine="720"/>
      </w:pPr>
      <w:r w:rsidRPr="00536A64">
        <w:rPr>
          <w:lang w:val="en-US"/>
        </w:rPr>
        <w:t>Langkah pengujian :</w:t>
      </w:r>
      <w:r w:rsidRPr="00536A64">
        <w:t> </w:t>
      </w:r>
    </w:p>
    <w:p w14:paraId="66899B30" w14:textId="03D56DFD" w:rsidR="00536A64" w:rsidRPr="00D85131" w:rsidRDefault="00536A64" w:rsidP="00D85131">
      <w:pPr>
        <w:ind w:firstLine="720"/>
        <w:rPr>
          <w:lang w:val="sv-SE"/>
        </w:rPr>
      </w:pPr>
      <w:proofErr w:type="spellStart"/>
      <w:r w:rsidRPr="00536A64">
        <w:rPr>
          <w:lang w:val="en-US"/>
        </w:rPr>
        <w:t>Skenario</w:t>
      </w:r>
      <w:proofErr w:type="spellEnd"/>
      <w:r w:rsidRPr="00536A64">
        <w:rPr>
          <w:lang w:val="en-US"/>
        </w:rPr>
        <w:t xml:space="preserve"> pengujian parameter </w:t>
      </w:r>
      <w:r w:rsidRPr="00536A64">
        <w:rPr>
          <w:i/>
          <w:iCs/>
          <w:lang w:val="en-US"/>
        </w:rPr>
        <w:t>pooling layer</w:t>
      </w:r>
      <w:r w:rsidRPr="00536A64">
        <w:rPr>
          <w:lang w:val="en-US"/>
        </w:rPr>
        <w:t xml:space="preserve"> </w:t>
      </w:r>
      <w:proofErr w:type="spellStart"/>
      <w:r w:rsidRPr="00536A64">
        <w:rPr>
          <w:lang w:val="en-US"/>
        </w:rPr>
        <w:t>dilakukan</w:t>
      </w:r>
      <w:proofErr w:type="spellEnd"/>
      <w:r w:rsidRPr="00536A64">
        <w:rPr>
          <w:lang w:val="en-US"/>
        </w:rPr>
        <w:t xml:space="preserve"> dengan menggunakan dua jenis metode </w:t>
      </w:r>
      <w:proofErr w:type="spellStart"/>
      <w:r w:rsidRPr="00536A64">
        <w:rPr>
          <w:lang w:val="en-US"/>
        </w:rPr>
        <w:t>yaitu</w:t>
      </w:r>
      <w:proofErr w:type="spellEnd"/>
      <w:r w:rsidRPr="00536A64">
        <w:rPr>
          <w:lang w:val="en-US"/>
        </w:rPr>
        <w:t xml:space="preserve"> </w:t>
      </w:r>
      <w:r w:rsidRPr="00536A64">
        <w:rPr>
          <w:i/>
          <w:iCs/>
          <w:lang w:val="en-US"/>
        </w:rPr>
        <w:t xml:space="preserve">max pooling </w:t>
      </w:r>
      <w:r w:rsidRPr="00536A64">
        <w:rPr>
          <w:lang w:val="en-US"/>
        </w:rPr>
        <w:t xml:space="preserve">dan </w:t>
      </w:r>
      <w:r w:rsidRPr="00536A64">
        <w:rPr>
          <w:i/>
          <w:iCs/>
          <w:lang w:val="en-US"/>
        </w:rPr>
        <w:t>average pooling</w:t>
      </w:r>
      <w:r w:rsidRPr="00536A64">
        <w:rPr>
          <w:lang w:val="en-US"/>
        </w:rPr>
        <w:t xml:space="preserve">. Pengujian </w:t>
      </w:r>
      <w:proofErr w:type="spellStart"/>
      <w:r w:rsidRPr="00536A64">
        <w:rPr>
          <w:lang w:val="en-US"/>
        </w:rPr>
        <w:t>akan</w:t>
      </w:r>
      <w:proofErr w:type="spellEnd"/>
      <w:r w:rsidRPr="00536A64">
        <w:rPr>
          <w:lang w:val="en-US"/>
        </w:rPr>
        <w:t xml:space="preserve"> </w:t>
      </w:r>
      <w:proofErr w:type="spellStart"/>
      <w:r w:rsidRPr="00536A64">
        <w:rPr>
          <w:lang w:val="en-US"/>
        </w:rPr>
        <w:t>dijalankan</w:t>
      </w:r>
      <w:proofErr w:type="spellEnd"/>
      <w:r w:rsidRPr="00536A64">
        <w:rPr>
          <w:lang w:val="en-US"/>
        </w:rPr>
        <w:t xml:space="preserve"> dengan </w:t>
      </w:r>
      <w:proofErr w:type="spellStart"/>
      <w:r w:rsidRPr="00536A64">
        <w:rPr>
          <w:lang w:val="en-US"/>
        </w:rPr>
        <w:t>kondisi</w:t>
      </w:r>
      <w:proofErr w:type="spellEnd"/>
      <w:r w:rsidRPr="00536A64">
        <w:rPr>
          <w:lang w:val="en-US"/>
        </w:rPr>
        <w:t xml:space="preserve"> </w:t>
      </w:r>
      <w:proofErr w:type="spellStart"/>
      <w:r w:rsidRPr="00536A64">
        <w:rPr>
          <w:lang w:val="en-US"/>
        </w:rPr>
        <w:t>nilai</w:t>
      </w:r>
      <w:proofErr w:type="spellEnd"/>
      <w:r w:rsidRPr="00536A64">
        <w:rPr>
          <w:lang w:val="en-US"/>
        </w:rPr>
        <w:t xml:space="preserve"> </w:t>
      </w:r>
      <w:r w:rsidRPr="00536A64">
        <w:rPr>
          <w:i/>
          <w:iCs/>
          <w:lang w:val="en-US"/>
        </w:rPr>
        <w:t>epoch=</w:t>
      </w:r>
      <w:r w:rsidRPr="00536A64">
        <w:rPr>
          <w:lang w:val="en-US"/>
        </w:rPr>
        <w:t xml:space="preserve">100 dan </w:t>
      </w:r>
      <w:proofErr w:type="spellStart"/>
      <w:r w:rsidRPr="00536A64">
        <w:rPr>
          <w:lang w:val="en-US"/>
        </w:rPr>
        <w:t>akan</w:t>
      </w:r>
      <w:proofErr w:type="spellEnd"/>
      <w:r w:rsidRPr="00536A64">
        <w:rPr>
          <w:lang w:val="en-US"/>
        </w:rPr>
        <w:t xml:space="preserve"> menggunakan beberapa </w:t>
      </w:r>
      <w:proofErr w:type="spellStart"/>
      <w:r w:rsidRPr="00536A64">
        <w:rPr>
          <w:lang w:val="en-US"/>
        </w:rPr>
        <w:t>nilai</w:t>
      </w:r>
      <w:proofErr w:type="spellEnd"/>
      <w:r w:rsidRPr="00536A64">
        <w:rPr>
          <w:lang w:val="en-US"/>
        </w:rPr>
        <w:t xml:space="preserve"> </w:t>
      </w:r>
      <w:r w:rsidRPr="00536A64">
        <w:rPr>
          <w:i/>
          <w:iCs/>
          <w:lang w:val="en-US"/>
        </w:rPr>
        <w:t xml:space="preserve">pool size </w:t>
      </w:r>
      <w:r w:rsidRPr="00536A64">
        <w:rPr>
          <w:lang w:val="en-US"/>
        </w:rPr>
        <w:t xml:space="preserve">yang </w:t>
      </w:r>
      <w:proofErr w:type="spellStart"/>
      <w:r w:rsidRPr="00536A64">
        <w:rPr>
          <w:lang w:val="en-US"/>
        </w:rPr>
        <w:t>berbeda-beda</w:t>
      </w:r>
      <w:proofErr w:type="spellEnd"/>
      <w:r w:rsidRPr="00536A64">
        <w:rPr>
          <w:lang w:val="en-US"/>
        </w:rPr>
        <w:t xml:space="preserve">. </w:t>
      </w:r>
      <w:r w:rsidRPr="00536A64">
        <w:rPr>
          <w:lang w:val="sv-SE"/>
        </w:rPr>
        <w:t>Dari pengujian tersebut akan dilihat perbandingan dari hasil akurasi dan lossnya.</w:t>
      </w:r>
    </w:p>
    <w:p w14:paraId="2410FE8E" w14:textId="4A508FF2" w:rsidR="0034194B" w:rsidRDefault="0034194B" w:rsidP="0034194B">
      <w:pPr>
        <w:ind w:firstLine="0"/>
        <w:rPr>
          <w:b/>
          <w:bCs/>
          <w:lang w:val="sv-SE"/>
        </w:rPr>
      </w:pPr>
      <w:r>
        <w:rPr>
          <w:b/>
          <w:bCs/>
          <w:lang w:val="sv-SE"/>
        </w:rPr>
        <w:t>Hasil Pengujian Feature Extraction</w:t>
      </w:r>
    </w:p>
    <w:p w14:paraId="0B8FA815" w14:textId="77777777" w:rsidR="0034194B" w:rsidRPr="00D355DA" w:rsidRDefault="0034194B" w:rsidP="0034194B">
      <w:pPr>
        <w:ind w:firstLine="0"/>
        <w:rPr>
          <w:b/>
          <w:bCs/>
        </w:rPr>
      </w:pPr>
      <w:bookmarkStart w:id="60" w:name="_Hlk140506868"/>
      <w:r w:rsidRPr="00D355DA">
        <w:rPr>
          <w:b/>
          <w:bCs/>
          <w:lang w:val="en-US"/>
        </w:rPr>
        <w:lastRenderedPageBreak/>
        <w:t xml:space="preserve">Hasil Pengujian </w:t>
      </w:r>
      <w:r w:rsidRPr="00D355DA">
        <w:rPr>
          <w:b/>
          <w:bCs/>
          <w:i/>
          <w:iCs/>
          <w:lang w:val="en-US"/>
        </w:rPr>
        <w:t xml:space="preserve">Feature Extraction </w:t>
      </w:r>
      <w:r w:rsidRPr="00D355DA">
        <w:rPr>
          <w:b/>
          <w:bCs/>
          <w:lang w:val="en-US"/>
        </w:rPr>
        <w:t>pada Arsitektur ResNet152 V2</w:t>
      </w:r>
      <w:r w:rsidRPr="00D355DA">
        <w:rPr>
          <w:b/>
          <w:bCs/>
        </w:rPr>
        <w:t> </w:t>
      </w:r>
    </w:p>
    <w:p w14:paraId="5B2C0520" w14:textId="77777777" w:rsidR="0034194B" w:rsidRDefault="0034194B" w:rsidP="0034194B">
      <w:pPr>
        <w:ind w:firstLine="0"/>
        <w:rPr>
          <w:rStyle w:val="normaltextrun"/>
          <w:i/>
          <w:iCs/>
          <w:color w:val="000000"/>
          <w:shd w:val="clear" w:color="auto" w:fill="FFFFFF"/>
          <w:lang w:val="en-US"/>
        </w:rPr>
      </w:pPr>
      <w:r>
        <w:rPr>
          <w:rStyle w:val="normaltextrun"/>
          <w:color w:val="000000"/>
          <w:shd w:val="clear" w:color="auto" w:fill="FFFFFF"/>
          <w:lang w:val="en-US"/>
        </w:rPr>
        <w:t>Paramete</w:t>
      </w:r>
      <w:r>
        <w:rPr>
          <w:rStyle w:val="normaltextrun"/>
          <w:i/>
          <w:iCs/>
          <w:color w:val="000000"/>
          <w:shd w:val="clear" w:color="auto" w:fill="FFFFFF"/>
          <w:lang w:val="en-US"/>
        </w:rPr>
        <w:t>r ‘</w:t>
      </w:r>
      <w:proofErr w:type="spellStart"/>
      <w:r>
        <w:rPr>
          <w:rStyle w:val="normaltextrun"/>
          <w:i/>
          <w:iCs/>
          <w:color w:val="000000"/>
          <w:shd w:val="clear" w:color="auto" w:fill="FFFFFF"/>
          <w:lang w:val="en-US"/>
        </w:rPr>
        <w:t>include_top</w:t>
      </w:r>
      <w:proofErr w:type="spellEnd"/>
      <w:r>
        <w:rPr>
          <w:rStyle w:val="normaltextrun"/>
          <w:i/>
          <w:iCs/>
          <w:color w:val="000000"/>
          <w:shd w:val="clear" w:color="auto" w:fill="FFFFFF"/>
          <w:lang w:val="en-US"/>
        </w:rPr>
        <w:t>’</w:t>
      </w:r>
    </w:p>
    <w:tbl>
      <w:tblPr>
        <w:tblW w:w="786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5"/>
        <w:gridCol w:w="1260"/>
        <w:gridCol w:w="1170"/>
        <w:gridCol w:w="1215"/>
        <w:gridCol w:w="1215"/>
        <w:gridCol w:w="1185"/>
      </w:tblGrid>
      <w:tr w:rsidR="0034194B" w:rsidRPr="004C4381" w14:paraId="0394061C" w14:textId="77777777" w:rsidTr="00314749">
        <w:trPr>
          <w:trHeight w:val="840"/>
        </w:trPr>
        <w:tc>
          <w:tcPr>
            <w:tcW w:w="18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42CD93B0" w14:textId="77777777" w:rsidR="0034194B" w:rsidRPr="004C4381" w:rsidRDefault="0034194B" w:rsidP="00314749">
            <w:pPr>
              <w:spacing w:after="0" w:line="240" w:lineRule="auto"/>
              <w:ind w:firstLine="0"/>
              <w:jc w:val="center"/>
              <w:textAlignment w:val="baseline"/>
              <w:rPr>
                <w:rFonts w:ascii="Segoe UI" w:eastAsia="Times New Roman" w:hAnsi="Segoe UI" w:cs="Segoe UI"/>
                <w:sz w:val="18"/>
                <w:szCs w:val="18"/>
                <w:lang w:eastAsia="en-ID"/>
              </w:rPr>
            </w:pPr>
            <w:proofErr w:type="spellStart"/>
            <w:r w:rsidRPr="004C4381">
              <w:rPr>
                <w:rFonts w:eastAsia="Times New Roman" w:cs="Times New Roman"/>
                <w:szCs w:val="24"/>
                <w:lang w:val="en-US" w:eastAsia="en-ID"/>
              </w:rPr>
              <w:t>Include_top</w:t>
            </w:r>
            <w:proofErr w:type="spellEnd"/>
            <w:r w:rsidRPr="004C438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3A79277" w14:textId="77777777" w:rsidR="0034194B" w:rsidRPr="004C438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Train Accuracy</w:t>
            </w:r>
            <w:r w:rsidRPr="004C4381">
              <w:rPr>
                <w:rFonts w:eastAsia="Times New Roman" w:cs="Times New Roman"/>
                <w:szCs w:val="24"/>
                <w:lang w:eastAsia="en-ID"/>
              </w:rPr>
              <w:t> </w:t>
            </w:r>
          </w:p>
        </w:tc>
        <w:tc>
          <w:tcPr>
            <w:tcW w:w="117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EAABCAB" w14:textId="77777777" w:rsidR="0034194B" w:rsidRPr="004C438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Train Loss</w:t>
            </w:r>
            <w:r w:rsidRPr="004C4381">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714B300" w14:textId="77777777" w:rsidR="0034194B" w:rsidRPr="004C438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Validation Accuracy</w:t>
            </w:r>
            <w:r w:rsidRPr="004C4381">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02400C3" w14:textId="77777777" w:rsidR="0034194B" w:rsidRPr="004C438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Validation Loss</w:t>
            </w:r>
            <w:r w:rsidRPr="004C4381">
              <w:rPr>
                <w:rFonts w:eastAsia="Times New Roman" w:cs="Times New Roman"/>
                <w:szCs w:val="24"/>
                <w:lang w:eastAsia="en-ID"/>
              </w:rPr>
              <w:t> </w:t>
            </w:r>
          </w:p>
        </w:tc>
        <w:tc>
          <w:tcPr>
            <w:tcW w:w="118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03DF2B0" w14:textId="77777777" w:rsidR="0034194B" w:rsidRPr="004C438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Test Accuracy</w:t>
            </w:r>
            <w:r w:rsidRPr="004C4381">
              <w:rPr>
                <w:rFonts w:eastAsia="Times New Roman" w:cs="Times New Roman"/>
                <w:szCs w:val="24"/>
                <w:lang w:eastAsia="en-ID"/>
              </w:rPr>
              <w:t> </w:t>
            </w:r>
          </w:p>
        </w:tc>
      </w:tr>
      <w:tr w:rsidR="0034194B" w:rsidRPr="004C4381" w14:paraId="40D3049D" w14:textId="77777777" w:rsidTr="00314749">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BB0E2D" w14:textId="77777777" w:rsidR="0034194B" w:rsidRPr="004C438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True</w:t>
            </w:r>
            <w:r w:rsidRPr="004C438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031BC26C" w14:textId="77777777" w:rsidR="0034194B" w:rsidRPr="004C438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72,12%</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AFE5631" w14:textId="77777777" w:rsidR="0034194B" w:rsidRPr="004C438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1, 2143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6A3D6F0A" w14:textId="77777777" w:rsidR="0034194B" w:rsidRPr="004C438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59,83%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1D9D049" w14:textId="77777777" w:rsidR="0034194B" w:rsidRPr="004C438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1,3755</w:t>
            </w:r>
          </w:p>
        </w:tc>
        <w:tc>
          <w:tcPr>
            <w:tcW w:w="1185" w:type="dxa"/>
            <w:tcBorders>
              <w:top w:val="single" w:sz="6" w:space="0" w:color="auto"/>
              <w:left w:val="single" w:sz="6" w:space="0" w:color="auto"/>
              <w:bottom w:val="single" w:sz="6" w:space="0" w:color="auto"/>
              <w:right w:val="single" w:sz="6" w:space="0" w:color="auto"/>
            </w:tcBorders>
            <w:shd w:val="clear" w:color="auto" w:fill="auto"/>
          </w:tcPr>
          <w:p w14:paraId="2C1871D0" w14:textId="77777777" w:rsidR="0034194B" w:rsidRPr="004C438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58,67%</w:t>
            </w:r>
          </w:p>
        </w:tc>
      </w:tr>
      <w:tr w:rsidR="0034194B" w:rsidRPr="004C4381" w14:paraId="13CB0687" w14:textId="77777777" w:rsidTr="00314749">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64E2E2" w14:textId="77777777" w:rsidR="0034194B" w:rsidRPr="004C438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False</w:t>
            </w:r>
            <w:r w:rsidRPr="004C438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0B60EEDE" w14:textId="77777777" w:rsidR="0034194B" w:rsidRPr="004C438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2D2AE9">
              <w:rPr>
                <w:rFonts w:eastAsia="Times New Roman" w:cs="Times New Roman"/>
                <w:szCs w:val="24"/>
                <w:lang w:eastAsia="en-ID"/>
              </w:rPr>
              <w:t> </w:t>
            </w:r>
            <w:r>
              <w:rPr>
                <w:rFonts w:eastAsia="Times New Roman" w:cs="Times New Roman"/>
                <w:szCs w:val="24"/>
                <w:lang w:eastAsia="en-ID"/>
              </w:rPr>
              <w:t>99,92%</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0B86A61" w14:textId="77777777" w:rsidR="0034194B" w:rsidRPr="004C438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2D2AE9">
              <w:rPr>
                <w:rFonts w:eastAsia="Times New Roman" w:cs="Times New Roman"/>
                <w:szCs w:val="24"/>
                <w:lang w:eastAsia="en-ID"/>
              </w:rPr>
              <w:t> </w:t>
            </w:r>
            <w:r>
              <w:rPr>
                <w:rFonts w:eastAsia="Times New Roman" w:cs="Times New Roman"/>
                <w:szCs w:val="24"/>
                <w:lang w:eastAsia="en-ID"/>
              </w:rPr>
              <w:t>0,0137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DD5D9C3" w14:textId="77777777" w:rsidR="0034194B" w:rsidRPr="004C438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2D2AE9">
              <w:rPr>
                <w:rFonts w:eastAsia="Times New Roman" w:cs="Times New Roman"/>
                <w:szCs w:val="24"/>
                <w:lang w:eastAsia="en-ID"/>
              </w:rPr>
              <w:t> </w:t>
            </w:r>
            <w:r>
              <w:rPr>
                <w:rFonts w:eastAsia="Times New Roman" w:cs="Times New Roman"/>
                <w:szCs w:val="24"/>
                <w:lang w:eastAsia="en-ID"/>
              </w:rPr>
              <w:t>86,67%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700FF577" w14:textId="77777777" w:rsidR="0034194B" w:rsidRPr="004C438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2D2AE9">
              <w:rPr>
                <w:rFonts w:eastAsia="Times New Roman" w:cs="Times New Roman"/>
                <w:szCs w:val="24"/>
                <w:lang w:eastAsia="en-ID"/>
              </w:rPr>
              <w:t> </w:t>
            </w:r>
            <w:r>
              <w:rPr>
                <w:rFonts w:eastAsia="Times New Roman" w:cs="Times New Roman"/>
                <w:szCs w:val="24"/>
                <w:lang w:eastAsia="en-ID"/>
              </w:rPr>
              <w:t>0,4628</w:t>
            </w:r>
          </w:p>
        </w:tc>
        <w:tc>
          <w:tcPr>
            <w:tcW w:w="1185"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2F48B817" w14:textId="77777777" w:rsidR="0034194B" w:rsidRPr="004C438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2D2AE9">
              <w:rPr>
                <w:rFonts w:eastAsia="Times New Roman" w:cs="Times New Roman"/>
                <w:szCs w:val="24"/>
                <w:lang w:eastAsia="en-ID"/>
              </w:rPr>
              <w:t> </w:t>
            </w:r>
            <w:r>
              <w:rPr>
                <w:rFonts w:eastAsia="Times New Roman" w:cs="Times New Roman"/>
                <w:szCs w:val="24"/>
                <w:lang w:eastAsia="en-ID"/>
              </w:rPr>
              <w:t>85%</w:t>
            </w:r>
          </w:p>
        </w:tc>
      </w:tr>
    </w:tbl>
    <w:p w14:paraId="6EC6170C" w14:textId="77777777" w:rsidR="0034194B" w:rsidRDefault="0034194B" w:rsidP="0034194B">
      <w:pPr>
        <w:ind w:firstLine="0"/>
      </w:pPr>
    </w:p>
    <w:p w14:paraId="389E6204" w14:textId="2E943D88" w:rsidR="0034194B" w:rsidRDefault="0034194B" w:rsidP="0034194B">
      <w:pPr>
        <w:ind w:firstLine="0"/>
      </w:pPr>
      <w:r>
        <w:t>Dar</w:t>
      </w:r>
      <w:r w:rsidR="008812D0">
        <w:t xml:space="preserve">i </w:t>
      </w:r>
      <w:proofErr w:type="spellStart"/>
      <w:r w:rsidR="008812D0">
        <w:t>gambar</w:t>
      </w:r>
      <w:proofErr w:type="spellEnd"/>
      <w:r w:rsidR="008812D0">
        <w:t xml:space="preserve"> di </w:t>
      </w:r>
      <w:proofErr w:type="spellStart"/>
      <w:r w:rsidR="008812D0">
        <w:t>atas</w:t>
      </w:r>
      <w:proofErr w:type="spellEnd"/>
      <w:r w:rsidR="008812D0">
        <w:t xml:space="preserve"> </w:t>
      </w:r>
      <w:proofErr w:type="spellStart"/>
      <w:r w:rsidR="008812D0">
        <w:t>terlihat</w:t>
      </w:r>
      <w:proofErr w:type="spellEnd"/>
      <w:r w:rsidR="008812D0">
        <w:t xml:space="preserve"> </w:t>
      </w:r>
      <w:proofErr w:type="spellStart"/>
      <w:r w:rsidR="008812D0">
        <w:t>bahwa</w:t>
      </w:r>
      <w:proofErr w:type="spellEnd"/>
      <w:r w:rsidR="008812D0">
        <w:t xml:space="preserve"> </w:t>
      </w:r>
      <w:proofErr w:type="spellStart"/>
      <w:r w:rsidR="008812D0">
        <w:t>pengujian</w:t>
      </w:r>
      <w:proofErr w:type="spellEnd"/>
      <w:r w:rsidR="008812D0">
        <w:t xml:space="preserve"> parameter ‘</w:t>
      </w:r>
      <w:proofErr w:type="spellStart"/>
      <w:r w:rsidR="008812D0">
        <w:rPr>
          <w:i/>
          <w:iCs/>
        </w:rPr>
        <w:t>include_top</w:t>
      </w:r>
      <w:proofErr w:type="spellEnd"/>
      <w:r w:rsidR="008812D0">
        <w:rPr>
          <w:i/>
          <w:iCs/>
        </w:rPr>
        <w:t xml:space="preserve">’ </w:t>
      </w:r>
      <w:proofErr w:type="spellStart"/>
      <w:r w:rsidR="00CE64AD">
        <w:t>dengan</w:t>
      </w:r>
      <w:proofErr w:type="spellEnd"/>
      <w:r w:rsidR="00CE64AD">
        <w:t xml:space="preserve"> </w:t>
      </w:r>
      <w:proofErr w:type="spellStart"/>
      <w:r w:rsidR="00CE64AD">
        <w:t>arsitektur</w:t>
      </w:r>
      <w:proofErr w:type="spellEnd"/>
      <w:r w:rsidR="00CE64AD">
        <w:t xml:space="preserve"> ResNet152 V2 </w:t>
      </w:r>
      <w:proofErr w:type="spellStart"/>
      <w:r w:rsidR="008812D0">
        <w:t>memperoleh</w:t>
      </w:r>
      <w:proofErr w:type="spellEnd"/>
      <w:r w:rsidR="008812D0">
        <w:t xml:space="preserve"> </w:t>
      </w:r>
      <w:proofErr w:type="spellStart"/>
      <w:r w:rsidR="008812D0">
        <w:t>hasil</w:t>
      </w:r>
      <w:proofErr w:type="spellEnd"/>
      <w:r w:rsidR="008812D0">
        <w:t xml:space="preserve"> yang optimal pada </w:t>
      </w:r>
      <w:proofErr w:type="spellStart"/>
      <w:r w:rsidR="008812D0">
        <w:t>saat</w:t>
      </w:r>
      <w:proofErr w:type="spellEnd"/>
      <w:r w:rsidR="008812D0">
        <w:t xml:space="preserve"> </w:t>
      </w:r>
      <w:proofErr w:type="spellStart"/>
      <w:r w:rsidR="008812D0">
        <w:t>nilainya</w:t>
      </w:r>
      <w:proofErr w:type="spellEnd"/>
      <w:r w:rsidR="008812D0">
        <w:t xml:space="preserve"> </w:t>
      </w:r>
      <w:proofErr w:type="spellStart"/>
      <w:r w:rsidR="008812D0">
        <w:t>diatur</w:t>
      </w:r>
      <w:proofErr w:type="spellEnd"/>
      <w:r w:rsidR="008812D0">
        <w:t xml:space="preserve"> </w:t>
      </w:r>
      <w:proofErr w:type="spellStart"/>
      <w:r w:rsidR="008812D0">
        <w:t>ke</w:t>
      </w:r>
      <w:proofErr w:type="spellEnd"/>
      <w:r w:rsidR="008812D0">
        <w:t xml:space="preserve"> </w:t>
      </w:r>
      <w:r w:rsidR="008812D0">
        <w:rPr>
          <w:i/>
          <w:iCs/>
        </w:rPr>
        <w:t xml:space="preserve">False </w:t>
      </w:r>
      <w:proofErr w:type="spellStart"/>
      <w:r w:rsidR="008812D0">
        <w:t>dengan</w:t>
      </w:r>
      <w:proofErr w:type="spellEnd"/>
      <w:r w:rsidR="008812D0">
        <w:t xml:space="preserve"> </w:t>
      </w:r>
      <w:r w:rsidR="00E30DB4">
        <w:rPr>
          <w:i/>
          <w:iCs/>
        </w:rPr>
        <w:t>test accuracy</w:t>
      </w:r>
      <w:r w:rsidR="00E30DB4">
        <w:t xml:space="preserve"> </w:t>
      </w:r>
      <w:proofErr w:type="spellStart"/>
      <w:r w:rsidR="008812D0">
        <w:t>sebesar</w:t>
      </w:r>
      <w:proofErr w:type="spellEnd"/>
      <w:r w:rsidR="008812D0">
        <w:t xml:space="preserve"> 85%. </w:t>
      </w:r>
      <w:r w:rsidR="00E30DB4">
        <w:t xml:space="preserve">Hasil </w:t>
      </w:r>
      <w:r w:rsidR="00E30DB4">
        <w:rPr>
          <w:i/>
          <w:iCs/>
        </w:rPr>
        <w:t>test accuracy</w:t>
      </w:r>
      <w:r w:rsidR="00E30DB4">
        <w:t xml:space="preserve"> </w:t>
      </w:r>
      <w:proofErr w:type="spellStart"/>
      <w:r w:rsidR="00E30DB4">
        <w:t>antara</w:t>
      </w:r>
      <w:proofErr w:type="spellEnd"/>
      <w:r w:rsidR="00E30DB4">
        <w:t xml:space="preserve">  </w:t>
      </w:r>
      <w:proofErr w:type="spellStart"/>
      <w:r w:rsidR="00E30DB4">
        <w:t>nilai</w:t>
      </w:r>
      <w:proofErr w:type="spellEnd"/>
      <w:r w:rsidR="00E30DB4">
        <w:t xml:space="preserve"> </w:t>
      </w:r>
      <w:r w:rsidR="00E30DB4">
        <w:rPr>
          <w:i/>
          <w:iCs/>
        </w:rPr>
        <w:t xml:space="preserve">True </w:t>
      </w:r>
      <w:r w:rsidR="00E30DB4">
        <w:t xml:space="preserve">dan </w:t>
      </w:r>
      <w:r w:rsidR="00E30DB4">
        <w:rPr>
          <w:i/>
          <w:iCs/>
        </w:rPr>
        <w:t xml:space="preserve">False </w:t>
      </w:r>
      <w:proofErr w:type="spellStart"/>
      <w:r w:rsidR="00E30DB4">
        <w:t>memiliki</w:t>
      </w:r>
      <w:proofErr w:type="spellEnd"/>
      <w:r w:rsidR="00E30DB4">
        <w:t xml:space="preserve"> </w:t>
      </w:r>
      <w:proofErr w:type="spellStart"/>
      <w:r w:rsidR="00E30DB4">
        <w:t>selisih</w:t>
      </w:r>
      <w:proofErr w:type="spellEnd"/>
      <w:r w:rsidR="00E30DB4">
        <w:t xml:space="preserve"> yang sangat </w:t>
      </w:r>
      <w:proofErr w:type="spellStart"/>
      <w:r w:rsidR="00E30DB4">
        <w:t>besar</w:t>
      </w:r>
      <w:proofErr w:type="spellEnd"/>
      <w:r w:rsidR="00E30DB4">
        <w:t xml:space="preserve"> </w:t>
      </w:r>
      <w:proofErr w:type="spellStart"/>
      <w:r w:rsidR="00E30DB4">
        <w:t>hingga</w:t>
      </w:r>
      <w:proofErr w:type="spellEnd"/>
      <w:r w:rsidR="00E30DB4">
        <w:t xml:space="preserve"> 26,33%. Selain </w:t>
      </w:r>
      <w:proofErr w:type="spellStart"/>
      <w:r w:rsidR="00E30DB4">
        <w:t>itu</w:t>
      </w:r>
      <w:proofErr w:type="spellEnd"/>
      <w:r w:rsidR="00E30DB4">
        <w:t xml:space="preserve">, </w:t>
      </w:r>
      <w:proofErr w:type="spellStart"/>
      <w:r w:rsidR="00E30DB4">
        <w:t>secara</w:t>
      </w:r>
      <w:proofErr w:type="spellEnd"/>
      <w:r w:rsidR="00E30DB4">
        <w:t xml:space="preserve"> </w:t>
      </w:r>
      <w:proofErr w:type="spellStart"/>
      <w:r w:rsidR="00E30DB4">
        <w:t>keseluruhan</w:t>
      </w:r>
      <w:proofErr w:type="spellEnd"/>
      <w:r w:rsidR="00E30DB4">
        <w:t xml:space="preserve"> </w:t>
      </w:r>
      <w:proofErr w:type="spellStart"/>
      <w:r w:rsidR="00E30DB4">
        <w:t>nilai</w:t>
      </w:r>
      <w:proofErr w:type="spellEnd"/>
      <w:r w:rsidR="00E30DB4">
        <w:t xml:space="preserve"> </w:t>
      </w:r>
      <w:r w:rsidR="00E30DB4">
        <w:rPr>
          <w:i/>
          <w:iCs/>
        </w:rPr>
        <w:t xml:space="preserve">False </w:t>
      </w:r>
      <w:r w:rsidR="00E30DB4">
        <w:t xml:space="preserve">juga </w:t>
      </w:r>
      <w:proofErr w:type="spellStart"/>
      <w:r w:rsidR="00E30DB4">
        <w:t>unggul</w:t>
      </w:r>
      <w:proofErr w:type="spellEnd"/>
      <w:r w:rsidR="00E30DB4">
        <w:t xml:space="preserve"> pada </w:t>
      </w:r>
      <w:proofErr w:type="spellStart"/>
      <w:r w:rsidR="00E30DB4">
        <w:t>hasil</w:t>
      </w:r>
      <w:proofErr w:type="spellEnd"/>
      <w:r w:rsidR="00E30DB4">
        <w:t xml:space="preserve"> </w:t>
      </w:r>
      <w:proofErr w:type="spellStart"/>
      <w:r w:rsidR="00E30DB4">
        <w:t>pengujian</w:t>
      </w:r>
      <w:proofErr w:type="spellEnd"/>
      <w:r w:rsidR="00E30DB4">
        <w:t xml:space="preserve"> yang lain </w:t>
      </w:r>
      <w:proofErr w:type="spellStart"/>
      <w:r w:rsidR="00E30DB4">
        <w:t>seperti</w:t>
      </w:r>
      <w:proofErr w:type="spellEnd"/>
      <w:r w:rsidR="00E30DB4">
        <w:t xml:space="preserve"> pada </w:t>
      </w:r>
      <w:r w:rsidR="00244159">
        <w:rPr>
          <w:i/>
          <w:iCs/>
        </w:rPr>
        <w:t xml:space="preserve">train accuracy, train loss, validation accuracy, </w:t>
      </w:r>
      <w:r w:rsidR="00244159">
        <w:t xml:space="preserve">dan </w:t>
      </w:r>
      <w:r w:rsidR="00244159">
        <w:rPr>
          <w:i/>
          <w:iCs/>
        </w:rPr>
        <w:t>validation loss</w:t>
      </w:r>
      <w:r w:rsidR="00244159">
        <w:t>.</w:t>
      </w:r>
    </w:p>
    <w:p w14:paraId="6203AEDF" w14:textId="77777777" w:rsidR="00CE64AD" w:rsidRPr="00244159" w:rsidRDefault="00CE64AD" w:rsidP="0034194B">
      <w:pPr>
        <w:ind w:firstLine="0"/>
      </w:pPr>
    </w:p>
    <w:p w14:paraId="406F156E" w14:textId="7F82DE6A" w:rsidR="0034194B" w:rsidRDefault="0034194B" w:rsidP="0034194B">
      <w:pPr>
        <w:ind w:firstLine="0"/>
        <w:rPr>
          <w:rStyle w:val="eop"/>
          <w:i/>
          <w:iCs/>
          <w:shd w:val="clear" w:color="auto" w:fill="FFFFFF"/>
        </w:rPr>
      </w:pPr>
      <w:r w:rsidRPr="00965660">
        <w:rPr>
          <w:rStyle w:val="normaltextrun"/>
          <w:rFonts w:ascii="Cambria" w:hAnsi="Cambria"/>
          <w:sz w:val="22"/>
          <w:shd w:val="clear" w:color="auto" w:fill="FFFFFF"/>
          <w:lang w:val="en-US"/>
        </w:rPr>
        <w:t>Parameter</w:t>
      </w:r>
      <w:r w:rsidRPr="00965660">
        <w:rPr>
          <w:rStyle w:val="normaltextrun"/>
          <w:rFonts w:ascii="Cambria" w:hAnsi="Cambria"/>
          <w:i/>
          <w:iCs/>
          <w:sz w:val="22"/>
          <w:shd w:val="clear" w:color="auto" w:fill="FFFFFF"/>
          <w:lang w:val="en-US"/>
        </w:rPr>
        <w:t xml:space="preserve"> </w:t>
      </w:r>
      <w:r w:rsidRPr="00965660">
        <w:rPr>
          <w:rStyle w:val="normaltextrun"/>
          <w:i/>
          <w:iCs/>
          <w:shd w:val="clear" w:color="auto" w:fill="FFFFFF"/>
          <w:lang w:val="en-US"/>
        </w:rPr>
        <w:t>Pooling</w:t>
      </w:r>
      <w:r w:rsidRPr="00965660">
        <w:rPr>
          <w:rStyle w:val="eop"/>
          <w:i/>
          <w:iCs/>
          <w:shd w:val="clear" w:color="auto" w:fill="FFFFFF"/>
        </w:rPr>
        <w:t> </w:t>
      </w:r>
      <w:r w:rsidR="00792F36">
        <w:rPr>
          <w:rStyle w:val="eop"/>
          <w:i/>
          <w:iCs/>
          <w:shd w:val="clear" w:color="auto" w:fill="FFFFFF"/>
        </w:rPr>
        <w:t>Layer</w:t>
      </w:r>
    </w:p>
    <w:tbl>
      <w:tblPr>
        <w:tblW w:w="787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1260"/>
        <w:gridCol w:w="975"/>
        <w:gridCol w:w="1260"/>
        <w:gridCol w:w="1215"/>
        <w:gridCol w:w="1395"/>
      </w:tblGrid>
      <w:tr w:rsidR="0034194B" w:rsidRPr="006D0221" w14:paraId="08CD8BEB" w14:textId="77777777" w:rsidTr="00314749">
        <w:trPr>
          <w:trHeight w:val="840"/>
        </w:trPr>
        <w:tc>
          <w:tcPr>
            <w:tcW w:w="177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095F05C" w14:textId="77777777" w:rsidR="0034194B" w:rsidRPr="006D022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Pooling Layer</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332B345" w14:textId="77777777" w:rsidR="0034194B" w:rsidRPr="006D022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Train Accuracy</w:t>
            </w:r>
            <w:r w:rsidRPr="006D0221">
              <w:rPr>
                <w:rFonts w:eastAsia="Times New Roman" w:cs="Times New Roman"/>
                <w:szCs w:val="24"/>
                <w:lang w:eastAsia="en-ID"/>
              </w:rPr>
              <w:t> </w:t>
            </w:r>
          </w:p>
        </w:tc>
        <w:tc>
          <w:tcPr>
            <w:tcW w:w="97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B141A3D" w14:textId="77777777" w:rsidR="0034194B" w:rsidRPr="006D022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Train Loss</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D3F4FAA" w14:textId="77777777" w:rsidR="0034194B" w:rsidRPr="006D022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Validation Accuracy</w:t>
            </w:r>
            <w:r w:rsidRPr="006D0221">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30E0297A" w14:textId="77777777" w:rsidR="0034194B" w:rsidRPr="006D022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Validation Loss</w:t>
            </w:r>
            <w:r w:rsidRPr="006D0221">
              <w:rPr>
                <w:rFonts w:eastAsia="Times New Roman" w:cs="Times New Roman"/>
                <w:szCs w:val="24"/>
                <w:lang w:eastAsia="en-ID"/>
              </w:rPr>
              <w:t> </w:t>
            </w:r>
          </w:p>
        </w:tc>
        <w:tc>
          <w:tcPr>
            <w:tcW w:w="139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2A4012B" w14:textId="77777777" w:rsidR="0034194B" w:rsidRPr="006D022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Test Accuracy</w:t>
            </w:r>
            <w:r w:rsidRPr="006D0221">
              <w:rPr>
                <w:rFonts w:eastAsia="Times New Roman" w:cs="Times New Roman"/>
                <w:szCs w:val="24"/>
                <w:lang w:eastAsia="en-ID"/>
              </w:rPr>
              <w:t> </w:t>
            </w:r>
          </w:p>
        </w:tc>
      </w:tr>
      <w:tr w:rsidR="0034194B" w:rsidRPr="006D0221" w14:paraId="77C35D95" w14:textId="77777777" w:rsidTr="00314749">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7D59D0" w14:textId="77777777" w:rsidR="0034194B" w:rsidRPr="006D022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Max Pooling</w:t>
            </w:r>
            <w:r w:rsidRPr="006D0221">
              <w:rPr>
                <w:rFonts w:eastAsia="Times New Roman" w:cs="Times New Roman"/>
                <w:szCs w:val="24"/>
                <w:lang w:eastAsia="en-ID"/>
              </w:rPr>
              <w:t> </w:t>
            </w:r>
            <w:r>
              <w:rPr>
                <w:rFonts w:eastAsia="Times New Roman" w:cs="Times New Roman"/>
                <w:szCs w:val="24"/>
                <w:lang w:eastAsia="en-ID"/>
              </w:rPr>
              <w:t>(2,2)</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3EB572D" w14:textId="77777777" w:rsidR="0034194B" w:rsidRPr="006D0221" w:rsidRDefault="0034194B" w:rsidP="00314749">
            <w:pPr>
              <w:tabs>
                <w:tab w:val="center" w:pos="622"/>
              </w:tabs>
              <w:spacing w:after="0" w:line="240" w:lineRule="auto"/>
              <w:ind w:firstLine="0"/>
              <w:jc w:val="left"/>
              <w:textAlignment w:val="baseline"/>
              <w:rPr>
                <w:rFonts w:ascii="Segoe UI" w:eastAsia="Times New Roman" w:hAnsi="Segoe UI" w:cs="Segoe UI"/>
                <w:sz w:val="18"/>
                <w:szCs w:val="18"/>
                <w:lang w:eastAsia="en-ID"/>
              </w:rPr>
            </w:pPr>
            <w:r w:rsidRPr="006D0221">
              <w:rPr>
                <w:rFonts w:eastAsia="Times New Roman" w:cs="Times New Roman"/>
                <w:szCs w:val="24"/>
                <w:lang w:eastAsia="en-ID"/>
              </w:rPr>
              <w:t> </w:t>
            </w:r>
            <w:r>
              <w:rPr>
                <w:rFonts w:eastAsia="Times New Roman" w:cs="Times New Roman"/>
                <w:szCs w:val="24"/>
                <w:lang w:eastAsia="en-ID"/>
              </w:rPr>
              <w:tab/>
              <w:t>100%</w:t>
            </w:r>
          </w:p>
        </w:tc>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267C58A7"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eastAsia="Times New Roman" w:cs="Times New Roman"/>
                <w:szCs w:val="24"/>
                <w:lang w:eastAsia="en-ID"/>
              </w:rPr>
              <w:t>0,0003</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B61C986"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6D0221">
              <w:rPr>
                <w:rFonts w:eastAsia="Times New Roman" w:cs="Times New Roman"/>
                <w:szCs w:val="24"/>
                <w:lang w:eastAsia="en-ID"/>
              </w:rPr>
              <w:t> </w:t>
            </w:r>
            <w:r>
              <w:rPr>
                <w:rFonts w:eastAsia="Times New Roman" w:cs="Times New Roman"/>
                <w:szCs w:val="24"/>
                <w:lang w:eastAsia="en-ID"/>
              </w:rPr>
              <w:t>87,83%</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417CDEC4"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6D0221">
              <w:rPr>
                <w:rFonts w:eastAsia="Times New Roman" w:cs="Times New Roman"/>
                <w:szCs w:val="24"/>
                <w:lang w:eastAsia="en-ID"/>
              </w:rPr>
              <w:t> </w:t>
            </w:r>
            <w:r>
              <w:rPr>
                <w:rFonts w:eastAsia="Times New Roman" w:cs="Times New Roman"/>
                <w:szCs w:val="24"/>
                <w:lang w:eastAsia="en-ID"/>
              </w:rPr>
              <w:t>0,7146</w:t>
            </w:r>
          </w:p>
        </w:tc>
        <w:tc>
          <w:tcPr>
            <w:tcW w:w="1395" w:type="dxa"/>
            <w:tcBorders>
              <w:top w:val="single" w:sz="6" w:space="0" w:color="auto"/>
              <w:left w:val="single" w:sz="6" w:space="0" w:color="auto"/>
              <w:bottom w:val="single" w:sz="6" w:space="0" w:color="auto"/>
              <w:right w:val="single" w:sz="6" w:space="0" w:color="auto"/>
            </w:tcBorders>
            <w:shd w:val="clear" w:color="auto" w:fill="auto"/>
            <w:hideMark/>
          </w:tcPr>
          <w:p w14:paraId="6E7ACACF"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6D0221">
              <w:rPr>
                <w:rFonts w:eastAsia="Times New Roman" w:cs="Times New Roman"/>
                <w:szCs w:val="24"/>
                <w:lang w:eastAsia="en-ID"/>
              </w:rPr>
              <w:t> </w:t>
            </w:r>
            <w:r>
              <w:rPr>
                <w:rFonts w:eastAsia="Times New Roman" w:cs="Times New Roman"/>
                <w:szCs w:val="24"/>
                <w:lang w:eastAsia="en-ID"/>
              </w:rPr>
              <w:t>80%</w:t>
            </w:r>
          </w:p>
        </w:tc>
      </w:tr>
      <w:tr w:rsidR="0034194B" w:rsidRPr="006D0221" w14:paraId="0BC137D7" w14:textId="77777777" w:rsidTr="00314749">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tcPr>
          <w:p w14:paraId="1CEA1D09" w14:textId="77777777" w:rsidR="0034194B" w:rsidRPr="006D0221" w:rsidRDefault="0034194B" w:rsidP="00314749">
            <w:pPr>
              <w:spacing w:after="0" w:line="240" w:lineRule="auto"/>
              <w:ind w:firstLine="0"/>
              <w:jc w:val="center"/>
              <w:textAlignment w:val="baseline"/>
              <w:rPr>
                <w:rFonts w:eastAsia="Times New Roman" w:cs="Times New Roman"/>
                <w:szCs w:val="24"/>
                <w:lang w:val="en-US" w:eastAsia="en-ID"/>
              </w:rPr>
            </w:pPr>
            <w:r w:rsidRPr="00B77989">
              <w:rPr>
                <w:rFonts w:eastAsia="Times New Roman" w:cs="Times New Roman"/>
                <w:szCs w:val="24"/>
                <w:lang w:val="en-US" w:eastAsia="en-ID"/>
              </w:rPr>
              <w:t>Max Pooling</w:t>
            </w:r>
            <w:r w:rsidRPr="00B77989">
              <w:rPr>
                <w:rFonts w:eastAsia="Times New Roman" w:cs="Times New Roman"/>
                <w:szCs w:val="24"/>
                <w:lang w:eastAsia="en-ID"/>
              </w:rPr>
              <w:t> (</w:t>
            </w:r>
            <w:r>
              <w:rPr>
                <w:rFonts w:eastAsia="Times New Roman" w:cs="Times New Roman"/>
                <w:szCs w:val="24"/>
                <w:lang w:eastAsia="en-ID"/>
              </w:rPr>
              <w:t>3</w:t>
            </w:r>
            <w:r w:rsidRPr="00B77989">
              <w:rPr>
                <w:rFonts w:eastAsia="Times New Roman" w:cs="Times New Roman"/>
                <w:szCs w:val="24"/>
                <w:lang w:eastAsia="en-ID"/>
              </w:rPr>
              <w:t>,</w:t>
            </w:r>
            <w:r>
              <w:rPr>
                <w:rFonts w:eastAsia="Times New Roman" w:cs="Times New Roman"/>
                <w:szCs w:val="24"/>
                <w:lang w:eastAsia="en-ID"/>
              </w:rPr>
              <w:t>3</w:t>
            </w:r>
            <w:r w:rsidRPr="00B77989">
              <w:rPr>
                <w:rFonts w:eastAsia="Times New Roman" w:cs="Times New Roman"/>
                <w:szCs w:val="24"/>
                <w:lang w:eastAsia="en-ID"/>
              </w:rPr>
              <w:t>)</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5C689824"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33A18DEC"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0,0001</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57CE5F57"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88,33%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232C66D2"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0,8208</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79715470"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82%</w:t>
            </w:r>
          </w:p>
        </w:tc>
      </w:tr>
      <w:tr w:rsidR="0034194B" w:rsidRPr="006D0221" w14:paraId="7F7A892C" w14:textId="77777777" w:rsidTr="00314749">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tcPr>
          <w:p w14:paraId="0E87DCFE" w14:textId="77777777" w:rsidR="0034194B" w:rsidRPr="006D0221" w:rsidRDefault="0034194B" w:rsidP="00314749">
            <w:pPr>
              <w:spacing w:after="0" w:line="240" w:lineRule="auto"/>
              <w:ind w:firstLine="0"/>
              <w:jc w:val="center"/>
              <w:textAlignment w:val="baseline"/>
              <w:rPr>
                <w:rFonts w:eastAsia="Times New Roman" w:cs="Times New Roman"/>
                <w:szCs w:val="24"/>
                <w:lang w:val="en-US" w:eastAsia="en-ID"/>
              </w:rPr>
            </w:pPr>
            <w:r w:rsidRPr="00B77989">
              <w:rPr>
                <w:rFonts w:eastAsia="Times New Roman" w:cs="Times New Roman"/>
                <w:szCs w:val="24"/>
                <w:lang w:val="en-US" w:eastAsia="en-ID"/>
              </w:rPr>
              <w:t>Max Pooling</w:t>
            </w:r>
            <w:r w:rsidRPr="00B77989">
              <w:rPr>
                <w:rFonts w:eastAsia="Times New Roman" w:cs="Times New Roman"/>
                <w:szCs w:val="24"/>
                <w:lang w:eastAsia="en-ID"/>
              </w:rPr>
              <w:t> (</w:t>
            </w:r>
            <w:r>
              <w:rPr>
                <w:rFonts w:eastAsia="Times New Roman" w:cs="Times New Roman"/>
                <w:szCs w:val="24"/>
                <w:lang w:eastAsia="en-ID"/>
              </w:rPr>
              <w:t>4</w:t>
            </w:r>
            <w:r w:rsidRPr="00B77989">
              <w:rPr>
                <w:rFonts w:eastAsia="Times New Roman" w:cs="Times New Roman"/>
                <w:szCs w:val="24"/>
                <w:lang w:eastAsia="en-ID"/>
              </w:rPr>
              <w:t>,</w:t>
            </w:r>
            <w:r>
              <w:rPr>
                <w:rFonts w:eastAsia="Times New Roman" w:cs="Times New Roman"/>
                <w:szCs w:val="24"/>
                <w:lang w:eastAsia="en-ID"/>
              </w:rPr>
              <w:t>4</w:t>
            </w:r>
            <w:r w:rsidRPr="00B77989">
              <w:rPr>
                <w:rFonts w:eastAsia="Times New Roman" w:cs="Times New Roman"/>
                <w:szCs w:val="24"/>
                <w:lang w:eastAsia="en-ID"/>
              </w:rPr>
              <w:t>)</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0D35C45C"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62BAA6DB"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0,0001</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2DA00A8F"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89,5%</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6FC1D21C"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0,7459</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79A664EB"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83%</w:t>
            </w:r>
          </w:p>
        </w:tc>
      </w:tr>
      <w:tr w:rsidR="0034194B" w:rsidRPr="006D0221" w14:paraId="561562FC" w14:textId="77777777" w:rsidTr="00314749">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ED5C4A" w14:textId="77777777" w:rsidR="0034194B" w:rsidRPr="006D022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Average Pooling</w:t>
            </w:r>
            <w:r>
              <w:rPr>
                <w:rFonts w:eastAsia="Times New Roman" w:cs="Times New Roman"/>
                <w:szCs w:val="24"/>
                <w:lang w:val="en-US" w:eastAsia="en-ID"/>
              </w:rPr>
              <w:t xml:space="preserve"> (2,2)</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EFA4DBD"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6D0221">
              <w:rPr>
                <w:rFonts w:eastAsia="Times New Roman" w:cs="Times New Roman"/>
                <w:szCs w:val="24"/>
                <w:lang w:eastAsia="en-ID"/>
              </w:rPr>
              <w:t> </w:t>
            </w:r>
            <w:r>
              <w:rPr>
                <w:rFonts w:eastAsia="Times New Roman" w:cs="Times New Roman"/>
                <w:szCs w:val="24"/>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hideMark/>
          </w:tcPr>
          <w:p w14:paraId="038510C0"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6D0221">
              <w:rPr>
                <w:rFonts w:eastAsia="Times New Roman" w:cs="Times New Roman"/>
                <w:szCs w:val="24"/>
                <w:lang w:eastAsia="en-ID"/>
              </w:rPr>
              <w:t> </w:t>
            </w:r>
            <w:r>
              <w:rPr>
                <w:rFonts w:eastAsia="Times New Roman" w:cs="Times New Roman"/>
                <w:szCs w:val="24"/>
                <w:lang w:eastAsia="en-ID"/>
              </w:rPr>
              <w:t>0,0377</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2E034FF"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6D0221">
              <w:rPr>
                <w:rFonts w:eastAsia="Times New Roman" w:cs="Times New Roman"/>
                <w:szCs w:val="24"/>
                <w:lang w:eastAsia="en-ID"/>
              </w:rPr>
              <w:t> </w:t>
            </w:r>
            <w:r>
              <w:rPr>
                <w:rFonts w:eastAsia="Times New Roman" w:cs="Times New Roman"/>
                <w:szCs w:val="24"/>
                <w:lang w:eastAsia="en-ID"/>
              </w:rPr>
              <w:t>90%</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0E5DEAAA"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6D0221">
              <w:rPr>
                <w:rFonts w:eastAsia="Times New Roman" w:cs="Times New Roman"/>
                <w:szCs w:val="24"/>
                <w:lang w:eastAsia="en-ID"/>
              </w:rPr>
              <w:t> </w:t>
            </w:r>
            <w:r>
              <w:rPr>
                <w:rFonts w:eastAsia="Times New Roman" w:cs="Times New Roman"/>
                <w:szCs w:val="24"/>
                <w:lang w:eastAsia="en-ID"/>
              </w:rPr>
              <w:t>0,6469</w:t>
            </w:r>
          </w:p>
        </w:tc>
        <w:tc>
          <w:tcPr>
            <w:tcW w:w="1395" w:type="dxa"/>
            <w:tcBorders>
              <w:top w:val="single" w:sz="6" w:space="0" w:color="auto"/>
              <w:left w:val="single" w:sz="6" w:space="0" w:color="auto"/>
              <w:bottom w:val="single" w:sz="6" w:space="0" w:color="auto"/>
              <w:right w:val="single" w:sz="6" w:space="0" w:color="auto"/>
            </w:tcBorders>
            <w:shd w:val="clear" w:color="auto" w:fill="auto"/>
            <w:hideMark/>
          </w:tcPr>
          <w:p w14:paraId="44002EEF"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sidRPr="006D0221">
              <w:rPr>
                <w:rFonts w:eastAsia="Times New Roman" w:cs="Times New Roman"/>
                <w:szCs w:val="24"/>
                <w:lang w:eastAsia="en-ID"/>
              </w:rPr>
              <w:t> </w:t>
            </w:r>
            <w:r>
              <w:rPr>
                <w:rFonts w:eastAsia="Times New Roman" w:cs="Times New Roman"/>
                <w:szCs w:val="24"/>
                <w:lang w:eastAsia="en-ID"/>
              </w:rPr>
              <w:t>83,33%</w:t>
            </w:r>
          </w:p>
        </w:tc>
      </w:tr>
      <w:tr w:rsidR="0034194B" w:rsidRPr="006D0221" w14:paraId="5D3AECF9" w14:textId="77777777" w:rsidTr="00314749">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tcPr>
          <w:p w14:paraId="0D83476D" w14:textId="77777777" w:rsidR="0034194B" w:rsidRPr="006D0221" w:rsidRDefault="0034194B" w:rsidP="00314749">
            <w:pPr>
              <w:spacing w:after="0" w:line="240" w:lineRule="auto"/>
              <w:ind w:firstLine="0"/>
              <w:jc w:val="center"/>
              <w:textAlignment w:val="baseline"/>
              <w:rPr>
                <w:rFonts w:eastAsia="Times New Roman" w:cs="Times New Roman"/>
                <w:szCs w:val="24"/>
                <w:lang w:val="en-US" w:eastAsia="en-ID"/>
              </w:rPr>
            </w:pPr>
            <w:r w:rsidRPr="006D0221">
              <w:rPr>
                <w:rFonts w:eastAsia="Times New Roman" w:cs="Times New Roman"/>
                <w:szCs w:val="24"/>
                <w:lang w:val="en-US" w:eastAsia="en-ID"/>
              </w:rPr>
              <w:t>Average Pooling</w:t>
            </w:r>
            <w:r>
              <w:rPr>
                <w:rFonts w:eastAsia="Times New Roman" w:cs="Times New Roman"/>
                <w:szCs w:val="24"/>
                <w:lang w:val="en-US" w:eastAsia="en-ID"/>
              </w:rPr>
              <w:t xml:space="preserve"> (3,3)</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0057C6F7"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4278A535"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0,0002</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2966B3EE"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89,17%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641172DF"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0,6125</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0C70C4CF"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84,67%</w:t>
            </w:r>
          </w:p>
        </w:tc>
      </w:tr>
      <w:tr w:rsidR="0034194B" w:rsidRPr="006D0221" w14:paraId="54D4182E" w14:textId="77777777" w:rsidTr="00314749">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tcPr>
          <w:p w14:paraId="38A1FA01" w14:textId="77777777" w:rsidR="0034194B" w:rsidRPr="006D0221" w:rsidRDefault="0034194B" w:rsidP="00314749">
            <w:pPr>
              <w:spacing w:after="0" w:line="240" w:lineRule="auto"/>
              <w:ind w:firstLine="0"/>
              <w:jc w:val="center"/>
              <w:textAlignment w:val="baseline"/>
              <w:rPr>
                <w:rFonts w:eastAsia="Times New Roman" w:cs="Times New Roman"/>
                <w:szCs w:val="24"/>
                <w:lang w:val="en-US" w:eastAsia="en-ID"/>
              </w:rPr>
            </w:pPr>
            <w:r w:rsidRPr="006D0221">
              <w:rPr>
                <w:rFonts w:eastAsia="Times New Roman" w:cs="Times New Roman"/>
                <w:szCs w:val="24"/>
                <w:lang w:val="en-US" w:eastAsia="en-ID"/>
              </w:rPr>
              <w:t>Average Pooling</w:t>
            </w:r>
            <w:r>
              <w:rPr>
                <w:rFonts w:eastAsia="Times New Roman" w:cs="Times New Roman"/>
                <w:szCs w:val="24"/>
                <w:lang w:val="en-US" w:eastAsia="en-ID"/>
              </w:rPr>
              <w:t xml:space="preserve"> (4,4)</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3900C145"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99,96%</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6D0343CA"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0,0012</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314C806A"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88,33%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EE728DD"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0,5322</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651795A0"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Pr>
                <w:rFonts w:eastAsia="Times New Roman" w:cs="Times New Roman"/>
                <w:szCs w:val="24"/>
                <w:lang w:eastAsia="en-ID"/>
              </w:rPr>
              <w:t>83,67%</w:t>
            </w:r>
          </w:p>
        </w:tc>
      </w:tr>
      <w:tr w:rsidR="0034194B" w:rsidRPr="006D0221" w14:paraId="17CB98EF" w14:textId="77777777" w:rsidTr="00314749">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tcPr>
          <w:p w14:paraId="67B07C9E" w14:textId="77777777" w:rsidR="0034194B" w:rsidRPr="006D0221" w:rsidRDefault="0034194B" w:rsidP="00314749">
            <w:pPr>
              <w:spacing w:after="0" w:line="240" w:lineRule="auto"/>
              <w:ind w:firstLine="0"/>
              <w:jc w:val="center"/>
              <w:textAlignment w:val="baseline"/>
              <w:rPr>
                <w:rFonts w:eastAsia="Times New Roman" w:cs="Times New Roman"/>
                <w:szCs w:val="24"/>
                <w:lang w:val="en-US" w:eastAsia="en-ID"/>
              </w:rPr>
            </w:pPr>
            <w:r w:rsidRPr="00502496">
              <w:rPr>
                <w:rFonts w:eastAsia="Times New Roman" w:cs="Times New Roman"/>
                <w:szCs w:val="24"/>
                <w:lang w:val="en-US" w:eastAsia="en-ID"/>
              </w:rPr>
              <w:t>Global Average Pooling</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78A9A66A"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sidRPr="002D2AE9">
              <w:rPr>
                <w:rFonts w:eastAsia="Times New Roman" w:cs="Times New Roman"/>
                <w:szCs w:val="24"/>
                <w:lang w:eastAsia="en-ID"/>
              </w:rPr>
              <w:t> </w:t>
            </w:r>
            <w:r>
              <w:rPr>
                <w:rFonts w:eastAsia="Times New Roman" w:cs="Times New Roman"/>
                <w:szCs w:val="24"/>
                <w:lang w:eastAsia="en-ID"/>
              </w:rPr>
              <w:t>99,92%</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1F623BBA"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sidRPr="002D2AE9">
              <w:rPr>
                <w:rFonts w:eastAsia="Times New Roman" w:cs="Times New Roman"/>
                <w:szCs w:val="24"/>
                <w:lang w:eastAsia="en-ID"/>
              </w:rPr>
              <w:t> </w:t>
            </w:r>
            <w:r>
              <w:rPr>
                <w:rFonts w:eastAsia="Times New Roman" w:cs="Times New Roman"/>
                <w:szCs w:val="24"/>
                <w:lang w:eastAsia="en-ID"/>
              </w:rPr>
              <w:t>0,0137</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169A14EE"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sidRPr="002D2AE9">
              <w:rPr>
                <w:rFonts w:eastAsia="Times New Roman" w:cs="Times New Roman"/>
                <w:szCs w:val="24"/>
                <w:lang w:eastAsia="en-ID"/>
              </w:rPr>
              <w:t> </w:t>
            </w:r>
            <w:r>
              <w:rPr>
                <w:rFonts w:eastAsia="Times New Roman" w:cs="Times New Roman"/>
                <w:szCs w:val="24"/>
                <w:lang w:eastAsia="en-ID"/>
              </w:rPr>
              <w:t>86,67%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3021B771"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sidRPr="002D2AE9">
              <w:rPr>
                <w:rFonts w:eastAsia="Times New Roman" w:cs="Times New Roman"/>
                <w:szCs w:val="24"/>
                <w:lang w:eastAsia="en-ID"/>
              </w:rPr>
              <w:t> </w:t>
            </w:r>
            <w:r>
              <w:rPr>
                <w:rFonts w:eastAsia="Times New Roman" w:cs="Times New Roman"/>
                <w:szCs w:val="24"/>
                <w:lang w:eastAsia="en-ID"/>
              </w:rPr>
              <w:t>0,4628</w:t>
            </w:r>
          </w:p>
        </w:tc>
        <w:tc>
          <w:tcPr>
            <w:tcW w:w="1395"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188740BF" w14:textId="77777777" w:rsidR="0034194B" w:rsidRPr="006D0221" w:rsidRDefault="0034194B" w:rsidP="00314749">
            <w:pPr>
              <w:spacing w:after="0" w:line="240" w:lineRule="auto"/>
              <w:ind w:firstLine="0"/>
              <w:jc w:val="left"/>
              <w:textAlignment w:val="baseline"/>
              <w:rPr>
                <w:rFonts w:eastAsia="Times New Roman" w:cs="Times New Roman"/>
                <w:szCs w:val="24"/>
                <w:lang w:eastAsia="en-ID"/>
              </w:rPr>
            </w:pPr>
            <w:r w:rsidRPr="002D2AE9">
              <w:rPr>
                <w:rFonts w:eastAsia="Times New Roman" w:cs="Times New Roman"/>
                <w:szCs w:val="24"/>
                <w:lang w:eastAsia="en-ID"/>
              </w:rPr>
              <w:t> </w:t>
            </w:r>
            <w:r>
              <w:rPr>
                <w:rFonts w:eastAsia="Times New Roman" w:cs="Times New Roman"/>
                <w:szCs w:val="24"/>
                <w:lang w:eastAsia="en-ID"/>
              </w:rPr>
              <w:t>85%</w:t>
            </w:r>
          </w:p>
        </w:tc>
      </w:tr>
      <w:tr w:rsidR="0034194B" w:rsidRPr="006D0221" w14:paraId="4102D4DA" w14:textId="77777777" w:rsidTr="00314749">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B6CF7A" w14:textId="77777777" w:rsidR="0034194B" w:rsidRPr="006D0221"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None</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1842868A" w14:textId="77777777" w:rsidR="0034194B"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100%</w:t>
            </w:r>
          </w:p>
          <w:p w14:paraId="4B30227D"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10A804C2"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1,2537</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18CB36CF"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88,5%</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47025CBE"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0,8271</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40ACD20B" w14:textId="77777777" w:rsidR="0034194B" w:rsidRPr="006D0221"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82,33%</w:t>
            </w:r>
          </w:p>
        </w:tc>
      </w:tr>
    </w:tbl>
    <w:p w14:paraId="24AC7568" w14:textId="77777777" w:rsidR="0034194B" w:rsidRDefault="0034194B" w:rsidP="0034194B">
      <w:pPr>
        <w:ind w:firstLine="0"/>
        <w:rPr>
          <w:b/>
          <w:bCs/>
          <w:lang w:val="en-US"/>
        </w:rPr>
      </w:pPr>
    </w:p>
    <w:p w14:paraId="58C1169C" w14:textId="45D24455" w:rsidR="00CE64AD" w:rsidRPr="00CE64AD" w:rsidRDefault="00CE64AD" w:rsidP="0034194B">
      <w:pPr>
        <w:ind w:firstLine="0"/>
        <w:rPr>
          <w:lang w:val="en-US"/>
        </w:rPr>
      </w:pPr>
      <w:r>
        <w:rPr>
          <w:lang w:val="en-US"/>
        </w:rPr>
        <w:t xml:space="preserve">Dari </w:t>
      </w:r>
      <w:proofErr w:type="spellStart"/>
      <w:r>
        <w:rPr>
          <w:lang w:val="en-US"/>
        </w:rPr>
        <w:t>gambar</w:t>
      </w:r>
      <w:proofErr w:type="spellEnd"/>
      <w:r>
        <w:rPr>
          <w:lang w:val="en-US"/>
        </w:rPr>
        <w:t xml:space="preserve"> di </w:t>
      </w:r>
      <w:proofErr w:type="spellStart"/>
      <w:r>
        <w:rPr>
          <w:lang w:val="en-US"/>
        </w:rPr>
        <w:t>atas</w:t>
      </w:r>
      <w:proofErr w:type="spellEnd"/>
      <w:r>
        <w:rPr>
          <w:i/>
          <w:iCs/>
          <w:lang w:val="en-US"/>
        </w:rPr>
        <w:t xml:space="preserve">, </w:t>
      </w:r>
      <w:proofErr w:type="spellStart"/>
      <w:r>
        <w:rPr>
          <w:lang w:val="en-US"/>
        </w:rPr>
        <w:t>hasil</w:t>
      </w:r>
      <w:proofErr w:type="spellEnd"/>
      <w:r>
        <w:rPr>
          <w:lang w:val="en-US"/>
        </w:rPr>
        <w:t xml:space="preserve"> pengujian </w:t>
      </w:r>
      <w:r>
        <w:rPr>
          <w:i/>
          <w:iCs/>
          <w:lang w:val="en-US"/>
        </w:rPr>
        <w:t xml:space="preserve">pooling layer </w:t>
      </w:r>
      <w:r>
        <w:rPr>
          <w:lang w:val="en-US"/>
        </w:rPr>
        <w:t xml:space="preserve">yang paling optimal dengan arsitektur ResNet152 V2 </w:t>
      </w:r>
      <w:proofErr w:type="spellStart"/>
      <w:r>
        <w:rPr>
          <w:lang w:val="en-US"/>
        </w:rPr>
        <w:t>diperoleh</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diatur</w:t>
      </w:r>
      <w:proofErr w:type="spellEnd"/>
      <w:r>
        <w:rPr>
          <w:lang w:val="en-US"/>
        </w:rPr>
        <w:t xml:space="preserve"> menjadi </w:t>
      </w:r>
      <w:r>
        <w:rPr>
          <w:i/>
          <w:iCs/>
          <w:lang w:val="en-US"/>
        </w:rPr>
        <w:t xml:space="preserve">Global Average Pooling </w:t>
      </w:r>
      <w:r>
        <w:rPr>
          <w:lang w:val="en-US"/>
        </w:rPr>
        <w:t xml:space="preserve">dengan </w:t>
      </w:r>
      <w:proofErr w:type="spellStart"/>
      <w:r>
        <w:rPr>
          <w:lang w:val="en-US"/>
        </w:rPr>
        <w:t>nilai</w:t>
      </w:r>
      <w:proofErr w:type="spellEnd"/>
      <w:r>
        <w:rPr>
          <w:lang w:val="en-US"/>
        </w:rPr>
        <w:t xml:space="preserve"> </w:t>
      </w:r>
      <w:r>
        <w:rPr>
          <w:i/>
          <w:iCs/>
          <w:lang w:val="en-US"/>
        </w:rPr>
        <w:t xml:space="preserve">test </w:t>
      </w:r>
      <w:r>
        <w:rPr>
          <w:i/>
          <w:iCs/>
          <w:lang w:val="en-US"/>
        </w:rPr>
        <w:lastRenderedPageBreak/>
        <w:t xml:space="preserve">accuracy </w:t>
      </w:r>
      <w:proofErr w:type="spellStart"/>
      <w:r>
        <w:rPr>
          <w:lang w:val="en-US"/>
        </w:rPr>
        <w:t>mencapai</w:t>
      </w:r>
      <w:proofErr w:type="spellEnd"/>
      <w:r>
        <w:rPr>
          <w:lang w:val="en-US"/>
        </w:rPr>
        <w:t xml:space="preserve"> 85%. Secara </w:t>
      </w:r>
      <w:proofErr w:type="spellStart"/>
      <w:r>
        <w:rPr>
          <w:lang w:val="en-US"/>
        </w:rPr>
        <w:t>keseluruhan</w:t>
      </w:r>
      <w:proofErr w:type="spellEnd"/>
      <w:r>
        <w:rPr>
          <w:lang w:val="en-US"/>
        </w:rPr>
        <w:t xml:space="preserve"> </w:t>
      </w:r>
      <w:proofErr w:type="spellStart"/>
      <w:r>
        <w:rPr>
          <w:lang w:val="en-US"/>
        </w:rPr>
        <w:t>hasil</w:t>
      </w:r>
      <w:proofErr w:type="spellEnd"/>
      <w:r>
        <w:rPr>
          <w:lang w:val="en-US"/>
        </w:rPr>
        <w:t xml:space="preserve"> pengujian pada </w:t>
      </w:r>
      <w:r w:rsidRPr="00CE64AD">
        <w:rPr>
          <w:i/>
          <w:iCs/>
          <w:lang w:val="en-US"/>
        </w:rPr>
        <w:t>pooling layer</w:t>
      </w:r>
      <w:r>
        <w:rPr>
          <w:lang w:val="en-US"/>
        </w:rPr>
        <w:t xml:space="preserve"> ini tidak memiliki </w:t>
      </w:r>
      <w:proofErr w:type="spellStart"/>
      <w:r>
        <w:rPr>
          <w:lang w:val="en-US"/>
        </w:rPr>
        <w:t>selisih</w:t>
      </w:r>
      <w:proofErr w:type="spellEnd"/>
      <w:r>
        <w:rPr>
          <w:lang w:val="en-US"/>
        </w:rPr>
        <w:t xml:space="preserve"> </w:t>
      </w:r>
      <w:proofErr w:type="spellStart"/>
      <w:r>
        <w:rPr>
          <w:lang w:val="en-US"/>
        </w:rPr>
        <w:t>nilai</w:t>
      </w:r>
      <w:proofErr w:type="spellEnd"/>
      <w:r>
        <w:rPr>
          <w:lang w:val="en-US"/>
        </w:rPr>
        <w:t xml:space="preserve"> yang cukup </w:t>
      </w:r>
      <w:proofErr w:type="spellStart"/>
      <w:r>
        <w:rPr>
          <w:lang w:val="en-US"/>
        </w:rPr>
        <w:t>signifikan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perbedaannya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5%. </w:t>
      </w:r>
    </w:p>
    <w:p w14:paraId="43181356" w14:textId="538B43DF" w:rsidR="0034194B" w:rsidRPr="0034194B" w:rsidRDefault="0034194B" w:rsidP="0034194B">
      <w:pPr>
        <w:ind w:firstLine="0"/>
        <w:rPr>
          <w:b/>
          <w:bCs/>
        </w:rPr>
      </w:pPr>
      <w:r w:rsidRPr="00E417E1">
        <w:rPr>
          <w:b/>
          <w:bCs/>
          <w:lang w:val="en-US"/>
        </w:rPr>
        <w:t xml:space="preserve">Hasil Pengujian </w:t>
      </w:r>
      <w:r w:rsidRPr="00E417E1">
        <w:rPr>
          <w:b/>
          <w:bCs/>
          <w:i/>
          <w:iCs/>
          <w:lang w:val="en-US"/>
        </w:rPr>
        <w:t xml:space="preserve">Feature Extraction </w:t>
      </w:r>
      <w:r w:rsidRPr="00E417E1">
        <w:rPr>
          <w:b/>
          <w:bCs/>
          <w:lang w:val="en-US"/>
        </w:rPr>
        <w:t xml:space="preserve">pada Arsitektur </w:t>
      </w:r>
      <w:proofErr w:type="spellStart"/>
      <w:r w:rsidRPr="00E417E1">
        <w:rPr>
          <w:b/>
          <w:bCs/>
          <w:lang w:val="en-US"/>
        </w:rPr>
        <w:t>MobileNet</w:t>
      </w:r>
      <w:proofErr w:type="spellEnd"/>
      <w:r w:rsidRPr="00E417E1">
        <w:rPr>
          <w:b/>
          <w:bCs/>
          <w:lang w:val="en-US"/>
        </w:rPr>
        <w:t xml:space="preserve"> V1</w:t>
      </w:r>
      <w:r w:rsidRPr="00E417E1">
        <w:rPr>
          <w:b/>
          <w:bCs/>
        </w:rPr>
        <w:t> </w:t>
      </w:r>
    </w:p>
    <w:p w14:paraId="0DAAA8A8" w14:textId="77777777" w:rsidR="0034194B" w:rsidRDefault="0034194B" w:rsidP="0034194B">
      <w:pPr>
        <w:ind w:firstLine="0"/>
        <w:rPr>
          <w:i/>
          <w:iCs/>
        </w:rPr>
      </w:pPr>
      <w:r w:rsidRPr="00392C39">
        <w:rPr>
          <w:i/>
          <w:iCs/>
          <w:lang w:val="en-US"/>
        </w:rPr>
        <w:t> </w:t>
      </w:r>
      <w:r w:rsidRPr="00392C39">
        <w:rPr>
          <w:lang w:val="en-US"/>
        </w:rPr>
        <w:t>Parameter</w:t>
      </w:r>
      <w:r w:rsidRPr="00392C39">
        <w:rPr>
          <w:i/>
          <w:iCs/>
          <w:lang w:val="en-US"/>
        </w:rPr>
        <w:t xml:space="preserve"> ‘</w:t>
      </w:r>
      <w:proofErr w:type="spellStart"/>
      <w:r w:rsidRPr="00392C39">
        <w:rPr>
          <w:i/>
          <w:iCs/>
          <w:lang w:val="en-US"/>
        </w:rPr>
        <w:t>include_top</w:t>
      </w:r>
      <w:proofErr w:type="spellEnd"/>
      <w:r w:rsidRPr="00392C39">
        <w:rPr>
          <w:i/>
          <w:iCs/>
          <w:lang w:val="en-US"/>
        </w:rPr>
        <w:t>’</w:t>
      </w:r>
      <w:r w:rsidRPr="00392C39">
        <w:rPr>
          <w:i/>
          <w:iCs/>
        </w:rPr>
        <w:t> </w:t>
      </w:r>
    </w:p>
    <w:tbl>
      <w:tblPr>
        <w:tblW w:w="787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
        <w:gridCol w:w="1824"/>
        <w:gridCol w:w="1272"/>
        <w:gridCol w:w="1149"/>
        <w:gridCol w:w="1213"/>
        <w:gridCol w:w="1213"/>
        <w:gridCol w:w="1183"/>
        <w:gridCol w:w="15"/>
      </w:tblGrid>
      <w:tr w:rsidR="0034194B" w:rsidRPr="00AD78FC" w14:paraId="6BCE5296" w14:textId="77777777" w:rsidTr="00314749">
        <w:trPr>
          <w:gridAfter w:val="1"/>
          <w:wAfter w:w="15" w:type="dxa"/>
          <w:trHeight w:val="840"/>
        </w:trPr>
        <w:tc>
          <w:tcPr>
            <w:tcW w:w="1830" w:type="dxa"/>
            <w:gridSpan w:val="2"/>
            <w:tcBorders>
              <w:top w:val="single" w:sz="6" w:space="0" w:color="auto"/>
              <w:left w:val="single" w:sz="6" w:space="0" w:color="auto"/>
              <w:bottom w:val="single" w:sz="6" w:space="0" w:color="auto"/>
              <w:right w:val="single" w:sz="6" w:space="0" w:color="auto"/>
            </w:tcBorders>
            <w:shd w:val="clear" w:color="auto" w:fill="C2D69B"/>
            <w:vAlign w:val="center"/>
            <w:hideMark/>
          </w:tcPr>
          <w:p w14:paraId="6714E369" w14:textId="77777777" w:rsidR="0034194B" w:rsidRPr="00AD78FC" w:rsidRDefault="0034194B" w:rsidP="00314749">
            <w:pPr>
              <w:spacing w:after="0" w:line="240" w:lineRule="auto"/>
              <w:ind w:firstLine="0"/>
              <w:jc w:val="center"/>
              <w:textAlignment w:val="baseline"/>
              <w:rPr>
                <w:rFonts w:ascii="Segoe UI" w:eastAsia="Times New Roman" w:hAnsi="Segoe UI" w:cs="Segoe UI"/>
                <w:sz w:val="18"/>
                <w:szCs w:val="18"/>
                <w:lang w:eastAsia="en-ID"/>
              </w:rPr>
            </w:pPr>
            <w:proofErr w:type="spellStart"/>
            <w:r w:rsidRPr="00AD78FC">
              <w:rPr>
                <w:rFonts w:eastAsia="Times New Roman" w:cs="Times New Roman"/>
                <w:szCs w:val="24"/>
                <w:lang w:val="en-US" w:eastAsia="en-ID"/>
              </w:rPr>
              <w:t>Include_top</w:t>
            </w:r>
            <w:proofErr w:type="spellEnd"/>
            <w:r w:rsidRPr="00AD78FC">
              <w:rPr>
                <w:rFonts w:eastAsia="Times New Roman" w:cs="Times New Roman"/>
                <w:szCs w:val="24"/>
                <w:lang w:eastAsia="en-ID"/>
              </w:rPr>
              <w:t> </w:t>
            </w:r>
          </w:p>
        </w:tc>
        <w:tc>
          <w:tcPr>
            <w:tcW w:w="127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7651DB2" w14:textId="77777777" w:rsidR="0034194B" w:rsidRPr="00AD78FC"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AD78FC">
              <w:rPr>
                <w:rFonts w:eastAsia="Times New Roman" w:cs="Times New Roman"/>
                <w:szCs w:val="24"/>
                <w:lang w:val="en-US" w:eastAsia="en-ID"/>
              </w:rPr>
              <w:t>Train Accuracy</w:t>
            </w:r>
            <w:r w:rsidRPr="00AD78FC">
              <w:rPr>
                <w:rFonts w:eastAsia="Times New Roman" w:cs="Times New Roman"/>
                <w:szCs w:val="24"/>
                <w:lang w:eastAsia="en-ID"/>
              </w:rPr>
              <w:t> </w:t>
            </w:r>
          </w:p>
        </w:tc>
        <w:tc>
          <w:tcPr>
            <w:tcW w:w="115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D30F460" w14:textId="77777777" w:rsidR="0034194B" w:rsidRPr="00AD78FC"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AD78FC">
              <w:rPr>
                <w:rFonts w:eastAsia="Times New Roman" w:cs="Times New Roman"/>
                <w:szCs w:val="24"/>
                <w:lang w:val="en-US" w:eastAsia="en-ID"/>
              </w:rPr>
              <w:t>Train Loss</w:t>
            </w:r>
            <w:r w:rsidRPr="00AD78FC">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A1C085B" w14:textId="77777777" w:rsidR="0034194B" w:rsidRPr="00AD78FC"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AD78FC">
              <w:rPr>
                <w:rFonts w:eastAsia="Times New Roman" w:cs="Times New Roman"/>
                <w:szCs w:val="24"/>
                <w:lang w:val="en-US" w:eastAsia="en-ID"/>
              </w:rPr>
              <w:t>Validation Accuracy</w:t>
            </w:r>
            <w:r w:rsidRPr="00AD78FC">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707939BC" w14:textId="77777777" w:rsidR="0034194B" w:rsidRPr="00AD78FC"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AD78FC">
              <w:rPr>
                <w:rFonts w:eastAsia="Times New Roman" w:cs="Times New Roman"/>
                <w:szCs w:val="24"/>
                <w:lang w:val="en-US" w:eastAsia="en-ID"/>
              </w:rPr>
              <w:t>Validation Loss</w:t>
            </w:r>
            <w:r w:rsidRPr="00AD78FC">
              <w:rPr>
                <w:rFonts w:eastAsia="Times New Roman" w:cs="Times New Roman"/>
                <w:szCs w:val="24"/>
                <w:lang w:eastAsia="en-ID"/>
              </w:rPr>
              <w:t> </w:t>
            </w:r>
          </w:p>
        </w:tc>
        <w:tc>
          <w:tcPr>
            <w:tcW w:w="118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75A8E7B7" w14:textId="77777777" w:rsidR="0034194B" w:rsidRPr="00AD78FC"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AD78FC">
              <w:rPr>
                <w:rFonts w:eastAsia="Times New Roman" w:cs="Times New Roman"/>
                <w:szCs w:val="24"/>
                <w:lang w:val="en-US" w:eastAsia="en-ID"/>
              </w:rPr>
              <w:t>Test Accuracy</w:t>
            </w:r>
            <w:r w:rsidRPr="00AD78FC">
              <w:rPr>
                <w:rFonts w:eastAsia="Times New Roman" w:cs="Times New Roman"/>
                <w:szCs w:val="24"/>
                <w:lang w:eastAsia="en-ID"/>
              </w:rPr>
              <w:t> </w:t>
            </w:r>
          </w:p>
        </w:tc>
      </w:tr>
      <w:tr w:rsidR="0034194B" w:rsidRPr="00AD78FC" w14:paraId="10BD740E" w14:textId="77777777" w:rsidTr="00314749">
        <w:trPr>
          <w:gridAfter w:val="1"/>
          <w:wAfter w:w="15" w:type="dxa"/>
          <w:trHeight w:val="300"/>
        </w:trPr>
        <w:tc>
          <w:tcPr>
            <w:tcW w:w="183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5432F1D" w14:textId="77777777" w:rsidR="0034194B" w:rsidRPr="00AD78FC"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AD78FC">
              <w:rPr>
                <w:rFonts w:eastAsia="Times New Roman" w:cs="Times New Roman"/>
                <w:szCs w:val="24"/>
                <w:lang w:val="en-US" w:eastAsia="en-ID"/>
              </w:rPr>
              <w:t>True</w:t>
            </w:r>
            <w:r w:rsidRPr="00AD78FC">
              <w:rPr>
                <w:rFonts w:eastAsia="Times New Roman" w:cs="Times New Roman"/>
                <w:szCs w:val="24"/>
                <w:lang w:eastAsia="en-ID"/>
              </w:rPr>
              <w:t> </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5D7357A8" w14:textId="77777777" w:rsidR="0034194B" w:rsidRPr="00AD78FC"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49,83%</w:t>
            </w:r>
          </w:p>
        </w:tc>
        <w:tc>
          <w:tcPr>
            <w:tcW w:w="1155" w:type="dxa"/>
            <w:tcBorders>
              <w:top w:val="single" w:sz="6" w:space="0" w:color="auto"/>
              <w:left w:val="single" w:sz="6" w:space="0" w:color="auto"/>
              <w:bottom w:val="single" w:sz="6" w:space="0" w:color="auto"/>
              <w:right w:val="single" w:sz="6" w:space="0" w:color="auto"/>
            </w:tcBorders>
            <w:shd w:val="clear" w:color="auto" w:fill="auto"/>
          </w:tcPr>
          <w:p w14:paraId="2CF6A5FE" w14:textId="77777777" w:rsidR="0034194B" w:rsidRPr="00AD78FC"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1,4502</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0D4AD293" w14:textId="77777777" w:rsidR="0034194B" w:rsidRPr="00AD78FC"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20,5%</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0A7D07F4" w14:textId="77777777" w:rsidR="0034194B" w:rsidRPr="00AD78FC"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1,7842</w:t>
            </w:r>
          </w:p>
        </w:tc>
        <w:tc>
          <w:tcPr>
            <w:tcW w:w="1185" w:type="dxa"/>
            <w:tcBorders>
              <w:top w:val="single" w:sz="6" w:space="0" w:color="auto"/>
              <w:left w:val="single" w:sz="6" w:space="0" w:color="auto"/>
              <w:bottom w:val="single" w:sz="6" w:space="0" w:color="auto"/>
              <w:right w:val="single" w:sz="6" w:space="0" w:color="auto"/>
            </w:tcBorders>
            <w:shd w:val="clear" w:color="auto" w:fill="auto"/>
          </w:tcPr>
          <w:p w14:paraId="79A6D81B" w14:textId="77777777" w:rsidR="0034194B" w:rsidRPr="00AD78FC"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25,67%</w:t>
            </w:r>
          </w:p>
        </w:tc>
      </w:tr>
      <w:tr w:rsidR="0034194B" w:rsidRPr="00AD78FC" w14:paraId="33D78E57" w14:textId="77777777" w:rsidTr="00314749">
        <w:trPr>
          <w:gridBefore w:val="1"/>
          <w:trHeight w:val="300"/>
        </w:trPr>
        <w:tc>
          <w:tcPr>
            <w:tcW w:w="183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F19F475" w14:textId="77777777" w:rsidR="0034194B" w:rsidRPr="00AD78FC" w:rsidRDefault="0034194B" w:rsidP="00314749">
            <w:pPr>
              <w:spacing w:after="0" w:line="240" w:lineRule="auto"/>
              <w:ind w:firstLine="0"/>
              <w:jc w:val="center"/>
              <w:textAlignment w:val="baseline"/>
              <w:rPr>
                <w:rFonts w:ascii="Segoe UI" w:eastAsia="Times New Roman" w:hAnsi="Segoe UI" w:cs="Segoe UI"/>
                <w:sz w:val="18"/>
                <w:szCs w:val="18"/>
                <w:lang w:eastAsia="en-ID"/>
              </w:rPr>
            </w:pPr>
            <w:r w:rsidRPr="00AD78FC">
              <w:rPr>
                <w:rFonts w:eastAsia="Times New Roman" w:cs="Times New Roman"/>
                <w:szCs w:val="24"/>
                <w:lang w:val="en-US" w:eastAsia="en-ID"/>
              </w:rPr>
              <w:t>False</w:t>
            </w:r>
            <w:r w:rsidRPr="00AD78FC">
              <w:rPr>
                <w:rFonts w:eastAsia="Times New Roman" w:cs="Times New Roman"/>
                <w:szCs w:val="24"/>
                <w:lang w:eastAsia="en-ID"/>
              </w:rPr>
              <w:t> </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31C40F43" w14:textId="77777777" w:rsidR="0034194B" w:rsidRPr="00AD78FC"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89,88%</w:t>
            </w:r>
          </w:p>
        </w:tc>
        <w:tc>
          <w:tcPr>
            <w:tcW w:w="1155" w:type="dxa"/>
            <w:tcBorders>
              <w:top w:val="single" w:sz="6" w:space="0" w:color="auto"/>
              <w:left w:val="single" w:sz="6" w:space="0" w:color="auto"/>
              <w:bottom w:val="single" w:sz="6" w:space="0" w:color="auto"/>
              <w:right w:val="single" w:sz="6" w:space="0" w:color="auto"/>
            </w:tcBorders>
            <w:shd w:val="clear" w:color="auto" w:fill="auto"/>
          </w:tcPr>
          <w:p w14:paraId="498A4040" w14:textId="77777777" w:rsidR="0034194B" w:rsidRPr="00AD78FC"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0,2868</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7CFB8F5" w14:textId="77777777" w:rsidR="0034194B" w:rsidRPr="00AD78FC"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60,5%</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6F76372" w14:textId="77777777" w:rsidR="0034194B" w:rsidRPr="00AD78FC"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1,2958</w:t>
            </w:r>
          </w:p>
        </w:tc>
        <w:tc>
          <w:tcPr>
            <w:tcW w:w="1185" w:type="dxa"/>
            <w:gridSpan w:val="2"/>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6BAF0173" w14:textId="77777777" w:rsidR="0034194B" w:rsidRPr="00AD78FC" w:rsidRDefault="0034194B" w:rsidP="00314749">
            <w:pPr>
              <w:spacing w:after="0" w:line="240" w:lineRule="auto"/>
              <w:ind w:firstLine="0"/>
              <w:jc w:val="left"/>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59%</w:t>
            </w:r>
          </w:p>
        </w:tc>
      </w:tr>
    </w:tbl>
    <w:p w14:paraId="6F7C794B" w14:textId="77777777" w:rsidR="0034194B" w:rsidRDefault="0034194B" w:rsidP="0034194B">
      <w:pPr>
        <w:ind w:firstLine="0"/>
        <w:rPr>
          <w:rStyle w:val="normaltextrun"/>
          <w:color w:val="000000"/>
          <w:shd w:val="clear" w:color="auto" w:fill="FFFFFF"/>
          <w:lang w:val="en-US"/>
        </w:rPr>
      </w:pPr>
    </w:p>
    <w:p w14:paraId="2824BB66" w14:textId="6A8A2F37" w:rsidR="00CE64AD" w:rsidRDefault="001B48C1" w:rsidP="0034194B">
      <w:pPr>
        <w:ind w:firstLine="0"/>
      </w:pPr>
      <w:r>
        <w:rPr>
          <w:rStyle w:val="normaltextrun"/>
          <w:color w:val="000000"/>
          <w:shd w:val="clear" w:color="auto" w:fill="FFFFFF"/>
          <w:lang w:val="en-US"/>
        </w:rPr>
        <w:t xml:space="preserve">Pada </w:t>
      </w:r>
      <w:proofErr w:type="spellStart"/>
      <w:r>
        <w:rPr>
          <w:rStyle w:val="normaltextrun"/>
          <w:color w:val="000000"/>
          <w:shd w:val="clear" w:color="auto" w:fill="FFFFFF"/>
          <w:lang w:val="en-US"/>
        </w:rPr>
        <w:t>gambar</w:t>
      </w:r>
      <w:proofErr w:type="spellEnd"/>
      <w:r>
        <w:rPr>
          <w:rStyle w:val="normaltextrun"/>
          <w:color w:val="000000"/>
          <w:shd w:val="clear" w:color="auto" w:fill="FFFFFF"/>
          <w:lang w:val="en-US"/>
        </w:rPr>
        <w:t xml:space="preserve"> di </w:t>
      </w:r>
      <w:proofErr w:type="spellStart"/>
      <w:r>
        <w:rPr>
          <w:rStyle w:val="normaltextrun"/>
          <w:color w:val="000000"/>
          <w:shd w:val="clear" w:color="auto" w:fill="FFFFFF"/>
          <w:lang w:val="en-US"/>
        </w:rPr>
        <w:t>atas</w:t>
      </w:r>
      <w:proofErr w:type="spellEnd"/>
      <w:r>
        <w:rPr>
          <w:rStyle w:val="normaltextrun"/>
          <w:color w:val="000000"/>
          <w:shd w:val="clear" w:color="auto" w:fill="FFFFFF"/>
          <w:lang w:val="en-US"/>
        </w:rPr>
        <w:t xml:space="preserve">, </w:t>
      </w:r>
      <w:proofErr w:type="spellStart"/>
      <w:r>
        <w:rPr>
          <w:rStyle w:val="normaltextrun"/>
          <w:color w:val="000000"/>
          <w:shd w:val="clear" w:color="auto" w:fill="FFFFFF"/>
          <w:lang w:val="en-US"/>
        </w:rPr>
        <w:t>hasil</w:t>
      </w:r>
      <w:proofErr w:type="spellEnd"/>
      <w:r>
        <w:rPr>
          <w:rStyle w:val="normaltextrun"/>
          <w:color w:val="000000"/>
          <w:shd w:val="clear" w:color="auto" w:fill="FFFFFF"/>
          <w:lang w:val="en-US"/>
        </w:rPr>
        <w:t xml:space="preserve"> pengujian parameter </w:t>
      </w:r>
      <w:r>
        <w:t>‘</w:t>
      </w:r>
      <w:proofErr w:type="spellStart"/>
      <w:r>
        <w:rPr>
          <w:i/>
          <w:iCs/>
        </w:rPr>
        <w:t>include_top</w:t>
      </w:r>
      <w:proofErr w:type="spellEnd"/>
      <w:r>
        <w:rPr>
          <w:i/>
          <w:iCs/>
        </w:rPr>
        <w:t xml:space="preserve">’ </w:t>
      </w:r>
      <w:proofErr w:type="spellStart"/>
      <w:r>
        <w:t>dengan</w:t>
      </w:r>
      <w:proofErr w:type="spellEnd"/>
      <w:r>
        <w:t xml:space="preserve"> </w:t>
      </w:r>
      <w:proofErr w:type="spellStart"/>
      <w:r>
        <w:t>arsitektur</w:t>
      </w:r>
      <w:proofErr w:type="spellEnd"/>
      <w:r>
        <w:t xml:space="preserve"> </w:t>
      </w:r>
      <w:proofErr w:type="spellStart"/>
      <w:r>
        <w:t>MobileNet</w:t>
      </w:r>
      <w:proofErr w:type="spellEnd"/>
      <w:r>
        <w:t xml:space="preserve"> V1 </w:t>
      </w:r>
      <w:proofErr w:type="spellStart"/>
      <w:r>
        <w:t>memperoleh</w:t>
      </w:r>
      <w:proofErr w:type="spellEnd"/>
      <w:r>
        <w:t xml:space="preserve"> </w:t>
      </w:r>
      <w:proofErr w:type="spellStart"/>
      <w:r>
        <w:t>hasil</w:t>
      </w:r>
      <w:proofErr w:type="spellEnd"/>
      <w:r>
        <w:t xml:space="preserve"> yang optimal pada </w:t>
      </w:r>
      <w:proofErr w:type="spellStart"/>
      <w:r>
        <w:t>saat</w:t>
      </w:r>
      <w:proofErr w:type="spellEnd"/>
      <w:r>
        <w:t xml:space="preserve"> </w:t>
      </w:r>
      <w:proofErr w:type="spellStart"/>
      <w:r>
        <w:t>nilainya</w:t>
      </w:r>
      <w:proofErr w:type="spellEnd"/>
      <w:r>
        <w:t xml:space="preserve"> </w:t>
      </w:r>
      <w:proofErr w:type="spellStart"/>
      <w:r>
        <w:t>diatur</w:t>
      </w:r>
      <w:proofErr w:type="spellEnd"/>
      <w:r>
        <w:t xml:space="preserve"> </w:t>
      </w:r>
      <w:proofErr w:type="spellStart"/>
      <w:r>
        <w:t>ke</w:t>
      </w:r>
      <w:proofErr w:type="spellEnd"/>
      <w:r>
        <w:t xml:space="preserve"> </w:t>
      </w:r>
      <w:r>
        <w:rPr>
          <w:i/>
          <w:iCs/>
        </w:rPr>
        <w:t xml:space="preserve">False </w:t>
      </w:r>
      <w:proofErr w:type="spellStart"/>
      <w:r>
        <w:t>dengan</w:t>
      </w:r>
      <w:proofErr w:type="spellEnd"/>
      <w:r>
        <w:t xml:space="preserve"> </w:t>
      </w:r>
      <w:r>
        <w:rPr>
          <w:i/>
          <w:iCs/>
        </w:rPr>
        <w:t>test accuracy</w:t>
      </w:r>
      <w:r>
        <w:t xml:space="preserve"> </w:t>
      </w:r>
      <w:proofErr w:type="spellStart"/>
      <w:r>
        <w:t>sebesar</w:t>
      </w:r>
      <w:proofErr w:type="spellEnd"/>
      <w:r>
        <w:t xml:space="preserve"> 59%. </w:t>
      </w:r>
      <w:proofErr w:type="spellStart"/>
      <w:r w:rsidR="00792F36">
        <w:t>Secara</w:t>
      </w:r>
      <w:proofErr w:type="spellEnd"/>
      <w:r w:rsidR="00792F36">
        <w:t xml:space="preserve"> </w:t>
      </w:r>
      <w:proofErr w:type="spellStart"/>
      <w:r w:rsidR="00792F36">
        <w:t>keseluruhan</w:t>
      </w:r>
      <w:proofErr w:type="spellEnd"/>
      <w:r w:rsidR="00792F36">
        <w:t xml:space="preserve">, </w:t>
      </w:r>
      <w:proofErr w:type="spellStart"/>
      <w:r w:rsidR="00792F36">
        <w:t>hasil</w:t>
      </w:r>
      <w:proofErr w:type="spellEnd"/>
      <w:r w:rsidR="00792F36">
        <w:t xml:space="preserve"> </w:t>
      </w:r>
      <w:proofErr w:type="spellStart"/>
      <w:r w:rsidR="00792F36">
        <w:t>pengujian</w:t>
      </w:r>
      <w:proofErr w:type="spellEnd"/>
      <w:r w:rsidR="00792F36">
        <w:t xml:space="preserve"> pada </w:t>
      </w:r>
      <w:r w:rsidR="00A80BC7">
        <w:rPr>
          <w:i/>
          <w:iCs/>
        </w:rPr>
        <w:t xml:space="preserve">train accuracy, train loss, </w:t>
      </w:r>
      <w:r w:rsidR="00A80BC7">
        <w:t xml:space="preserve">dan </w:t>
      </w:r>
      <w:r w:rsidR="00A80BC7">
        <w:rPr>
          <w:i/>
          <w:iCs/>
        </w:rPr>
        <w:t xml:space="preserve">validation loss </w:t>
      </w:r>
      <w:r w:rsidR="00A80BC7">
        <w:t xml:space="preserve">juga </w:t>
      </w:r>
      <w:proofErr w:type="spellStart"/>
      <w:r w:rsidR="00A80BC7">
        <w:t>memiliki</w:t>
      </w:r>
      <w:proofErr w:type="spellEnd"/>
      <w:r w:rsidR="00A80BC7">
        <w:t xml:space="preserve"> </w:t>
      </w:r>
      <w:proofErr w:type="spellStart"/>
      <w:r w:rsidR="00A80BC7">
        <w:t>selisih</w:t>
      </w:r>
      <w:proofErr w:type="spellEnd"/>
      <w:r w:rsidR="00A80BC7">
        <w:t xml:space="preserve"> yang </w:t>
      </w:r>
      <w:proofErr w:type="spellStart"/>
      <w:r w:rsidR="00A80BC7">
        <w:t>cukup</w:t>
      </w:r>
      <w:proofErr w:type="spellEnd"/>
      <w:r w:rsidR="00A80BC7">
        <w:t xml:space="preserve"> </w:t>
      </w:r>
      <w:proofErr w:type="spellStart"/>
      <w:r w:rsidR="00A80BC7">
        <w:t>besar</w:t>
      </w:r>
      <w:proofErr w:type="spellEnd"/>
      <w:r w:rsidR="00A80BC7">
        <w:t xml:space="preserve"> </w:t>
      </w:r>
      <w:proofErr w:type="spellStart"/>
      <w:r w:rsidR="00A80BC7">
        <w:t>dengan</w:t>
      </w:r>
      <w:proofErr w:type="spellEnd"/>
      <w:r w:rsidR="00A80BC7">
        <w:t xml:space="preserve"> </w:t>
      </w:r>
      <w:proofErr w:type="spellStart"/>
      <w:r w:rsidR="00A80BC7">
        <w:t>perbedaan</w:t>
      </w:r>
      <w:proofErr w:type="spellEnd"/>
      <w:r w:rsidR="00A80BC7">
        <w:t xml:space="preserve"> </w:t>
      </w:r>
      <w:proofErr w:type="spellStart"/>
      <w:r w:rsidR="00A80BC7">
        <w:t>nilai</w:t>
      </w:r>
      <w:proofErr w:type="spellEnd"/>
      <w:r w:rsidR="00A80BC7">
        <w:t xml:space="preserve"> </w:t>
      </w:r>
      <w:proofErr w:type="spellStart"/>
      <w:r w:rsidR="00A80BC7">
        <w:t>hingga</w:t>
      </w:r>
      <w:proofErr w:type="spellEnd"/>
      <w:r w:rsidR="00A80BC7">
        <w:t xml:space="preserve"> </w:t>
      </w:r>
      <w:proofErr w:type="spellStart"/>
      <w:r w:rsidR="00A80BC7">
        <w:t>lebih</w:t>
      </w:r>
      <w:proofErr w:type="spellEnd"/>
      <w:r w:rsidR="00A80BC7">
        <w:t xml:space="preserve"> </w:t>
      </w:r>
      <w:proofErr w:type="spellStart"/>
      <w:r w:rsidR="00A80BC7">
        <w:t>dari</w:t>
      </w:r>
      <w:proofErr w:type="spellEnd"/>
      <w:r w:rsidR="00A80BC7">
        <w:t xml:space="preserve"> 50%. </w:t>
      </w:r>
    </w:p>
    <w:p w14:paraId="50F2BAA1" w14:textId="77777777" w:rsidR="00A80BC7" w:rsidRPr="00A80BC7" w:rsidRDefault="00A80BC7" w:rsidP="0034194B">
      <w:pPr>
        <w:ind w:firstLine="0"/>
        <w:rPr>
          <w:rStyle w:val="normaltextrun"/>
          <w:color w:val="000000"/>
          <w:shd w:val="clear" w:color="auto" w:fill="FFFFFF"/>
          <w:lang w:val="en-US"/>
        </w:rPr>
      </w:pPr>
    </w:p>
    <w:p w14:paraId="15461C59" w14:textId="77777777" w:rsidR="0034194B" w:rsidRDefault="0034194B" w:rsidP="0034194B">
      <w:pPr>
        <w:ind w:firstLine="0"/>
        <w:rPr>
          <w:i/>
          <w:iCs/>
          <w:lang w:val="en-US"/>
        </w:rPr>
      </w:pPr>
      <w:r w:rsidRPr="00A16FA4">
        <w:rPr>
          <w:lang w:val="en-US"/>
        </w:rPr>
        <w:t xml:space="preserve">Parameter </w:t>
      </w:r>
      <w:r w:rsidRPr="00A16FA4">
        <w:rPr>
          <w:i/>
          <w:iCs/>
          <w:lang w:val="en-US"/>
        </w:rPr>
        <w:t>Pooling Layer</w:t>
      </w:r>
    </w:p>
    <w:tbl>
      <w:tblPr>
        <w:tblW w:w="786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5"/>
        <w:gridCol w:w="1260"/>
        <w:gridCol w:w="1170"/>
        <w:gridCol w:w="1215"/>
        <w:gridCol w:w="1215"/>
        <w:gridCol w:w="1185"/>
      </w:tblGrid>
      <w:tr w:rsidR="0034194B" w:rsidRPr="00817535" w14:paraId="67B38986" w14:textId="77777777" w:rsidTr="00314749">
        <w:trPr>
          <w:trHeight w:val="840"/>
        </w:trPr>
        <w:tc>
          <w:tcPr>
            <w:tcW w:w="18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3DBA3D9A" w14:textId="77777777" w:rsidR="0034194B" w:rsidRPr="001F7666" w:rsidRDefault="0034194B" w:rsidP="00314749">
            <w:pPr>
              <w:spacing w:after="0" w:line="240" w:lineRule="auto"/>
              <w:ind w:firstLine="0"/>
              <w:jc w:val="center"/>
              <w:textAlignment w:val="baseline"/>
              <w:rPr>
                <w:rFonts w:ascii="Segoe UI" w:eastAsia="Times New Roman" w:hAnsi="Segoe UI" w:cs="Segoe UI"/>
                <w:i/>
                <w:iCs/>
                <w:sz w:val="18"/>
                <w:szCs w:val="18"/>
                <w:lang w:eastAsia="en-ID"/>
              </w:rPr>
            </w:pPr>
            <w:r w:rsidRPr="001F7666">
              <w:rPr>
                <w:rFonts w:eastAsia="Times New Roman" w:cs="Times New Roman"/>
                <w:i/>
                <w:iCs/>
                <w:szCs w:val="24"/>
                <w:lang w:val="en-US" w:eastAsia="en-ID"/>
              </w:rPr>
              <w:t>Pooling Layer</w:t>
            </w:r>
            <w:r w:rsidRPr="001F7666">
              <w:rPr>
                <w:rFonts w:eastAsia="Times New Roman" w:cs="Times New Roman"/>
                <w:i/>
                <w:iCs/>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CDA0A6C" w14:textId="77777777" w:rsidR="0034194B" w:rsidRPr="001F7666" w:rsidRDefault="0034194B" w:rsidP="00314749">
            <w:pPr>
              <w:spacing w:after="0" w:line="240" w:lineRule="auto"/>
              <w:ind w:firstLine="0"/>
              <w:jc w:val="center"/>
              <w:textAlignment w:val="baseline"/>
              <w:rPr>
                <w:rFonts w:ascii="Segoe UI" w:eastAsia="Times New Roman" w:hAnsi="Segoe UI" w:cs="Segoe UI"/>
                <w:i/>
                <w:iCs/>
                <w:sz w:val="18"/>
                <w:szCs w:val="18"/>
                <w:lang w:eastAsia="en-ID"/>
              </w:rPr>
            </w:pPr>
            <w:r w:rsidRPr="001F7666">
              <w:rPr>
                <w:rFonts w:eastAsia="Times New Roman" w:cs="Times New Roman"/>
                <w:i/>
                <w:iCs/>
                <w:szCs w:val="24"/>
                <w:lang w:val="en-US" w:eastAsia="en-ID"/>
              </w:rPr>
              <w:t>Train Accuracy</w:t>
            </w:r>
            <w:r w:rsidRPr="001F7666">
              <w:rPr>
                <w:rFonts w:eastAsia="Times New Roman" w:cs="Times New Roman"/>
                <w:i/>
                <w:iCs/>
                <w:szCs w:val="24"/>
                <w:lang w:eastAsia="en-ID"/>
              </w:rPr>
              <w:t> </w:t>
            </w:r>
          </w:p>
        </w:tc>
        <w:tc>
          <w:tcPr>
            <w:tcW w:w="117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43CEA408" w14:textId="77777777" w:rsidR="0034194B" w:rsidRPr="001F7666" w:rsidRDefault="0034194B" w:rsidP="00314749">
            <w:pPr>
              <w:spacing w:after="0" w:line="240" w:lineRule="auto"/>
              <w:ind w:firstLine="0"/>
              <w:jc w:val="center"/>
              <w:textAlignment w:val="baseline"/>
              <w:rPr>
                <w:rFonts w:ascii="Segoe UI" w:eastAsia="Times New Roman" w:hAnsi="Segoe UI" w:cs="Segoe UI"/>
                <w:i/>
                <w:iCs/>
                <w:sz w:val="18"/>
                <w:szCs w:val="18"/>
                <w:lang w:eastAsia="en-ID"/>
              </w:rPr>
            </w:pPr>
            <w:r w:rsidRPr="001F7666">
              <w:rPr>
                <w:rFonts w:eastAsia="Times New Roman" w:cs="Times New Roman"/>
                <w:i/>
                <w:iCs/>
                <w:szCs w:val="24"/>
                <w:lang w:val="en-US" w:eastAsia="en-ID"/>
              </w:rPr>
              <w:t>Train Loss</w:t>
            </w:r>
            <w:r w:rsidRPr="001F7666">
              <w:rPr>
                <w:rFonts w:eastAsia="Times New Roman" w:cs="Times New Roman"/>
                <w:i/>
                <w:iCs/>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97795BB" w14:textId="77777777" w:rsidR="0034194B" w:rsidRPr="001F7666" w:rsidRDefault="0034194B" w:rsidP="00314749">
            <w:pPr>
              <w:spacing w:after="0" w:line="240" w:lineRule="auto"/>
              <w:ind w:firstLine="0"/>
              <w:jc w:val="center"/>
              <w:textAlignment w:val="baseline"/>
              <w:rPr>
                <w:rFonts w:ascii="Segoe UI" w:eastAsia="Times New Roman" w:hAnsi="Segoe UI" w:cs="Segoe UI"/>
                <w:i/>
                <w:iCs/>
                <w:sz w:val="18"/>
                <w:szCs w:val="18"/>
                <w:lang w:eastAsia="en-ID"/>
              </w:rPr>
            </w:pPr>
            <w:r w:rsidRPr="001F7666">
              <w:rPr>
                <w:rFonts w:eastAsia="Times New Roman" w:cs="Times New Roman"/>
                <w:i/>
                <w:iCs/>
                <w:szCs w:val="24"/>
                <w:lang w:val="en-US" w:eastAsia="en-ID"/>
              </w:rPr>
              <w:t>Validation Accuracy</w:t>
            </w:r>
            <w:r w:rsidRPr="001F7666">
              <w:rPr>
                <w:rFonts w:eastAsia="Times New Roman" w:cs="Times New Roman"/>
                <w:i/>
                <w:iCs/>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BB80412" w14:textId="77777777" w:rsidR="0034194B" w:rsidRPr="001F7666" w:rsidRDefault="0034194B" w:rsidP="00314749">
            <w:pPr>
              <w:spacing w:after="0" w:line="240" w:lineRule="auto"/>
              <w:ind w:firstLine="0"/>
              <w:jc w:val="center"/>
              <w:textAlignment w:val="baseline"/>
              <w:rPr>
                <w:rFonts w:ascii="Segoe UI" w:eastAsia="Times New Roman" w:hAnsi="Segoe UI" w:cs="Segoe UI"/>
                <w:i/>
                <w:iCs/>
                <w:sz w:val="18"/>
                <w:szCs w:val="18"/>
                <w:lang w:eastAsia="en-ID"/>
              </w:rPr>
            </w:pPr>
            <w:r w:rsidRPr="001F7666">
              <w:rPr>
                <w:rFonts w:eastAsia="Times New Roman" w:cs="Times New Roman"/>
                <w:i/>
                <w:iCs/>
                <w:szCs w:val="24"/>
                <w:lang w:val="en-US" w:eastAsia="en-ID"/>
              </w:rPr>
              <w:t>Validation Loss</w:t>
            </w:r>
            <w:r w:rsidRPr="001F7666">
              <w:rPr>
                <w:rFonts w:eastAsia="Times New Roman" w:cs="Times New Roman"/>
                <w:i/>
                <w:iCs/>
                <w:szCs w:val="24"/>
                <w:lang w:eastAsia="en-ID"/>
              </w:rPr>
              <w:t> </w:t>
            </w:r>
          </w:p>
        </w:tc>
        <w:tc>
          <w:tcPr>
            <w:tcW w:w="118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4D80F7E9" w14:textId="77777777" w:rsidR="0034194B" w:rsidRPr="001F7666" w:rsidRDefault="0034194B" w:rsidP="00314749">
            <w:pPr>
              <w:spacing w:after="0" w:line="240" w:lineRule="auto"/>
              <w:ind w:firstLine="0"/>
              <w:jc w:val="center"/>
              <w:textAlignment w:val="baseline"/>
              <w:rPr>
                <w:rFonts w:ascii="Segoe UI" w:eastAsia="Times New Roman" w:hAnsi="Segoe UI" w:cs="Segoe UI"/>
                <w:i/>
                <w:iCs/>
                <w:sz w:val="18"/>
                <w:szCs w:val="18"/>
                <w:lang w:eastAsia="en-ID"/>
              </w:rPr>
            </w:pPr>
            <w:r w:rsidRPr="001F7666">
              <w:rPr>
                <w:rFonts w:eastAsia="Times New Roman" w:cs="Times New Roman"/>
                <w:i/>
                <w:iCs/>
                <w:szCs w:val="24"/>
                <w:lang w:val="en-US" w:eastAsia="en-ID"/>
              </w:rPr>
              <w:t>Test Accuracy</w:t>
            </w:r>
            <w:r w:rsidRPr="001F7666">
              <w:rPr>
                <w:rFonts w:eastAsia="Times New Roman" w:cs="Times New Roman"/>
                <w:i/>
                <w:iCs/>
                <w:szCs w:val="24"/>
                <w:lang w:eastAsia="en-ID"/>
              </w:rPr>
              <w:t> </w:t>
            </w:r>
          </w:p>
        </w:tc>
      </w:tr>
      <w:tr w:rsidR="0034194B" w:rsidRPr="00817535" w14:paraId="2AD641A5" w14:textId="77777777" w:rsidTr="00314749">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AFB863" w14:textId="77777777" w:rsidR="0034194B" w:rsidRPr="001F7666" w:rsidRDefault="0034194B" w:rsidP="00314749">
            <w:pPr>
              <w:spacing w:after="0" w:line="240" w:lineRule="auto"/>
              <w:ind w:firstLine="0"/>
              <w:jc w:val="center"/>
              <w:textAlignment w:val="baseline"/>
              <w:rPr>
                <w:rFonts w:eastAsia="Times New Roman" w:cs="Times New Roman"/>
                <w:i/>
                <w:iCs/>
                <w:szCs w:val="24"/>
                <w:lang w:eastAsia="en-ID"/>
              </w:rPr>
            </w:pPr>
            <w:r w:rsidRPr="001F7666">
              <w:rPr>
                <w:rFonts w:eastAsia="Times New Roman" w:cs="Times New Roman"/>
                <w:i/>
                <w:iCs/>
                <w:szCs w:val="24"/>
                <w:lang w:val="en-US" w:eastAsia="en-ID"/>
              </w:rPr>
              <w:t>Max Pooling</w:t>
            </w:r>
            <w:r w:rsidRPr="001F7666">
              <w:rPr>
                <w:rFonts w:eastAsia="Times New Roman" w:cs="Times New Roman"/>
                <w:i/>
                <w:iCs/>
                <w:szCs w:val="24"/>
                <w:lang w:eastAsia="en-ID"/>
              </w:rPr>
              <w:t> (2,2)</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9419E96"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 82,17%</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356D9445"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 1,1372</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47DDE240"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 50,67%</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263D7A28"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 3,345</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1F842042"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 51,67%</w:t>
            </w:r>
          </w:p>
        </w:tc>
      </w:tr>
      <w:tr w:rsidR="0034194B" w:rsidRPr="00817535" w14:paraId="2D943AD5" w14:textId="77777777" w:rsidTr="00314749">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tcPr>
          <w:p w14:paraId="78A11D39" w14:textId="77777777" w:rsidR="0034194B" w:rsidRPr="001F7666" w:rsidRDefault="0034194B" w:rsidP="00314749">
            <w:pPr>
              <w:spacing w:after="0" w:line="240" w:lineRule="auto"/>
              <w:ind w:firstLine="0"/>
              <w:jc w:val="center"/>
              <w:textAlignment w:val="baseline"/>
              <w:rPr>
                <w:rFonts w:eastAsia="Times New Roman" w:cs="Times New Roman"/>
                <w:i/>
                <w:iCs/>
                <w:szCs w:val="24"/>
                <w:lang w:val="en-US" w:eastAsia="en-ID"/>
              </w:rPr>
            </w:pPr>
            <w:r w:rsidRPr="001F7666">
              <w:rPr>
                <w:rFonts w:eastAsia="Times New Roman" w:cs="Times New Roman"/>
                <w:i/>
                <w:iCs/>
                <w:szCs w:val="24"/>
                <w:lang w:val="en-US" w:eastAsia="en-ID"/>
              </w:rPr>
              <w:t>Max Pooling</w:t>
            </w:r>
            <w:r w:rsidRPr="001F7666">
              <w:rPr>
                <w:rFonts w:eastAsia="Times New Roman" w:cs="Times New Roman"/>
                <w:i/>
                <w:iCs/>
                <w:szCs w:val="24"/>
                <w:lang w:eastAsia="en-ID"/>
              </w:rPr>
              <w:t> (3,3)</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57EAFC15"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83,33%</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CD58C84"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0,5385</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77C8A74"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55,67%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FD8708F"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1,4713</w:t>
            </w:r>
          </w:p>
        </w:tc>
        <w:tc>
          <w:tcPr>
            <w:tcW w:w="1185" w:type="dxa"/>
            <w:tcBorders>
              <w:top w:val="single" w:sz="6" w:space="0" w:color="auto"/>
              <w:left w:val="single" w:sz="6" w:space="0" w:color="auto"/>
              <w:bottom w:val="single" w:sz="6" w:space="0" w:color="auto"/>
              <w:right w:val="single" w:sz="6" w:space="0" w:color="auto"/>
            </w:tcBorders>
            <w:shd w:val="clear" w:color="auto" w:fill="auto"/>
          </w:tcPr>
          <w:p w14:paraId="0D6317C9"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48,33%</w:t>
            </w:r>
          </w:p>
        </w:tc>
      </w:tr>
      <w:tr w:rsidR="0034194B" w:rsidRPr="00817535" w14:paraId="18885624" w14:textId="77777777" w:rsidTr="00314749">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tcPr>
          <w:p w14:paraId="2AA1DBCA" w14:textId="77777777" w:rsidR="0034194B" w:rsidRPr="001F7666" w:rsidRDefault="0034194B" w:rsidP="00314749">
            <w:pPr>
              <w:spacing w:after="0" w:line="240" w:lineRule="auto"/>
              <w:ind w:firstLine="0"/>
              <w:jc w:val="center"/>
              <w:textAlignment w:val="baseline"/>
              <w:rPr>
                <w:rFonts w:eastAsia="Times New Roman" w:cs="Times New Roman"/>
                <w:i/>
                <w:iCs/>
                <w:szCs w:val="24"/>
                <w:lang w:val="en-US" w:eastAsia="en-ID"/>
              </w:rPr>
            </w:pPr>
            <w:r w:rsidRPr="001F7666">
              <w:rPr>
                <w:rFonts w:eastAsia="Times New Roman" w:cs="Times New Roman"/>
                <w:i/>
                <w:iCs/>
                <w:szCs w:val="24"/>
                <w:lang w:val="en-US" w:eastAsia="en-ID"/>
              </w:rPr>
              <w:t>Max Pooling</w:t>
            </w:r>
            <w:r w:rsidRPr="001F7666">
              <w:rPr>
                <w:rFonts w:eastAsia="Times New Roman" w:cs="Times New Roman"/>
                <w:i/>
                <w:iCs/>
                <w:szCs w:val="24"/>
                <w:lang w:eastAsia="en-ID"/>
              </w:rPr>
              <w:t> (4,4)</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1E79A921"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75,63%</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C5A1B2C"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1,2971</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67D14C0F"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50,33%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635FDCEC"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3,0275</w:t>
            </w:r>
          </w:p>
        </w:tc>
        <w:tc>
          <w:tcPr>
            <w:tcW w:w="1185" w:type="dxa"/>
            <w:tcBorders>
              <w:top w:val="single" w:sz="6" w:space="0" w:color="auto"/>
              <w:left w:val="single" w:sz="6" w:space="0" w:color="auto"/>
              <w:bottom w:val="single" w:sz="6" w:space="0" w:color="auto"/>
              <w:right w:val="single" w:sz="6" w:space="0" w:color="auto"/>
            </w:tcBorders>
            <w:shd w:val="clear" w:color="auto" w:fill="auto"/>
          </w:tcPr>
          <w:p w14:paraId="6FAB4524"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53%</w:t>
            </w:r>
          </w:p>
        </w:tc>
      </w:tr>
      <w:tr w:rsidR="0034194B" w:rsidRPr="00817535" w14:paraId="5286D19C" w14:textId="77777777" w:rsidTr="00314749">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5D5176" w14:textId="77777777" w:rsidR="0034194B" w:rsidRPr="001F7666" w:rsidRDefault="0034194B" w:rsidP="00314749">
            <w:pPr>
              <w:spacing w:after="0" w:line="240" w:lineRule="auto"/>
              <w:ind w:firstLine="0"/>
              <w:jc w:val="center"/>
              <w:textAlignment w:val="baseline"/>
              <w:rPr>
                <w:rFonts w:eastAsia="Times New Roman" w:cs="Times New Roman"/>
                <w:i/>
                <w:iCs/>
                <w:szCs w:val="24"/>
                <w:lang w:eastAsia="en-ID"/>
              </w:rPr>
            </w:pPr>
            <w:r w:rsidRPr="001F7666">
              <w:rPr>
                <w:rFonts w:eastAsia="Times New Roman" w:cs="Times New Roman"/>
                <w:i/>
                <w:iCs/>
                <w:szCs w:val="24"/>
                <w:lang w:val="en-US" w:eastAsia="en-ID"/>
              </w:rPr>
              <w:t>Average Pooling (2,2)</w:t>
            </w:r>
            <w:r w:rsidRPr="001F7666">
              <w:rPr>
                <w:rFonts w:eastAsia="Times New Roman" w:cs="Times New Roman"/>
                <w:i/>
                <w:iCs/>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40AE00E"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 87,17%</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204237CE"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0,6888</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27638E96"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55,83%</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3161E589"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3,5265</w:t>
            </w:r>
          </w:p>
        </w:tc>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13AF98D5"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56,33%</w:t>
            </w:r>
          </w:p>
        </w:tc>
      </w:tr>
      <w:tr w:rsidR="0034194B" w:rsidRPr="00817535" w14:paraId="358419C1" w14:textId="77777777" w:rsidTr="00314749">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tcPr>
          <w:p w14:paraId="19242A49" w14:textId="77777777" w:rsidR="0034194B" w:rsidRPr="001F7666" w:rsidRDefault="0034194B" w:rsidP="00314749">
            <w:pPr>
              <w:spacing w:after="0" w:line="240" w:lineRule="auto"/>
              <w:ind w:firstLine="0"/>
              <w:jc w:val="center"/>
              <w:textAlignment w:val="baseline"/>
              <w:rPr>
                <w:rFonts w:eastAsia="Times New Roman" w:cs="Times New Roman"/>
                <w:i/>
                <w:iCs/>
                <w:szCs w:val="24"/>
                <w:lang w:val="en-US" w:eastAsia="en-ID"/>
              </w:rPr>
            </w:pPr>
            <w:r w:rsidRPr="001F7666">
              <w:rPr>
                <w:rFonts w:eastAsia="Times New Roman" w:cs="Times New Roman"/>
                <w:i/>
                <w:iCs/>
                <w:szCs w:val="24"/>
                <w:lang w:val="en-US" w:eastAsia="en-ID"/>
              </w:rPr>
              <w:t>Average Pooling (3,3)</w:t>
            </w:r>
            <w:r w:rsidRPr="001F7666">
              <w:rPr>
                <w:rFonts w:eastAsia="Times New Roman" w:cs="Times New Roman"/>
                <w:i/>
                <w:iCs/>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1B76F97B"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78,62%</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E4D97AF"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1,724</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41C0F0A9"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44%</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21DD664D"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5,9298</w:t>
            </w:r>
          </w:p>
        </w:tc>
        <w:tc>
          <w:tcPr>
            <w:tcW w:w="1185" w:type="dxa"/>
            <w:tcBorders>
              <w:top w:val="single" w:sz="6" w:space="0" w:color="auto"/>
              <w:left w:val="single" w:sz="6" w:space="0" w:color="auto"/>
              <w:bottom w:val="single" w:sz="6" w:space="0" w:color="auto"/>
              <w:right w:val="single" w:sz="6" w:space="0" w:color="auto"/>
            </w:tcBorders>
            <w:shd w:val="clear" w:color="auto" w:fill="auto"/>
          </w:tcPr>
          <w:p w14:paraId="45AA68D2"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39,33%</w:t>
            </w:r>
          </w:p>
        </w:tc>
      </w:tr>
      <w:tr w:rsidR="0034194B" w:rsidRPr="00817535" w14:paraId="6408207F" w14:textId="77777777" w:rsidTr="00314749">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tcPr>
          <w:p w14:paraId="27DCD64F" w14:textId="77777777" w:rsidR="0034194B" w:rsidRPr="001F7666" w:rsidRDefault="0034194B" w:rsidP="00314749">
            <w:pPr>
              <w:spacing w:after="0" w:line="240" w:lineRule="auto"/>
              <w:ind w:firstLine="0"/>
              <w:jc w:val="center"/>
              <w:textAlignment w:val="baseline"/>
              <w:rPr>
                <w:rFonts w:eastAsia="Times New Roman" w:cs="Times New Roman"/>
                <w:i/>
                <w:iCs/>
                <w:szCs w:val="24"/>
                <w:lang w:val="en-US" w:eastAsia="en-ID"/>
              </w:rPr>
            </w:pPr>
            <w:r w:rsidRPr="001F7666">
              <w:rPr>
                <w:rFonts w:eastAsia="Times New Roman" w:cs="Times New Roman"/>
                <w:i/>
                <w:iCs/>
                <w:szCs w:val="24"/>
                <w:lang w:val="en-US" w:eastAsia="en-ID"/>
              </w:rPr>
              <w:t>Average Pooling (4,4)</w:t>
            </w:r>
            <w:r w:rsidRPr="001F7666">
              <w:rPr>
                <w:rFonts w:eastAsia="Times New Roman" w:cs="Times New Roman"/>
                <w:i/>
                <w:iCs/>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5E165C54"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82,33%</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1AE0F53C"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0,855</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432CB5CB"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51,33%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25471306"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3,1227</w:t>
            </w:r>
          </w:p>
        </w:tc>
        <w:tc>
          <w:tcPr>
            <w:tcW w:w="1185" w:type="dxa"/>
            <w:tcBorders>
              <w:top w:val="single" w:sz="6" w:space="0" w:color="auto"/>
              <w:left w:val="single" w:sz="6" w:space="0" w:color="auto"/>
              <w:bottom w:val="single" w:sz="6" w:space="0" w:color="auto"/>
              <w:right w:val="single" w:sz="6" w:space="0" w:color="auto"/>
            </w:tcBorders>
            <w:shd w:val="clear" w:color="auto" w:fill="auto"/>
          </w:tcPr>
          <w:p w14:paraId="32B1A4B2"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57%</w:t>
            </w:r>
          </w:p>
        </w:tc>
      </w:tr>
      <w:tr w:rsidR="0034194B" w:rsidRPr="00817535" w14:paraId="6D2E32D5" w14:textId="77777777" w:rsidTr="00314749">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tcPr>
          <w:p w14:paraId="26D38E31" w14:textId="77777777" w:rsidR="0034194B" w:rsidRPr="001F7666" w:rsidRDefault="0034194B" w:rsidP="00314749">
            <w:pPr>
              <w:spacing w:after="0" w:line="240" w:lineRule="auto"/>
              <w:ind w:firstLine="0"/>
              <w:jc w:val="center"/>
              <w:textAlignment w:val="baseline"/>
              <w:rPr>
                <w:rFonts w:eastAsia="Times New Roman" w:cs="Times New Roman"/>
                <w:i/>
                <w:iCs/>
                <w:szCs w:val="24"/>
                <w:lang w:val="en-US" w:eastAsia="en-ID"/>
              </w:rPr>
            </w:pPr>
            <w:r w:rsidRPr="001F7666">
              <w:rPr>
                <w:rFonts w:eastAsia="Times New Roman" w:cs="Times New Roman"/>
                <w:i/>
                <w:iCs/>
                <w:szCs w:val="24"/>
                <w:lang w:val="en-US" w:eastAsia="en-ID"/>
              </w:rPr>
              <w:t>Global Average Pooling</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1D02B06A"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89,88%</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0B369858"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0,2868</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487F2689"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60,5%</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0F622F2"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1,2958</w:t>
            </w:r>
          </w:p>
        </w:tc>
        <w:tc>
          <w:tcPr>
            <w:tcW w:w="1185"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0DA77B34"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59%</w:t>
            </w:r>
          </w:p>
        </w:tc>
      </w:tr>
      <w:tr w:rsidR="0034194B" w:rsidRPr="00817535" w14:paraId="7B987A68" w14:textId="77777777" w:rsidTr="00314749">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611762" w14:textId="77777777" w:rsidR="0034194B" w:rsidRPr="001F7666" w:rsidRDefault="0034194B" w:rsidP="00314749">
            <w:pPr>
              <w:spacing w:after="0" w:line="240" w:lineRule="auto"/>
              <w:ind w:firstLine="0"/>
              <w:jc w:val="center"/>
              <w:textAlignment w:val="baseline"/>
              <w:rPr>
                <w:rFonts w:eastAsia="Times New Roman" w:cs="Times New Roman"/>
                <w:i/>
                <w:iCs/>
                <w:szCs w:val="24"/>
                <w:lang w:eastAsia="en-ID"/>
              </w:rPr>
            </w:pPr>
            <w:r w:rsidRPr="001F7666">
              <w:rPr>
                <w:rFonts w:eastAsia="Times New Roman" w:cs="Times New Roman"/>
                <w:i/>
                <w:iCs/>
                <w:szCs w:val="24"/>
                <w:lang w:val="en-US" w:eastAsia="en-ID"/>
              </w:rPr>
              <w:t>None</w:t>
            </w:r>
            <w:r w:rsidRPr="001F7666">
              <w:rPr>
                <w:rFonts w:eastAsia="Times New Roman" w:cs="Times New Roman"/>
                <w:i/>
                <w:iCs/>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47CAC3C6"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80,42%</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48C54D1C"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1,1102</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42BFE44"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51,33%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36C66167"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4,3062</w:t>
            </w:r>
          </w:p>
        </w:tc>
        <w:tc>
          <w:tcPr>
            <w:tcW w:w="1185" w:type="dxa"/>
            <w:tcBorders>
              <w:top w:val="single" w:sz="6" w:space="0" w:color="auto"/>
              <w:left w:val="single" w:sz="6" w:space="0" w:color="auto"/>
              <w:bottom w:val="single" w:sz="6" w:space="0" w:color="auto"/>
              <w:right w:val="single" w:sz="6" w:space="0" w:color="auto"/>
            </w:tcBorders>
            <w:shd w:val="clear" w:color="auto" w:fill="auto"/>
          </w:tcPr>
          <w:p w14:paraId="73937911" w14:textId="77777777" w:rsidR="0034194B" w:rsidRPr="009102DD" w:rsidRDefault="0034194B" w:rsidP="00314749">
            <w:pPr>
              <w:spacing w:after="0" w:line="240" w:lineRule="auto"/>
              <w:ind w:firstLine="0"/>
              <w:jc w:val="left"/>
              <w:textAlignment w:val="baseline"/>
              <w:rPr>
                <w:rFonts w:eastAsia="Times New Roman" w:cs="Times New Roman"/>
                <w:szCs w:val="24"/>
                <w:lang w:eastAsia="en-ID"/>
              </w:rPr>
            </w:pPr>
            <w:r w:rsidRPr="009102DD">
              <w:rPr>
                <w:rFonts w:eastAsia="Times New Roman" w:cs="Times New Roman"/>
                <w:szCs w:val="24"/>
                <w:lang w:eastAsia="en-ID"/>
              </w:rPr>
              <w:t>46%</w:t>
            </w:r>
          </w:p>
        </w:tc>
      </w:tr>
      <w:bookmarkEnd w:id="60"/>
    </w:tbl>
    <w:p w14:paraId="6DAA506B" w14:textId="77777777" w:rsidR="0034194B" w:rsidRPr="0034194B" w:rsidRDefault="0034194B" w:rsidP="00D85131">
      <w:pPr>
        <w:ind w:firstLine="720"/>
        <w:rPr>
          <w:b/>
          <w:bCs/>
          <w:lang w:val="sv-SE"/>
        </w:rPr>
      </w:pPr>
    </w:p>
    <w:p w14:paraId="6E52D6F4" w14:textId="35D7C99D" w:rsidR="00A80BC7" w:rsidRDefault="00A80BC7" w:rsidP="00A80BC7">
      <w:pPr>
        <w:ind w:firstLine="0"/>
        <w:rPr>
          <w:lang w:val="sv-SE"/>
        </w:rPr>
      </w:pPr>
      <w:r>
        <w:rPr>
          <w:lang w:val="sv-SE"/>
        </w:rPr>
        <w:t xml:space="preserve">Dari gambar di atas, terlihat bahwa hasil yang paling optimal diperoleh pada saat </w:t>
      </w:r>
      <w:r>
        <w:rPr>
          <w:i/>
          <w:iCs/>
          <w:lang w:val="sv-SE"/>
        </w:rPr>
        <w:t xml:space="preserve">pooling layer </w:t>
      </w:r>
      <w:r>
        <w:rPr>
          <w:lang w:val="sv-SE"/>
        </w:rPr>
        <w:t xml:space="preserve">diatur dengan menggunakan </w:t>
      </w:r>
      <w:r>
        <w:rPr>
          <w:i/>
          <w:iCs/>
          <w:lang w:val="sv-SE"/>
        </w:rPr>
        <w:t xml:space="preserve">Global Average Pooling </w:t>
      </w:r>
      <w:r w:rsidR="00E55FAE">
        <w:rPr>
          <w:lang w:val="sv-SE"/>
        </w:rPr>
        <w:t xml:space="preserve">karena memperoleh </w:t>
      </w:r>
      <w:r w:rsidR="00E55FAE">
        <w:rPr>
          <w:i/>
          <w:iCs/>
          <w:lang w:val="sv-SE"/>
        </w:rPr>
        <w:t xml:space="preserve">test accuracy </w:t>
      </w:r>
      <w:r w:rsidR="00E55FAE">
        <w:rPr>
          <w:lang w:val="sv-SE"/>
        </w:rPr>
        <w:t xml:space="preserve">sebesar 59%. </w:t>
      </w:r>
    </w:p>
    <w:p w14:paraId="4F3E5638" w14:textId="77777777" w:rsidR="00D956A8" w:rsidRDefault="00D956A8" w:rsidP="00A80BC7">
      <w:pPr>
        <w:ind w:firstLine="0"/>
        <w:rPr>
          <w:lang w:val="sv-SE"/>
        </w:rPr>
      </w:pPr>
    </w:p>
    <w:p w14:paraId="03A223E4" w14:textId="53332E71" w:rsidR="00D956A8" w:rsidRDefault="00D956A8" w:rsidP="00A80BC7">
      <w:pPr>
        <w:ind w:firstLine="0"/>
        <w:rPr>
          <w:b/>
          <w:bCs/>
          <w:lang w:val="sv-SE"/>
        </w:rPr>
      </w:pPr>
      <w:r>
        <w:rPr>
          <w:b/>
          <w:bCs/>
          <w:lang w:val="sv-SE"/>
        </w:rPr>
        <w:lastRenderedPageBreak/>
        <w:t xml:space="preserve">Hasil Pengujian </w:t>
      </w:r>
      <w:r w:rsidRPr="00D956A8">
        <w:rPr>
          <w:b/>
          <w:bCs/>
          <w:i/>
          <w:iCs/>
          <w:lang w:val="sv-SE"/>
        </w:rPr>
        <w:t xml:space="preserve">Feature Extraction </w:t>
      </w:r>
      <w:r>
        <w:rPr>
          <w:b/>
          <w:bCs/>
          <w:lang w:val="sv-SE"/>
        </w:rPr>
        <w:t>pada Arsitektur ResNet50 V2</w:t>
      </w:r>
    </w:p>
    <w:p w14:paraId="41CDE791" w14:textId="77777777" w:rsidR="00D956A8" w:rsidRDefault="00D956A8" w:rsidP="00D956A8">
      <w:pPr>
        <w:rPr>
          <w:rStyle w:val="normaltextrun"/>
          <w:i/>
          <w:iCs/>
          <w:color w:val="000000"/>
          <w:shd w:val="clear" w:color="auto" w:fill="FFFFFF"/>
          <w:lang w:val="en-US"/>
        </w:rPr>
      </w:pPr>
      <w:r>
        <w:rPr>
          <w:rStyle w:val="normaltextrun"/>
          <w:color w:val="000000"/>
          <w:shd w:val="clear" w:color="auto" w:fill="FFFFFF"/>
          <w:lang w:val="en-US"/>
        </w:rPr>
        <w:t>Paramete</w:t>
      </w:r>
      <w:r>
        <w:rPr>
          <w:rStyle w:val="normaltextrun"/>
          <w:i/>
          <w:iCs/>
          <w:color w:val="000000"/>
          <w:shd w:val="clear" w:color="auto" w:fill="FFFFFF"/>
          <w:lang w:val="en-US"/>
        </w:rPr>
        <w:t>r ‘</w:t>
      </w:r>
      <w:proofErr w:type="spellStart"/>
      <w:r>
        <w:rPr>
          <w:rStyle w:val="normaltextrun"/>
          <w:i/>
          <w:iCs/>
          <w:color w:val="000000"/>
          <w:shd w:val="clear" w:color="auto" w:fill="FFFFFF"/>
          <w:lang w:val="en-US"/>
        </w:rPr>
        <w:t>include_top</w:t>
      </w:r>
      <w:proofErr w:type="spellEnd"/>
      <w:r>
        <w:rPr>
          <w:rStyle w:val="normaltextrun"/>
          <w:i/>
          <w:iCs/>
          <w:color w:val="000000"/>
          <w:shd w:val="clear" w:color="auto" w:fill="FFFFFF"/>
          <w:lang w:val="en-US"/>
        </w:rPr>
        <w:t>’</w:t>
      </w:r>
    </w:p>
    <w:tbl>
      <w:tblPr>
        <w:tblW w:w="786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9"/>
        <w:gridCol w:w="1072"/>
        <w:gridCol w:w="1121"/>
        <w:gridCol w:w="1461"/>
        <w:gridCol w:w="1461"/>
        <w:gridCol w:w="1056"/>
      </w:tblGrid>
      <w:tr w:rsidR="00D956A8" w:rsidRPr="004C4381" w14:paraId="3C6313AB" w14:textId="77777777" w:rsidTr="001D28B6">
        <w:trPr>
          <w:trHeight w:val="840"/>
        </w:trPr>
        <w:tc>
          <w:tcPr>
            <w:tcW w:w="18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3396BE3"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proofErr w:type="spellStart"/>
            <w:r w:rsidRPr="004C4381">
              <w:rPr>
                <w:rFonts w:eastAsia="Times New Roman" w:cs="Times New Roman"/>
                <w:szCs w:val="24"/>
                <w:lang w:val="en-US" w:eastAsia="en-ID"/>
              </w:rPr>
              <w:t>Include_top</w:t>
            </w:r>
            <w:proofErr w:type="spellEnd"/>
            <w:r w:rsidRPr="004C438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CEC9E83"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Train Accuracy</w:t>
            </w:r>
            <w:r w:rsidRPr="004C4381">
              <w:rPr>
                <w:rFonts w:eastAsia="Times New Roman" w:cs="Times New Roman"/>
                <w:szCs w:val="24"/>
                <w:lang w:eastAsia="en-ID"/>
              </w:rPr>
              <w:t> </w:t>
            </w:r>
          </w:p>
        </w:tc>
        <w:tc>
          <w:tcPr>
            <w:tcW w:w="117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3C89C029"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Train Loss</w:t>
            </w:r>
            <w:r w:rsidRPr="004C4381">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B9DC40F"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Validation Accuracy</w:t>
            </w:r>
            <w:r w:rsidRPr="004C4381">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3E771AC9"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Validation Loss</w:t>
            </w:r>
            <w:r w:rsidRPr="004C4381">
              <w:rPr>
                <w:rFonts w:eastAsia="Times New Roman" w:cs="Times New Roman"/>
                <w:szCs w:val="24"/>
                <w:lang w:eastAsia="en-ID"/>
              </w:rPr>
              <w:t> </w:t>
            </w:r>
          </w:p>
        </w:tc>
        <w:tc>
          <w:tcPr>
            <w:tcW w:w="118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7A4B78B8"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Test Accuracy</w:t>
            </w:r>
            <w:r w:rsidRPr="004C4381">
              <w:rPr>
                <w:rFonts w:eastAsia="Times New Roman" w:cs="Times New Roman"/>
                <w:szCs w:val="24"/>
                <w:lang w:eastAsia="en-ID"/>
              </w:rPr>
              <w:t> </w:t>
            </w:r>
          </w:p>
        </w:tc>
      </w:tr>
      <w:tr w:rsidR="00D956A8" w:rsidRPr="004C4381" w14:paraId="5A556989" w14:textId="77777777" w:rsidTr="001D28B6">
        <w:trPr>
          <w:trHeight w:val="208"/>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F66575"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True</w:t>
            </w:r>
            <w:r w:rsidRPr="004C438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6A9F0747"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58,83%</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71E71D76"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1,2849</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4A621C92"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60%</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30EEEBAD"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1,3243</w:t>
            </w:r>
          </w:p>
        </w:tc>
        <w:tc>
          <w:tcPr>
            <w:tcW w:w="1185" w:type="dxa"/>
            <w:tcBorders>
              <w:top w:val="single" w:sz="6" w:space="0" w:color="auto"/>
              <w:left w:val="single" w:sz="6" w:space="0" w:color="auto"/>
              <w:bottom w:val="single" w:sz="6" w:space="0" w:color="auto"/>
              <w:right w:val="single" w:sz="6" w:space="0" w:color="auto"/>
            </w:tcBorders>
            <w:shd w:val="clear" w:color="auto" w:fill="auto"/>
          </w:tcPr>
          <w:p w14:paraId="58D40F22"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60%</w:t>
            </w:r>
          </w:p>
        </w:tc>
      </w:tr>
      <w:tr w:rsidR="00D956A8" w:rsidRPr="004C4381" w14:paraId="1038C6F8" w14:textId="77777777" w:rsidTr="001D28B6">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BE92F9"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False</w:t>
            </w:r>
            <w:r w:rsidRPr="004C438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3F192B01"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eastAsia="Times New Roman" w:cs="Times New Roman"/>
                <w:szCs w:val="24"/>
                <w:lang w:eastAsia="en-ID"/>
              </w:rPr>
              <w:t>100%</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4393A951"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eastAsia="Times New Roman" w:cs="Times New Roman"/>
                <w:szCs w:val="24"/>
                <w:lang w:eastAsia="en-ID"/>
              </w:rPr>
              <w:t>0,0077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12D36E1B"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eastAsia="Times New Roman" w:cs="Times New Roman"/>
                <w:szCs w:val="24"/>
                <w:lang w:eastAsia="en-ID"/>
              </w:rPr>
              <w:t>88,33%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433C7F1"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0,4951</w:t>
            </w:r>
          </w:p>
        </w:tc>
        <w:tc>
          <w:tcPr>
            <w:tcW w:w="1185"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618A42FD" w14:textId="782B3D15" w:rsidR="00D956A8" w:rsidRPr="004C4381" w:rsidRDefault="002D40F4"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8</w:t>
            </w:r>
            <w:r w:rsidR="00D956A8">
              <w:rPr>
                <w:rFonts w:ascii="Segoe UI" w:eastAsia="Times New Roman" w:hAnsi="Segoe UI" w:cs="Segoe UI"/>
                <w:sz w:val="18"/>
                <w:szCs w:val="18"/>
                <w:lang w:eastAsia="en-ID"/>
              </w:rPr>
              <w:t>1,33%</w:t>
            </w:r>
          </w:p>
        </w:tc>
      </w:tr>
    </w:tbl>
    <w:p w14:paraId="6D35D083" w14:textId="77777777" w:rsidR="00D956A8" w:rsidRDefault="00D956A8" w:rsidP="00D956A8"/>
    <w:p w14:paraId="448611A5" w14:textId="734A0015" w:rsidR="00091B15" w:rsidRPr="00091B15" w:rsidRDefault="00091B15" w:rsidP="00D956A8">
      <w:r>
        <w:t xml:space="preserve">Hasil yang paling optimal pada </w:t>
      </w:r>
      <w:proofErr w:type="spellStart"/>
      <w:r>
        <w:t>pengujian</w:t>
      </w:r>
      <w:proofErr w:type="spellEnd"/>
      <w:r>
        <w:t xml:space="preserve"> parameter </w:t>
      </w:r>
      <w:r w:rsidRPr="00091B15">
        <w:rPr>
          <w:i/>
          <w:iCs/>
        </w:rPr>
        <w:t>include top</w:t>
      </w:r>
      <w:r w:rsidR="00225F56">
        <w:rPr>
          <w:i/>
          <w:iCs/>
        </w:rPr>
        <w:t xml:space="preserve"> </w:t>
      </w:r>
      <w:proofErr w:type="spellStart"/>
      <w:r w:rsidR="00225F56">
        <w:t>dengan</w:t>
      </w:r>
      <w:proofErr w:type="spellEnd"/>
      <w:r w:rsidR="00225F56">
        <w:t xml:space="preserve"> </w:t>
      </w:r>
      <w:proofErr w:type="spellStart"/>
      <w:r w:rsidR="00225F56">
        <w:t>arsitektur</w:t>
      </w:r>
      <w:proofErr w:type="spellEnd"/>
      <w:r w:rsidR="00225F56">
        <w:t xml:space="preserve"> ResNet50 V2</w:t>
      </w:r>
      <w:r>
        <w:rPr>
          <w:i/>
          <w:iCs/>
        </w:rPr>
        <w:t xml:space="preserve"> </w:t>
      </w:r>
      <w:proofErr w:type="spellStart"/>
      <w:r>
        <w:t>didapatkan</w:t>
      </w:r>
      <w:proofErr w:type="spellEnd"/>
      <w:r>
        <w:t xml:space="preserve"> pada </w:t>
      </w:r>
      <w:proofErr w:type="spellStart"/>
      <w:r>
        <w:t>saat</w:t>
      </w:r>
      <w:proofErr w:type="spellEnd"/>
      <w:r>
        <w:t xml:space="preserve"> </w:t>
      </w:r>
      <w:proofErr w:type="spellStart"/>
      <w:r>
        <w:t>diatur</w:t>
      </w:r>
      <w:proofErr w:type="spellEnd"/>
      <w:r>
        <w:t xml:space="preserve"> </w:t>
      </w:r>
      <w:proofErr w:type="spellStart"/>
      <w:r>
        <w:t>ke</w:t>
      </w:r>
      <w:proofErr w:type="spellEnd"/>
      <w:r>
        <w:t xml:space="preserve"> </w:t>
      </w:r>
      <w:r w:rsidRPr="008D6106">
        <w:rPr>
          <w:i/>
          <w:iCs/>
        </w:rPr>
        <w:t>false</w:t>
      </w:r>
      <w:r w:rsidR="008D6106">
        <w:t xml:space="preserve">. </w:t>
      </w:r>
      <w:proofErr w:type="spellStart"/>
      <w:r w:rsidR="008D6106">
        <w:t>Akurasi</w:t>
      </w:r>
      <w:proofErr w:type="spellEnd"/>
      <w:r w:rsidR="008D6106">
        <w:t xml:space="preserve"> yang </w:t>
      </w:r>
      <w:proofErr w:type="spellStart"/>
      <w:r w:rsidR="008D6106">
        <w:t>mampu</w:t>
      </w:r>
      <w:proofErr w:type="spellEnd"/>
      <w:r w:rsidR="008D6106">
        <w:t xml:space="preserve"> </w:t>
      </w:r>
      <w:proofErr w:type="spellStart"/>
      <w:r w:rsidR="008D6106">
        <w:t>dicapai</w:t>
      </w:r>
      <w:proofErr w:type="spellEnd"/>
      <w:r w:rsidR="008D6106">
        <w:t xml:space="preserve"> </w:t>
      </w:r>
      <w:proofErr w:type="spellStart"/>
      <w:r w:rsidR="008D6106">
        <w:t>yaitu</w:t>
      </w:r>
      <w:proofErr w:type="spellEnd"/>
      <w:r w:rsidR="008D6106">
        <w:t xml:space="preserve"> </w:t>
      </w:r>
      <w:proofErr w:type="spellStart"/>
      <w:r w:rsidR="008D6106">
        <w:t>sebesar</w:t>
      </w:r>
      <w:proofErr w:type="spellEnd"/>
      <w:r w:rsidR="008D6106">
        <w:t xml:space="preserve"> 81,33%, </w:t>
      </w:r>
      <w:proofErr w:type="spellStart"/>
      <w:r w:rsidR="008D6106">
        <w:t>seperti</w:t>
      </w:r>
      <w:proofErr w:type="spellEnd"/>
      <w:r w:rsidR="008D6106">
        <w:t xml:space="preserve"> yang </w:t>
      </w:r>
      <w:proofErr w:type="spellStart"/>
      <w:r w:rsidR="008D6106">
        <w:t>terlihat</w:t>
      </w:r>
      <w:proofErr w:type="spellEnd"/>
      <w:r w:rsidR="008D6106">
        <w:t xml:space="preserve"> pada </w:t>
      </w:r>
      <w:proofErr w:type="spellStart"/>
      <w:r w:rsidR="008D6106">
        <w:t>tabel</w:t>
      </w:r>
      <w:proofErr w:type="spellEnd"/>
      <w:r w:rsidR="008D6106">
        <w:t xml:space="preserve"> di </w:t>
      </w:r>
      <w:proofErr w:type="spellStart"/>
      <w:r w:rsidR="008D6106">
        <w:t>atas</w:t>
      </w:r>
      <w:proofErr w:type="spellEnd"/>
      <w:r w:rsidR="008D6106">
        <w:t>.</w:t>
      </w:r>
    </w:p>
    <w:p w14:paraId="448D292D" w14:textId="77777777" w:rsidR="00D956A8" w:rsidRDefault="00D956A8" w:rsidP="00D956A8">
      <w:pPr>
        <w:rPr>
          <w:rStyle w:val="eop"/>
          <w:i/>
          <w:iCs/>
          <w:shd w:val="clear" w:color="auto" w:fill="FFFFFF"/>
        </w:rPr>
      </w:pPr>
      <w:r w:rsidRPr="00965660">
        <w:rPr>
          <w:rStyle w:val="normaltextrun"/>
          <w:rFonts w:ascii="Cambria" w:hAnsi="Cambria"/>
          <w:shd w:val="clear" w:color="auto" w:fill="FFFFFF"/>
          <w:lang w:val="en-US"/>
        </w:rPr>
        <w:t>Parameter</w:t>
      </w:r>
      <w:r w:rsidRPr="00965660">
        <w:rPr>
          <w:rStyle w:val="normaltextrun"/>
          <w:rFonts w:ascii="Cambria" w:hAnsi="Cambria"/>
          <w:i/>
          <w:iCs/>
          <w:shd w:val="clear" w:color="auto" w:fill="FFFFFF"/>
          <w:lang w:val="en-US"/>
        </w:rPr>
        <w:t xml:space="preserve"> </w:t>
      </w:r>
      <w:r w:rsidRPr="00965660">
        <w:rPr>
          <w:rStyle w:val="normaltextrun"/>
          <w:i/>
          <w:iCs/>
          <w:shd w:val="clear" w:color="auto" w:fill="FFFFFF"/>
          <w:lang w:val="en-US"/>
        </w:rPr>
        <w:t>Pooling</w:t>
      </w:r>
      <w:r w:rsidRPr="00965660">
        <w:rPr>
          <w:rStyle w:val="eop"/>
          <w:i/>
          <w:iCs/>
          <w:shd w:val="clear" w:color="auto" w:fill="FFFFFF"/>
        </w:rPr>
        <w:t> </w:t>
      </w:r>
    </w:p>
    <w:tbl>
      <w:tblPr>
        <w:tblW w:w="787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02"/>
        <w:gridCol w:w="1205"/>
        <w:gridCol w:w="1108"/>
        <w:gridCol w:w="1461"/>
        <w:gridCol w:w="1461"/>
        <w:gridCol w:w="1238"/>
      </w:tblGrid>
      <w:tr w:rsidR="00D956A8" w:rsidRPr="006D0221" w14:paraId="4CE638D7" w14:textId="77777777" w:rsidTr="001D28B6">
        <w:trPr>
          <w:trHeight w:val="840"/>
        </w:trPr>
        <w:tc>
          <w:tcPr>
            <w:tcW w:w="177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7671794A"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Pooling Layer</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7A46F2D5"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Train Accuracy</w:t>
            </w:r>
            <w:r w:rsidRPr="006D0221">
              <w:rPr>
                <w:rFonts w:eastAsia="Times New Roman" w:cs="Times New Roman"/>
                <w:szCs w:val="24"/>
                <w:lang w:eastAsia="en-ID"/>
              </w:rPr>
              <w:t> </w:t>
            </w:r>
          </w:p>
        </w:tc>
        <w:tc>
          <w:tcPr>
            <w:tcW w:w="97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EDEC566"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Train Loss</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347A2D0"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Validation Accuracy</w:t>
            </w:r>
            <w:r w:rsidRPr="006D0221">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3E3DC75A"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Validation Loss</w:t>
            </w:r>
            <w:r w:rsidRPr="006D0221">
              <w:rPr>
                <w:rFonts w:eastAsia="Times New Roman" w:cs="Times New Roman"/>
                <w:szCs w:val="24"/>
                <w:lang w:eastAsia="en-ID"/>
              </w:rPr>
              <w:t> </w:t>
            </w:r>
          </w:p>
        </w:tc>
        <w:tc>
          <w:tcPr>
            <w:tcW w:w="139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3158D9A"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Test Accuracy</w:t>
            </w:r>
            <w:r w:rsidRPr="006D0221">
              <w:rPr>
                <w:rFonts w:eastAsia="Times New Roman" w:cs="Times New Roman"/>
                <w:szCs w:val="24"/>
                <w:lang w:eastAsia="en-ID"/>
              </w:rPr>
              <w:t> </w:t>
            </w:r>
          </w:p>
        </w:tc>
      </w:tr>
      <w:tr w:rsidR="00D956A8" w:rsidRPr="006D0221" w14:paraId="6E0B2D5C" w14:textId="77777777" w:rsidTr="001D28B6">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1F7F86"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Max Pooling</w:t>
            </w:r>
            <w:r w:rsidRPr="006D0221">
              <w:rPr>
                <w:rFonts w:eastAsia="Times New Roman" w:cs="Times New Roman"/>
                <w:szCs w:val="24"/>
                <w:lang w:eastAsia="en-ID"/>
              </w:rPr>
              <w:t> </w:t>
            </w:r>
            <w:r>
              <w:rPr>
                <w:rFonts w:eastAsia="Times New Roman" w:cs="Times New Roman"/>
                <w:szCs w:val="24"/>
                <w:lang w:eastAsia="en-ID"/>
              </w:rPr>
              <w:t>(2,2)</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4E6C1557" w14:textId="77777777" w:rsidR="00D956A8" w:rsidRPr="006D0221" w:rsidRDefault="00D956A8" w:rsidP="001D28B6">
            <w:pPr>
              <w:tabs>
                <w:tab w:val="center" w:pos="622"/>
              </w:tabs>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237B8665"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0,0001</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54DF97B9"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89%</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20CC758B"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0,775</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5EC60719"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79%</w:t>
            </w:r>
          </w:p>
        </w:tc>
      </w:tr>
      <w:tr w:rsidR="00D956A8" w:rsidRPr="006D0221" w14:paraId="72ED79F7" w14:textId="77777777" w:rsidTr="00961114">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tcPr>
          <w:p w14:paraId="3DD8161D" w14:textId="77777777" w:rsidR="00D956A8" w:rsidRPr="006D0221" w:rsidRDefault="00D956A8" w:rsidP="001D28B6">
            <w:pPr>
              <w:spacing w:after="0" w:line="240" w:lineRule="auto"/>
              <w:jc w:val="center"/>
              <w:textAlignment w:val="baseline"/>
              <w:rPr>
                <w:rFonts w:eastAsia="Times New Roman" w:cs="Times New Roman"/>
                <w:szCs w:val="24"/>
                <w:lang w:val="en-US" w:eastAsia="en-ID"/>
              </w:rPr>
            </w:pPr>
            <w:r w:rsidRPr="00B77989">
              <w:rPr>
                <w:rFonts w:eastAsia="Times New Roman" w:cs="Times New Roman"/>
                <w:szCs w:val="24"/>
                <w:lang w:val="en-US" w:eastAsia="en-ID"/>
              </w:rPr>
              <w:t>Max Pooling</w:t>
            </w:r>
            <w:r w:rsidRPr="00B77989">
              <w:rPr>
                <w:rFonts w:eastAsia="Times New Roman" w:cs="Times New Roman"/>
                <w:szCs w:val="24"/>
                <w:lang w:eastAsia="en-ID"/>
              </w:rPr>
              <w:t> (</w:t>
            </w:r>
            <w:r>
              <w:rPr>
                <w:rFonts w:eastAsia="Times New Roman" w:cs="Times New Roman"/>
                <w:szCs w:val="24"/>
                <w:lang w:eastAsia="en-ID"/>
              </w:rPr>
              <w:t>3</w:t>
            </w:r>
            <w:r w:rsidRPr="00B77989">
              <w:rPr>
                <w:rFonts w:eastAsia="Times New Roman" w:cs="Times New Roman"/>
                <w:szCs w:val="24"/>
                <w:lang w:eastAsia="en-ID"/>
              </w:rPr>
              <w:t>,</w:t>
            </w:r>
            <w:r>
              <w:rPr>
                <w:rFonts w:eastAsia="Times New Roman" w:cs="Times New Roman"/>
                <w:szCs w:val="24"/>
                <w:lang w:eastAsia="en-ID"/>
              </w:rPr>
              <w:t>3</w:t>
            </w:r>
            <w:r w:rsidRPr="00B77989">
              <w:rPr>
                <w:rFonts w:eastAsia="Times New Roman" w:cs="Times New Roman"/>
                <w:szCs w:val="24"/>
                <w:lang w:eastAsia="en-ID"/>
              </w:rPr>
              <w:t>)</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25D51B65" w14:textId="77777777" w:rsidR="00D956A8" w:rsidRPr="006D0221" w:rsidRDefault="00D956A8" w:rsidP="001D28B6">
            <w:pPr>
              <w:spacing w:after="0" w:line="240" w:lineRule="auto"/>
              <w:jc w:val="center"/>
              <w:textAlignment w:val="baseline"/>
              <w:rPr>
                <w:rFonts w:eastAsia="Times New Roman" w:cs="Times New Roman"/>
                <w:szCs w:val="24"/>
                <w:lang w:eastAsia="en-ID"/>
              </w:rPr>
            </w:pPr>
            <w:r>
              <w:rPr>
                <w:rFonts w:eastAsia="Times New Roman" w:cs="Times New Roman"/>
                <w:szCs w:val="24"/>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7B88C8C1"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0,0002</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498A96DD"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87,17%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64CA74C6"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0,7423</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45EEBDA0" w14:textId="01E9F92E" w:rsidR="00D956A8" w:rsidRPr="006D0221" w:rsidRDefault="002D40F4"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7</w:t>
            </w:r>
            <w:r w:rsidR="003112E2">
              <w:rPr>
                <w:rFonts w:eastAsia="Times New Roman" w:cs="Times New Roman"/>
                <w:szCs w:val="24"/>
                <w:lang w:eastAsia="en-ID"/>
              </w:rPr>
              <w:t>2</w:t>
            </w:r>
            <w:r w:rsidR="00D956A8">
              <w:rPr>
                <w:rFonts w:eastAsia="Times New Roman" w:cs="Times New Roman"/>
                <w:szCs w:val="24"/>
                <w:lang w:eastAsia="en-ID"/>
              </w:rPr>
              <w:t>,33%</w:t>
            </w:r>
          </w:p>
        </w:tc>
      </w:tr>
      <w:tr w:rsidR="00D956A8" w:rsidRPr="006D0221" w14:paraId="71D5278E" w14:textId="77777777" w:rsidTr="001D28B6">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tcPr>
          <w:p w14:paraId="1B6CE694" w14:textId="77777777" w:rsidR="00D956A8" w:rsidRPr="006D0221" w:rsidRDefault="00D956A8" w:rsidP="001D28B6">
            <w:pPr>
              <w:spacing w:after="0" w:line="240" w:lineRule="auto"/>
              <w:jc w:val="center"/>
              <w:textAlignment w:val="baseline"/>
              <w:rPr>
                <w:rFonts w:eastAsia="Times New Roman" w:cs="Times New Roman"/>
                <w:szCs w:val="24"/>
                <w:lang w:val="en-US" w:eastAsia="en-ID"/>
              </w:rPr>
            </w:pPr>
            <w:r w:rsidRPr="00B77989">
              <w:rPr>
                <w:rFonts w:eastAsia="Times New Roman" w:cs="Times New Roman"/>
                <w:szCs w:val="24"/>
                <w:lang w:val="en-US" w:eastAsia="en-ID"/>
              </w:rPr>
              <w:t>Max Pooling</w:t>
            </w:r>
            <w:r w:rsidRPr="00B77989">
              <w:rPr>
                <w:rFonts w:eastAsia="Times New Roman" w:cs="Times New Roman"/>
                <w:szCs w:val="24"/>
                <w:lang w:eastAsia="en-ID"/>
              </w:rPr>
              <w:t> (</w:t>
            </w:r>
            <w:r>
              <w:rPr>
                <w:rFonts w:eastAsia="Times New Roman" w:cs="Times New Roman"/>
                <w:szCs w:val="24"/>
                <w:lang w:eastAsia="en-ID"/>
              </w:rPr>
              <w:t>4</w:t>
            </w:r>
            <w:r w:rsidRPr="00B77989">
              <w:rPr>
                <w:rFonts w:eastAsia="Times New Roman" w:cs="Times New Roman"/>
                <w:szCs w:val="24"/>
                <w:lang w:eastAsia="en-ID"/>
              </w:rPr>
              <w:t>,</w:t>
            </w:r>
            <w:r>
              <w:rPr>
                <w:rFonts w:eastAsia="Times New Roman" w:cs="Times New Roman"/>
                <w:szCs w:val="24"/>
                <w:lang w:eastAsia="en-ID"/>
              </w:rPr>
              <w:t>4</w:t>
            </w:r>
            <w:r w:rsidRPr="00B77989">
              <w:rPr>
                <w:rFonts w:eastAsia="Times New Roman" w:cs="Times New Roman"/>
                <w:szCs w:val="24"/>
                <w:lang w:eastAsia="en-ID"/>
              </w:rPr>
              <w:t>)</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3BD67A55"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2E1FDC0E"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0,0002</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1749E260"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87,83%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087E35D3"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0,7001</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6CE394ED" w14:textId="603FE59B" w:rsidR="00D956A8" w:rsidRPr="006D0221" w:rsidRDefault="002D40F4"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7</w:t>
            </w:r>
            <w:r w:rsidR="00D956A8">
              <w:rPr>
                <w:rFonts w:eastAsia="Times New Roman" w:cs="Times New Roman"/>
                <w:szCs w:val="24"/>
                <w:lang w:eastAsia="en-ID"/>
              </w:rPr>
              <w:t>3%</w:t>
            </w:r>
          </w:p>
        </w:tc>
      </w:tr>
      <w:tr w:rsidR="00D956A8" w:rsidRPr="006D0221" w14:paraId="1A0C728B" w14:textId="77777777" w:rsidTr="001D28B6">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5B5C50"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Average Pooling</w:t>
            </w:r>
            <w:r>
              <w:rPr>
                <w:rFonts w:eastAsia="Times New Roman" w:cs="Times New Roman"/>
                <w:szCs w:val="24"/>
                <w:lang w:val="en-US" w:eastAsia="en-ID"/>
              </w:rPr>
              <w:t xml:space="preserve"> (2,2)</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60F127ED"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eastAsia="Times New Roman" w:cs="Times New Roman"/>
                <w:szCs w:val="24"/>
                <w:lang w:eastAsia="en-ID"/>
              </w:rPr>
              <w:t>98,29%</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1E959826"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0,0484</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6BFAB69B"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85,33%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0C3C391F"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1,0982</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7D680172"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66,33%</w:t>
            </w:r>
          </w:p>
        </w:tc>
      </w:tr>
      <w:tr w:rsidR="00D956A8" w:rsidRPr="006D0221" w14:paraId="1C6E29C1" w14:textId="77777777" w:rsidTr="001D28B6">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tcPr>
          <w:p w14:paraId="6A930959" w14:textId="77777777" w:rsidR="00D956A8" w:rsidRPr="006D0221" w:rsidRDefault="00D956A8" w:rsidP="001D28B6">
            <w:pPr>
              <w:spacing w:after="0" w:line="240" w:lineRule="auto"/>
              <w:jc w:val="center"/>
              <w:textAlignment w:val="baseline"/>
              <w:rPr>
                <w:rFonts w:eastAsia="Times New Roman" w:cs="Times New Roman"/>
                <w:szCs w:val="24"/>
                <w:lang w:val="en-US" w:eastAsia="en-ID"/>
              </w:rPr>
            </w:pPr>
            <w:r w:rsidRPr="006D0221">
              <w:rPr>
                <w:rFonts w:eastAsia="Times New Roman" w:cs="Times New Roman"/>
                <w:szCs w:val="24"/>
                <w:lang w:val="en-US" w:eastAsia="en-ID"/>
              </w:rPr>
              <w:t>Average Pooling</w:t>
            </w:r>
            <w:r>
              <w:rPr>
                <w:rFonts w:eastAsia="Times New Roman" w:cs="Times New Roman"/>
                <w:szCs w:val="24"/>
                <w:lang w:val="en-US" w:eastAsia="en-ID"/>
              </w:rPr>
              <w:t xml:space="preserve"> (3,3)</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25DA86C8"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4B716C44"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0,0002</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59533CBA"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87,33%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694D851C"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0,6763</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5DF85F55"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79,67%</w:t>
            </w:r>
          </w:p>
        </w:tc>
      </w:tr>
      <w:tr w:rsidR="00D956A8" w:rsidRPr="006D0221" w14:paraId="2A4916CC" w14:textId="77777777" w:rsidTr="001D28B6">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tcPr>
          <w:p w14:paraId="49449DD7" w14:textId="77777777" w:rsidR="00D956A8" w:rsidRPr="006D0221" w:rsidRDefault="00D956A8" w:rsidP="001D28B6">
            <w:pPr>
              <w:spacing w:after="0" w:line="240" w:lineRule="auto"/>
              <w:jc w:val="center"/>
              <w:textAlignment w:val="baseline"/>
              <w:rPr>
                <w:rFonts w:eastAsia="Times New Roman" w:cs="Times New Roman"/>
                <w:szCs w:val="24"/>
                <w:lang w:val="en-US" w:eastAsia="en-ID"/>
              </w:rPr>
            </w:pPr>
            <w:r w:rsidRPr="006D0221">
              <w:rPr>
                <w:rFonts w:eastAsia="Times New Roman" w:cs="Times New Roman"/>
                <w:szCs w:val="24"/>
                <w:lang w:val="en-US" w:eastAsia="en-ID"/>
              </w:rPr>
              <w:t>Average Pooling</w:t>
            </w:r>
            <w:r>
              <w:rPr>
                <w:rFonts w:eastAsia="Times New Roman" w:cs="Times New Roman"/>
                <w:szCs w:val="24"/>
                <w:lang w:val="en-US" w:eastAsia="en-ID"/>
              </w:rPr>
              <w:t xml:space="preserve"> (4,4)</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68681AF1"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7CDE8795"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0,0006</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00045EE3"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88%</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42B8D267"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0,4957</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476C8C24"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79,67%</w:t>
            </w:r>
          </w:p>
        </w:tc>
      </w:tr>
      <w:tr w:rsidR="00D956A8" w:rsidRPr="006D0221" w14:paraId="5CAC111D" w14:textId="77777777" w:rsidTr="00961114">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tcPr>
          <w:p w14:paraId="50FC6228" w14:textId="77777777" w:rsidR="00D956A8" w:rsidRPr="006D0221" w:rsidRDefault="00D956A8" w:rsidP="001D28B6">
            <w:pPr>
              <w:spacing w:after="0" w:line="240" w:lineRule="auto"/>
              <w:jc w:val="center"/>
              <w:textAlignment w:val="baseline"/>
              <w:rPr>
                <w:rFonts w:eastAsia="Times New Roman" w:cs="Times New Roman"/>
                <w:szCs w:val="24"/>
                <w:lang w:val="en-US" w:eastAsia="en-ID"/>
              </w:rPr>
            </w:pPr>
            <w:r w:rsidRPr="00502496">
              <w:rPr>
                <w:rFonts w:eastAsia="Times New Roman" w:cs="Times New Roman"/>
                <w:szCs w:val="24"/>
                <w:lang w:val="en-US" w:eastAsia="en-ID"/>
              </w:rPr>
              <w:t>Global Average Pooling</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7D4E6E65"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44EE1F0A"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0,0077</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7E299054" w14:textId="77777777" w:rsidR="00D956A8" w:rsidRPr="006D0221" w:rsidRDefault="00D956A8" w:rsidP="001D28B6">
            <w:pPr>
              <w:spacing w:after="0" w:line="240" w:lineRule="auto"/>
              <w:textAlignment w:val="baseline"/>
              <w:rPr>
                <w:rFonts w:eastAsia="Times New Roman" w:cs="Times New Roman"/>
                <w:szCs w:val="24"/>
                <w:lang w:eastAsia="en-ID"/>
              </w:rPr>
            </w:pPr>
            <w:r>
              <w:rPr>
                <w:rFonts w:eastAsia="Times New Roman" w:cs="Times New Roman"/>
                <w:szCs w:val="24"/>
                <w:lang w:eastAsia="en-ID"/>
              </w:rPr>
              <w:t>88,33%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1B92F495" w14:textId="77777777" w:rsidR="00D956A8" w:rsidRPr="006D0221" w:rsidRDefault="00D956A8" w:rsidP="001D28B6">
            <w:pPr>
              <w:spacing w:after="0" w:line="240" w:lineRule="auto"/>
              <w:textAlignment w:val="baseline"/>
              <w:rPr>
                <w:rFonts w:eastAsia="Times New Roman" w:cs="Times New Roman"/>
                <w:szCs w:val="24"/>
                <w:lang w:eastAsia="en-ID"/>
              </w:rPr>
            </w:pPr>
            <w:r>
              <w:rPr>
                <w:rFonts w:ascii="Segoe UI" w:eastAsia="Times New Roman" w:hAnsi="Segoe UI" w:cs="Segoe UI"/>
                <w:sz w:val="18"/>
                <w:szCs w:val="18"/>
                <w:lang w:eastAsia="en-ID"/>
              </w:rPr>
              <w:t>0,4951</w:t>
            </w:r>
          </w:p>
        </w:tc>
        <w:tc>
          <w:tcPr>
            <w:tcW w:w="1395"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6FBDBA96" w14:textId="77777777" w:rsidR="00D956A8" w:rsidRPr="006D0221" w:rsidRDefault="00D956A8" w:rsidP="001D28B6">
            <w:pPr>
              <w:spacing w:after="0" w:line="240" w:lineRule="auto"/>
              <w:textAlignment w:val="baseline"/>
              <w:rPr>
                <w:rFonts w:eastAsia="Times New Roman" w:cs="Times New Roman"/>
                <w:szCs w:val="24"/>
                <w:lang w:eastAsia="en-ID"/>
              </w:rPr>
            </w:pPr>
            <w:r>
              <w:rPr>
                <w:rFonts w:ascii="Segoe UI" w:eastAsia="Times New Roman" w:hAnsi="Segoe UI" w:cs="Segoe UI"/>
                <w:sz w:val="18"/>
                <w:szCs w:val="18"/>
                <w:lang w:eastAsia="en-ID"/>
              </w:rPr>
              <w:t>81,33%</w:t>
            </w:r>
          </w:p>
        </w:tc>
      </w:tr>
      <w:tr w:rsidR="00D956A8" w:rsidRPr="006D0221" w14:paraId="1B513AE0" w14:textId="77777777" w:rsidTr="001D28B6">
        <w:trPr>
          <w:trHeight w:val="300"/>
        </w:trPr>
        <w:tc>
          <w:tcPr>
            <w:tcW w:w="17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1972DB"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None</w:t>
            </w:r>
            <w:r w:rsidRPr="006D022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7B5815EB"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100%</w:t>
            </w:r>
          </w:p>
        </w:tc>
        <w:tc>
          <w:tcPr>
            <w:tcW w:w="975" w:type="dxa"/>
            <w:tcBorders>
              <w:top w:val="single" w:sz="6" w:space="0" w:color="auto"/>
              <w:left w:val="single" w:sz="6" w:space="0" w:color="auto"/>
              <w:bottom w:val="single" w:sz="6" w:space="0" w:color="auto"/>
              <w:right w:val="single" w:sz="6" w:space="0" w:color="auto"/>
            </w:tcBorders>
            <w:shd w:val="clear" w:color="auto" w:fill="auto"/>
          </w:tcPr>
          <w:p w14:paraId="7D4DDAD1"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0,0222</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2ED08D45"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88,5%</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11C867F6" w14:textId="77777777" w:rsidR="00D956A8" w:rsidRPr="006D022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0,8648</w:t>
            </w:r>
          </w:p>
        </w:tc>
        <w:tc>
          <w:tcPr>
            <w:tcW w:w="1395" w:type="dxa"/>
            <w:tcBorders>
              <w:top w:val="single" w:sz="6" w:space="0" w:color="auto"/>
              <w:left w:val="single" w:sz="6" w:space="0" w:color="auto"/>
              <w:bottom w:val="single" w:sz="6" w:space="0" w:color="auto"/>
              <w:right w:val="single" w:sz="6" w:space="0" w:color="auto"/>
            </w:tcBorders>
            <w:shd w:val="clear" w:color="auto" w:fill="auto"/>
          </w:tcPr>
          <w:p w14:paraId="5048FE51" w14:textId="70889D1A" w:rsidR="00D956A8" w:rsidRPr="006D0221" w:rsidRDefault="002D40F4"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7</w:t>
            </w:r>
            <w:r w:rsidR="00D956A8">
              <w:rPr>
                <w:rFonts w:ascii="Segoe UI" w:eastAsia="Times New Roman" w:hAnsi="Segoe UI" w:cs="Segoe UI"/>
                <w:sz w:val="18"/>
                <w:szCs w:val="18"/>
                <w:lang w:eastAsia="en-ID"/>
              </w:rPr>
              <w:t>2%</w:t>
            </w:r>
          </w:p>
        </w:tc>
      </w:tr>
    </w:tbl>
    <w:p w14:paraId="51E0BF74" w14:textId="77777777" w:rsidR="00D956A8" w:rsidRDefault="00D956A8" w:rsidP="00A80BC7">
      <w:pPr>
        <w:ind w:firstLine="0"/>
        <w:rPr>
          <w:b/>
          <w:bCs/>
          <w:lang w:val="sv-SE"/>
        </w:rPr>
      </w:pPr>
    </w:p>
    <w:p w14:paraId="22DDA8C8" w14:textId="234B7876" w:rsidR="008D6106" w:rsidRPr="008D6106" w:rsidRDefault="008D6106" w:rsidP="00A80BC7">
      <w:pPr>
        <w:ind w:firstLine="0"/>
        <w:rPr>
          <w:lang w:val="sv-SE"/>
        </w:rPr>
      </w:pPr>
      <w:r>
        <w:rPr>
          <w:b/>
          <w:bCs/>
          <w:lang w:val="sv-SE"/>
        </w:rPr>
        <w:tab/>
      </w:r>
      <w:r>
        <w:rPr>
          <w:lang w:val="sv-SE"/>
        </w:rPr>
        <w:t xml:space="preserve">Hasil yang paling optimal pada pengujian </w:t>
      </w:r>
      <w:r w:rsidRPr="00225F56">
        <w:rPr>
          <w:i/>
          <w:iCs/>
          <w:lang w:val="sv-SE"/>
        </w:rPr>
        <w:t>pooling layer</w:t>
      </w:r>
      <w:r>
        <w:rPr>
          <w:lang w:val="sv-SE"/>
        </w:rPr>
        <w:t xml:space="preserve"> dengan arsitektur ResNet50 V2 didapatkan ketika menggunakan operasi </w:t>
      </w:r>
      <w:r w:rsidRPr="00225F56">
        <w:rPr>
          <w:i/>
          <w:iCs/>
          <w:lang w:val="sv-SE"/>
        </w:rPr>
        <w:t>max pooling</w:t>
      </w:r>
      <w:r>
        <w:rPr>
          <w:lang w:val="sv-SE"/>
        </w:rPr>
        <w:t>. Akurasi yang</w:t>
      </w:r>
      <w:r w:rsidR="00225F56">
        <w:rPr>
          <w:lang w:val="sv-SE"/>
        </w:rPr>
        <w:t xml:space="preserve"> mampu dicapai yaitu sebesar 72,33%, seperti yang terlihat pada tabel di atas.</w:t>
      </w:r>
    </w:p>
    <w:p w14:paraId="620E77C0" w14:textId="70A1224F" w:rsidR="00D956A8" w:rsidRDefault="00D956A8" w:rsidP="00A80BC7">
      <w:pPr>
        <w:ind w:firstLine="0"/>
        <w:rPr>
          <w:b/>
          <w:bCs/>
          <w:lang w:val="sv-SE"/>
        </w:rPr>
      </w:pPr>
      <w:r>
        <w:rPr>
          <w:b/>
          <w:bCs/>
          <w:lang w:val="sv-SE"/>
        </w:rPr>
        <w:t xml:space="preserve">Hasil Pengujian </w:t>
      </w:r>
      <w:r>
        <w:rPr>
          <w:b/>
          <w:bCs/>
          <w:i/>
          <w:iCs/>
          <w:lang w:val="sv-SE"/>
        </w:rPr>
        <w:t xml:space="preserve">Feature Extraction </w:t>
      </w:r>
      <w:r>
        <w:rPr>
          <w:b/>
          <w:bCs/>
          <w:lang w:val="sv-SE"/>
        </w:rPr>
        <w:t>pada Arsitektur ResNet101 V2</w:t>
      </w:r>
    </w:p>
    <w:p w14:paraId="55448879" w14:textId="77777777" w:rsidR="00D956A8" w:rsidRDefault="00D956A8" w:rsidP="00D956A8">
      <w:pPr>
        <w:rPr>
          <w:rStyle w:val="normaltextrun"/>
          <w:i/>
          <w:iCs/>
          <w:color w:val="000000"/>
          <w:shd w:val="clear" w:color="auto" w:fill="FFFFFF"/>
          <w:lang w:val="en-US"/>
        </w:rPr>
      </w:pPr>
      <w:r>
        <w:rPr>
          <w:rStyle w:val="normaltextrun"/>
          <w:color w:val="000000"/>
          <w:shd w:val="clear" w:color="auto" w:fill="FFFFFF"/>
          <w:lang w:val="en-US"/>
        </w:rPr>
        <w:t>Paramete</w:t>
      </w:r>
      <w:r>
        <w:rPr>
          <w:rStyle w:val="normaltextrun"/>
          <w:i/>
          <w:iCs/>
          <w:color w:val="000000"/>
          <w:shd w:val="clear" w:color="auto" w:fill="FFFFFF"/>
          <w:lang w:val="en-US"/>
        </w:rPr>
        <w:t>r ‘</w:t>
      </w:r>
      <w:proofErr w:type="spellStart"/>
      <w:r>
        <w:rPr>
          <w:rStyle w:val="normaltextrun"/>
          <w:i/>
          <w:iCs/>
          <w:color w:val="000000"/>
          <w:shd w:val="clear" w:color="auto" w:fill="FFFFFF"/>
          <w:lang w:val="en-US"/>
        </w:rPr>
        <w:t>include_top</w:t>
      </w:r>
      <w:proofErr w:type="spellEnd"/>
      <w:r>
        <w:rPr>
          <w:rStyle w:val="normaltextrun"/>
          <w:i/>
          <w:iCs/>
          <w:color w:val="000000"/>
          <w:shd w:val="clear" w:color="auto" w:fill="FFFFFF"/>
          <w:lang w:val="en-US"/>
        </w:rPr>
        <w:t>’</w:t>
      </w:r>
    </w:p>
    <w:tbl>
      <w:tblPr>
        <w:tblW w:w="786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5"/>
        <w:gridCol w:w="1094"/>
        <w:gridCol w:w="1046"/>
        <w:gridCol w:w="1461"/>
        <w:gridCol w:w="1461"/>
        <w:gridCol w:w="1083"/>
      </w:tblGrid>
      <w:tr w:rsidR="00D956A8" w:rsidRPr="004C4381" w14:paraId="1CDB453F" w14:textId="77777777" w:rsidTr="001D28B6">
        <w:trPr>
          <w:trHeight w:val="840"/>
        </w:trPr>
        <w:tc>
          <w:tcPr>
            <w:tcW w:w="18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41346479"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proofErr w:type="spellStart"/>
            <w:r w:rsidRPr="004C4381">
              <w:rPr>
                <w:rFonts w:eastAsia="Times New Roman" w:cs="Times New Roman"/>
                <w:szCs w:val="24"/>
                <w:lang w:val="en-US" w:eastAsia="en-ID"/>
              </w:rPr>
              <w:lastRenderedPageBreak/>
              <w:t>Include_top</w:t>
            </w:r>
            <w:proofErr w:type="spellEnd"/>
            <w:r w:rsidRPr="004C438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1FF4516"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Train Accuracy</w:t>
            </w:r>
            <w:r w:rsidRPr="004C4381">
              <w:rPr>
                <w:rFonts w:eastAsia="Times New Roman" w:cs="Times New Roman"/>
                <w:szCs w:val="24"/>
                <w:lang w:eastAsia="en-ID"/>
              </w:rPr>
              <w:t> </w:t>
            </w:r>
          </w:p>
        </w:tc>
        <w:tc>
          <w:tcPr>
            <w:tcW w:w="117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90A0947"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Train Loss</w:t>
            </w:r>
            <w:r w:rsidRPr="004C4381">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112A9AE"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Validation Accuracy</w:t>
            </w:r>
            <w:r w:rsidRPr="004C4381">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4045D97"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Validation Loss</w:t>
            </w:r>
            <w:r w:rsidRPr="004C4381">
              <w:rPr>
                <w:rFonts w:eastAsia="Times New Roman" w:cs="Times New Roman"/>
                <w:szCs w:val="24"/>
                <w:lang w:eastAsia="en-ID"/>
              </w:rPr>
              <w:t> </w:t>
            </w:r>
          </w:p>
        </w:tc>
        <w:tc>
          <w:tcPr>
            <w:tcW w:w="118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56873A7A"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Test Accuracy</w:t>
            </w:r>
            <w:r w:rsidRPr="004C4381">
              <w:rPr>
                <w:rFonts w:eastAsia="Times New Roman" w:cs="Times New Roman"/>
                <w:szCs w:val="24"/>
                <w:lang w:eastAsia="en-ID"/>
              </w:rPr>
              <w:t> </w:t>
            </w:r>
          </w:p>
        </w:tc>
      </w:tr>
      <w:tr w:rsidR="00D956A8" w:rsidRPr="004C4381" w14:paraId="5E31EA73" w14:textId="77777777" w:rsidTr="001D28B6">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FC3D15"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True</w:t>
            </w:r>
            <w:r w:rsidRPr="004C438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FFFFFF" w:themeFill="background1"/>
          </w:tcPr>
          <w:p w14:paraId="41C01523"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72%</w:t>
            </w:r>
          </w:p>
        </w:tc>
        <w:tc>
          <w:tcPr>
            <w:tcW w:w="1170" w:type="dxa"/>
            <w:tcBorders>
              <w:top w:val="single" w:sz="6" w:space="0" w:color="auto"/>
              <w:left w:val="single" w:sz="6" w:space="0" w:color="auto"/>
              <w:bottom w:val="single" w:sz="6" w:space="0" w:color="auto"/>
              <w:right w:val="single" w:sz="6" w:space="0" w:color="auto"/>
            </w:tcBorders>
            <w:shd w:val="clear" w:color="auto" w:fill="FFFFFF" w:themeFill="background1"/>
          </w:tcPr>
          <w:p w14:paraId="00F7B6A3"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1,1209</w:t>
            </w:r>
          </w:p>
        </w:tc>
        <w:tc>
          <w:tcPr>
            <w:tcW w:w="1215" w:type="dxa"/>
            <w:tcBorders>
              <w:top w:val="single" w:sz="6" w:space="0" w:color="auto"/>
              <w:left w:val="single" w:sz="6" w:space="0" w:color="auto"/>
              <w:bottom w:val="single" w:sz="6" w:space="0" w:color="auto"/>
              <w:right w:val="single" w:sz="6" w:space="0" w:color="auto"/>
            </w:tcBorders>
            <w:shd w:val="clear" w:color="auto" w:fill="FFFFFF" w:themeFill="background1"/>
          </w:tcPr>
          <w:p w14:paraId="3A26334D"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65,83%</w:t>
            </w:r>
          </w:p>
        </w:tc>
        <w:tc>
          <w:tcPr>
            <w:tcW w:w="1215" w:type="dxa"/>
            <w:tcBorders>
              <w:top w:val="single" w:sz="6" w:space="0" w:color="auto"/>
              <w:left w:val="single" w:sz="6" w:space="0" w:color="auto"/>
              <w:bottom w:val="single" w:sz="6" w:space="0" w:color="auto"/>
              <w:right w:val="single" w:sz="6" w:space="0" w:color="auto"/>
            </w:tcBorders>
            <w:shd w:val="clear" w:color="auto" w:fill="FFFFFF" w:themeFill="background1"/>
          </w:tcPr>
          <w:p w14:paraId="668AF1A1"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1,2217</w:t>
            </w:r>
          </w:p>
        </w:tc>
        <w:tc>
          <w:tcPr>
            <w:tcW w:w="1185" w:type="dxa"/>
            <w:tcBorders>
              <w:top w:val="single" w:sz="6" w:space="0" w:color="auto"/>
              <w:left w:val="single" w:sz="6" w:space="0" w:color="auto"/>
              <w:bottom w:val="single" w:sz="6" w:space="0" w:color="auto"/>
              <w:right w:val="single" w:sz="6" w:space="0" w:color="auto"/>
            </w:tcBorders>
            <w:shd w:val="clear" w:color="auto" w:fill="FFFFFF" w:themeFill="background1"/>
          </w:tcPr>
          <w:p w14:paraId="7B649EED"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57%</w:t>
            </w:r>
          </w:p>
        </w:tc>
      </w:tr>
      <w:tr w:rsidR="00D956A8" w:rsidRPr="004C4381" w14:paraId="080A42BA" w14:textId="77777777" w:rsidTr="001D28B6">
        <w:trPr>
          <w:trHeight w:val="300"/>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FC1D76"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sidRPr="004C4381">
              <w:rPr>
                <w:rFonts w:eastAsia="Times New Roman" w:cs="Times New Roman"/>
                <w:szCs w:val="24"/>
                <w:lang w:val="en-US" w:eastAsia="en-ID"/>
              </w:rPr>
              <w:t>False</w:t>
            </w:r>
            <w:r w:rsidRPr="004C4381">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FFFFFF" w:themeFill="background1"/>
          </w:tcPr>
          <w:p w14:paraId="52030FFB" w14:textId="77777777" w:rsidR="00D956A8" w:rsidRPr="004C4381" w:rsidRDefault="00D956A8" w:rsidP="001D28B6">
            <w:pPr>
              <w:spacing w:after="0" w:line="240" w:lineRule="auto"/>
              <w:jc w:val="center"/>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100%</w:t>
            </w:r>
          </w:p>
        </w:tc>
        <w:tc>
          <w:tcPr>
            <w:tcW w:w="1170" w:type="dxa"/>
            <w:tcBorders>
              <w:top w:val="single" w:sz="6" w:space="0" w:color="auto"/>
              <w:left w:val="single" w:sz="6" w:space="0" w:color="auto"/>
              <w:bottom w:val="single" w:sz="6" w:space="0" w:color="auto"/>
              <w:right w:val="single" w:sz="6" w:space="0" w:color="auto"/>
            </w:tcBorders>
            <w:shd w:val="clear" w:color="auto" w:fill="FFFFFF" w:themeFill="background1"/>
          </w:tcPr>
          <w:p w14:paraId="5A890166"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0,0074</w:t>
            </w:r>
          </w:p>
        </w:tc>
        <w:tc>
          <w:tcPr>
            <w:tcW w:w="1215" w:type="dxa"/>
            <w:tcBorders>
              <w:top w:val="single" w:sz="6" w:space="0" w:color="auto"/>
              <w:left w:val="single" w:sz="6" w:space="0" w:color="auto"/>
              <w:bottom w:val="single" w:sz="6" w:space="0" w:color="auto"/>
              <w:right w:val="single" w:sz="6" w:space="0" w:color="auto"/>
            </w:tcBorders>
            <w:shd w:val="clear" w:color="auto" w:fill="FFFFFF" w:themeFill="background1"/>
          </w:tcPr>
          <w:p w14:paraId="55079180" w14:textId="321DF486"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83,67%</w:t>
            </w:r>
          </w:p>
        </w:tc>
        <w:tc>
          <w:tcPr>
            <w:tcW w:w="1215" w:type="dxa"/>
            <w:tcBorders>
              <w:top w:val="single" w:sz="6" w:space="0" w:color="auto"/>
              <w:left w:val="single" w:sz="6" w:space="0" w:color="auto"/>
              <w:bottom w:val="single" w:sz="6" w:space="0" w:color="auto"/>
              <w:right w:val="single" w:sz="6" w:space="0" w:color="auto"/>
            </w:tcBorders>
            <w:shd w:val="clear" w:color="auto" w:fill="FFFFFF" w:themeFill="background1"/>
          </w:tcPr>
          <w:p w14:paraId="1E65C779" w14:textId="77777777" w:rsidR="00D956A8" w:rsidRPr="004C4381" w:rsidRDefault="00D956A8"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0,379</w:t>
            </w:r>
          </w:p>
        </w:tc>
        <w:tc>
          <w:tcPr>
            <w:tcW w:w="1185"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41A23CFB" w14:textId="5039543C" w:rsidR="00D956A8" w:rsidRPr="004C4381" w:rsidRDefault="002D40F4" w:rsidP="001D28B6">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79</w:t>
            </w:r>
            <w:r w:rsidR="00D956A8">
              <w:rPr>
                <w:rFonts w:ascii="Segoe UI" w:eastAsia="Times New Roman" w:hAnsi="Segoe UI" w:cs="Segoe UI"/>
                <w:sz w:val="18"/>
                <w:szCs w:val="18"/>
                <w:lang w:eastAsia="en-ID"/>
              </w:rPr>
              <w:t>,33%</w:t>
            </w:r>
          </w:p>
        </w:tc>
      </w:tr>
    </w:tbl>
    <w:p w14:paraId="0CAE8F5F" w14:textId="77777777" w:rsidR="00D956A8" w:rsidRDefault="00D956A8" w:rsidP="00D956A8"/>
    <w:p w14:paraId="7A6347FD" w14:textId="21DCC0C1" w:rsidR="00225F56" w:rsidRPr="00225F56" w:rsidRDefault="00225F56" w:rsidP="00D956A8">
      <w:r>
        <w:tab/>
        <w:t xml:space="preserve">Hasil yang paling optimal pada </w:t>
      </w:r>
      <w:proofErr w:type="spellStart"/>
      <w:r>
        <w:t>pengujian</w:t>
      </w:r>
      <w:proofErr w:type="spellEnd"/>
      <w:r>
        <w:t xml:space="preserve"> </w:t>
      </w:r>
      <w:r>
        <w:rPr>
          <w:i/>
          <w:iCs/>
        </w:rPr>
        <w:t xml:space="preserve">include top </w:t>
      </w:r>
      <w:proofErr w:type="spellStart"/>
      <w:r>
        <w:t>dengan</w:t>
      </w:r>
      <w:proofErr w:type="spellEnd"/>
      <w:r>
        <w:t xml:space="preserve"> </w:t>
      </w:r>
      <w:proofErr w:type="spellStart"/>
      <w:r>
        <w:t>arsitektur</w:t>
      </w:r>
      <w:proofErr w:type="spellEnd"/>
      <w:r>
        <w:t xml:space="preserve"> ResNet101 V2 </w:t>
      </w:r>
      <w:proofErr w:type="spellStart"/>
      <w:r>
        <w:t>didapatkan</w:t>
      </w:r>
      <w:proofErr w:type="spellEnd"/>
      <w:r>
        <w:t xml:space="preserve"> </w:t>
      </w:r>
      <w:proofErr w:type="spellStart"/>
      <w:r>
        <w:t>ketika</w:t>
      </w:r>
      <w:proofErr w:type="spellEnd"/>
      <w:r>
        <w:t xml:space="preserve"> </w:t>
      </w:r>
      <w:proofErr w:type="spellStart"/>
      <w:r>
        <w:t>nilainya</w:t>
      </w:r>
      <w:proofErr w:type="spellEnd"/>
      <w:r>
        <w:t xml:space="preserve"> </w:t>
      </w:r>
      <w:proofErr w:type="spellStart"/>
      <w:r>
        <w:t>diatur</w:t>
      </w:r>
      <w:proofErr w:type="spellEnd"/>
      <w:r>
        <w:t xml:space="preserve"> </w:t>
      </w:r>
      <w:proofErr w:type="spellStart"/>
      <w:r>
        <w:t>ke</w:t>
      </w:r>
      <w:proofErr w:type="spellEnd"/>
      <w:r>
        <w:t xml:space="preserve"> </w:t>
      </w:r>
      <w:r w:rsidRPr="00225F56">
        <w:rPr>
          <w:i/>
          <w:iCs/>
        </w:rPr>
        <w:t>false</w:t>
      </w:r>
      <w:r>
        <w:t xml:space="preserve">. </w:t>
      </w:r>
      <w:proofErr w:type="spellStart"/>
      <w:r>
        <w:t>Akurasi</w:t>
      </w:r>
      <w:proofErr w:type="spellEnd"/>
      <w:r>
        <w:t xml:space="preserve"> yang </w:t>
      </w:r>
      <w:proofErr w:type="spellStart"/>
      <w:r>
        <w:t>mampu</w:t>
      </w:r>
      <w:proofErr w:type="spellEnd"/>
      <w:r>
        <w:t xml:space="preserve"> </w:t>
      </w:r>
      <w:proofErr w:type="spellStart"/>
      <w:r>
        <w:t>dicapai</w:t>
      </w:r>
      <w:proofErr w:type="spellEnd"/>
      <w:r>
        <w:t xml:space="preserve"> </w:t>
      </w:r>
      <w:proofErr w:type="spellStart"/>
      <w:r>
        <w:t>yaitu</w:t>
      </w:r>
      <w:proofErr w:type="spellEnd"/>
      <w:r>
        <w:t xml:space="preserve"> </w:t>
      </w:r>
      <w:proofErr w:type="spellStart"/>
      <w:r>
        <w:t>sebesar</w:t>
      </w:r>
      <w:proofErr w:type="spellEnd"/>
      <w:r>
        <w:t xml:space="preserve"> 79,33%, </w:t>
      </w:r>
      <w:proofErr w:type="spellStart"/>
      <w:r>
        <w:t>seperti</w:t>
      </w:r>
      <w:proofErr w:type="spellEnd"/>
      <w:r>
        <w:t xml:space="preserve"> yang </w:t>
      </w:r>
      <w:proofErr w:type="spellStart"/>
      <w:r>
        <w:t>terlihat</w:t>
      </w:r>
      <w:proofErr w:type="spellEnd"/>
      <w:r>
        <w:t xml:space="preserve"> pada </w:t>
      </w:r>
      <w:proofErr w:type="spellStart"/>
      <w:r>
        <w:t>tabel</w:t>
      </w:r>
      <w:proofErr w:type="spellEnd"/>
      <w:r>
        <w:t xml:space="preserve"> di </w:t>
      </w:r>
      <w:proofErr w:type="spellStart"/>
      <w:r>
        <w:t>atas</w:t>
      </w:r>
      <w:proofErr w:type="spellEnd"/>
      <w:r>
        <w:t>.</w:t>
      </w:r>
    </w:p>
    <w:p w14:paraId="1FBEF306" w14:textId="77777777" w:rsidR="00D956A8" w:rsidRDefault="00D956A8" w:rsidP="00D956A8">
      <w:pPr>
        <w:rPr>
          <w:rStyle w:val="eop"/>
          <w:i/>
          <w:iCs/>
          <w:shd w:val="clear" w:color="auto" w:fill="FFFFFF"/>
        </w:rPr>
      </w:pPr>
      <w:r w:rsidRPr="00965660">
        <w:rPr>
          <w:rStyle w:val="normaltextrun"/>
          <w:rFonts w:ascii="Cambria" w:hAnsi="Cambria"/>
          <w:shd w:val="clear" w:color="auto" w:fill="FFFFFF"/>
          <w:lang w:val="en-US"/>
        </w:rPr>
        <w:t>Parameter</w:t>
      </w:r>
      <w:r w:rsidRPr="00965660">
        <w:rPr>
          <w:rStyle w:val="normaltextrun"/>
          <w:rFonts w:ascii="Cambria" w:hAnsi="Cambria"/>
          <w:i/>
          <w:iCs/>
          <w:shd w:val="clear" w:color="auto" w:fill="FFFFFF"/>
          <w:lang w:val="en-US"/>
        </w:rPr>
        <w:t xml:space="preserve"> </w:t>
      </w:r>
      <w:r w:rsidRPr="00965660">
        <w:rPr>
          <w:rStyle w:val="normaltextrun"/>
          <w:i/>
          <w:iCs/>
          <w:shd w:val="clear" w:color="auto" w:fill="FFFFFF"/>
          <w:lang w:val="en-US"/>
        </w:rPr>
        <w:t>Pooling</w:t>
      </w:r>
      <w:r w:rsidRPr="00965660">
        <w:rPr>
          <w:rStyle w:val="eop"/>
          <w:i/>
          <w:iCs/>
          <w:shd w:val="clear" w:color="auto" w:fill="FFFFFF"/>
        </w:rPr>
        <w:t> </w:t>
      </w:r>
    </w:p>
    <w:tbl>
      <w:tblPr>
        <w:tblW w:w="7875"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2"/>
        <w:gridCol w:w="1105"/>
        <w:gridCol w:w="1108"/>
        <w:gridCol w:w="1461"/>
        <w:gridCol w:w="1461"/>
        <w:gridCol w:w="1268"/>
      </w:tblGrid>
      <w:tr w:rsidR="00D956A8" w:rsidRPr="006D0221" w14:paraId="25E323F2" w14:textId="77777777" w:rsidTr="002D40F4">
        <w:trPr>
          <w:trHeight w:val="840"/>
        </w:trPr>
        <w:tc>
          <w:tcPr>
            <w:tcW w:w="1472"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7B7DF9E7"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Pooling Layer</w:t>
            </w:r>
            <w:r w:rsidRPr="006D0221">
              <w:rPr>
                <w:rFonts w:eastAsia="Times New Roman" w:cs="Times New Roman"/>
                <w:szCs w:val="24"/>
                <w:lang w:eastAsia="en-ID"/>
              </w:rPr>
              <w:t> </w:t>
            </w:r>
          </w:p>
        </w:tc>
        <w:tc>
          <w:tcPr>
            <w:tcW w:w="110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AE9131F"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Train Accuracy</w:t>
            </w:r>
            <w:r w:rsidRPr="006D0221">
              <w:rPr>
                <w:rFonts w:eastAsia="Times New Roman" w:cs="Times New Roman"/>
                <w:szCs w:val="24"/>
                <w:lang w:eastAsia="en-ID"/>
              </w:rPr>
              <w:t> </w:t>
            </w:r>
          </w:p>
        </w:tc>
        <w:tc>
          <w:tcPr>
            <w:tcW w:w="1108"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4A8F5E02"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Train Loss</w:t>
            </w:r>
            <w:r w:rsidRPr="006D0221">
              <w:rPr>
                <w:rFonts w:eastAsia="Times New Roman" w:cs="Times New Roman"/>
                <w:szCs w:val="24"/>
                <w:lang w:eastAsia="en-ID"/>
              </w:rPr>
              <w:t> </w:t>
            </w:r>
          </w:p>
        </w:tc>
        <w:tc>
          <w:tcPr>
            <w:tcW w:w="1461"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79165315"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Validation Accuracy</w:t>
            </w:r>
            <w:r w:rsidRPr="006D0221">
              <w:rPr>
                <w:rFonts w:eastAsia="Times New Roman" w:cs="Times New Roman"/>
                <w:szCs w:val="24"/>
                <w:lang w:eastAsia="en-ID"/>
              </w:rPr>
              <w:t> </w:t>
            </w:r>
          </w:p>
        </w:tc>
        <w:tc>
          <w:tcPr>
            <w:tcW w:w="1461"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87E3D18"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Validation Loss</w:t>
            </w:r>
            <w:r w:rsidRPr="006D0221">
              <w:rPr>
                <w:rFonts w:eastAsia="Times New Roman" w:cs="Times New Roman"/>
                <w:szCs w:val="24"/>
                <w:lang w:eastAsia="en-ID"/>
              </w:rPr>
              <w:t> </w:t>
            </w:r>
          </w:p>
        </w:tc>
        <w:tc>
          <w:tcPr>
            <w:tcW w:w="1268"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4DFAB449" w14:textId="77777777" w:rsidR="00D956A8" w:rsidRPr="006D0221" w:rsidRDefault="00D956A8" w:rsidP="001D28B6">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Test Accuracy</w:t>
            </w:r>
            <w:r w:rsidRPr="006D0221">
              <w:rPr>
                <w:rFonts w:eastAsia="Times New Roman" w:cs="Times New Roman"/>
                <w:szCs w:val="24"/>
                <w:lang w:eastAsia="en-ID"/>
              </w:rPr>
              <w:t> </w:t>
            </w:r>
          </w:p>
        </w:tc>
      </w:tr>
      <w:tr w:rsidR="002D40F4" w:rsidRPr="006D0221" w14:paraId="39615A83" w14:textId="77777777" w:rsidTr="002D40F4">
        <w:trPr>
          <w:trHeight w:val="300"/>
        </w:trPr>
        <w:tc>
          <w:tcPr>
            <w:tcW w:w="14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E6C313" w14:textId="77777777" w:rsidR="002D40F4" w:rsidRPr="006D0221" w:rsidRDefault="002D40F4" w:rsidP="002D40F4">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Max Pooling</w:t>
            </w:r>
            <w:r w:rsidRPr="006D0221">
              <w:rPr>
                <w:rFonts w:eastAsia="Times New Roman" w:cs="Times New Roman"/>
                <w:szCs w:val="24"/>
                <w:lang w:eastAsia="en-ID"/>
              </w:rPr>
              <w:t> </w:t>
            </w:r>
            <w:r>
              <w:rPr>
                <w:rFonts w:eastAsia="Times New Roman" w:cs="Times New Roman"/>
                <w:szCs w:val="24"/>
                <w:lang w:eastAsia="en-ID"/>
              </w:rPr>
              <w:t>(2,2)</w:t>
            </w:r>
          </w:p>
        </w:tc>
        <w:tc>
          <w:tcPr>
            <w:tcW w:w="1105" w:type="dxa"/>
            <w:tcBorders>
              <w:top w:val="single" w:sz="6" w:space="0" w:color="auto"/>
              <w:left w:val="single" w:sz="6" w:space="0" w:color="auto"/>
              <w:bottom w:val="single" w:sz="6" w:space="0" w:color="auto"/>
              <w:right w:val="single" w:sz="6" w:space="0" w:color="auto"/>
            </w:tcBorders>
            <w:shd w:val="clear" w:color="auto" w:fill="FFFFFF" w:themeFill="background1"/>
          </w:tcPr>
          <w:p w14:paraId="50D6604E" w14:textId="58C259BB" w:rsidR="002D40F4" w:rsidRPr="006D0221" w:rsidRDefault="002D40F4" w:rsidP="002D40F4">
            <w:pPr>
              <w:tabs>
                <w:tab w:val="center" w:pos="622"/>
              </w:tabs>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100%</w:t>
            </w:r>
          </w:p>
        </w:tc>
        <w:tc>
          <w:tcPr>
            <w:tcW w:w="1108" w:type="dxa"/>
            <w:tcBorders>
              <w:top w:val="single" w:sz="6" w:space="0" w:color="auto"/>
              <w:left w:val="single" w:sz="6" w:space="0" w:color="auto"/>
              <w:bottom w:val="single" w:sz="6" w:space="0" w:color="auto"/>
              <w:right w:val="single" w:sz="6" w:space="0" w:color="auto"/>
            </w:tcBorders>
            <w:shd w:val="clear" w:color="auto" w:fill="FFFFFF" w:themeFill="background1"/>
          </w:tcPr>
          <w:p w14:paraId="4B397736" w14:textId="1F502BBF"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0,6948</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769F3B84" w14:textId="7AD8E5BB"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90,83%</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55BB1C2E" w14:textId="00E96381"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0,6948</w:t>
            </w:r>
          </w:p>
        </w:tc>
        <w:tc>
          <w:tcPr>
            <w:tcW w:w="1268" w:type="dxa"/>
            <w:tcBorders>
              <w:top w:val="single" w:sz="6" w:space="0" w:color="auto"/>
              <w:left w:val="single" w:sz="6" w:space="0" w:color="auto"/>
              <w:bottom w:val="single" w:sz="6" w:space="0" w:color="auto"/>
              <w:right w:val="single" w:sz="6" w:space="0" w:color="auto"/>
            </w:tcBorders>
            <w:shd w:val="clear" w:color="auto" w:fill="FFFFFF" w:themeFill="background1"/>
          </w:tcPr>
          <w:p w14:paraId="0634F9D7" w14:textId="1F781DD5"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76,33%</w:t>
            </w:r>
          </w:p>
        </w:tc>
      </w:tr>
      <w:tr w:rsidR="002D40F4" w:rsidRPr="006D0221" w14:paraId="03455DDC" w14:textId="77777777" w:rsidTr="002D40F4">
        <w:trPr>
          <w:trHeight w:val="300"/>
        </w:trPr>
        <w:tc>
          <w:tcPr>
            <w:tcW w:w="1472" w:type="dxa"/>
            <w:tcBorders>
              <w:top w:val="single" w:sz="6" w:space="0" w:color="auto"/>
              <w:left w:val="single" w:sz="6" w:space="0" w:color="auto"/>
              <w:bottom w:val="single" w:sz="6" w:space="0" w:color="auto"/>
              <w:right w:val="single" w:sz="6" w:space="0" w:color="auto"/>
            </w:tcBorders>
            <w:shd w:val="clear" w:color="auto" w:fill="auto"/>
          </w:tcPr>
          <w:p w14:paraId="66DA3046" w14:textId="77777777" w:rsidR="002D40F4" w:rsidRPr="006D0221" w:rsidRDefault="002D40F4" w:rsidP="002D40F4">
            <w:pPr>
              <w:spacing w:after="0" w:line="240" w:lineRule="auto"/>
              <w:jc w:val="center"/>
              <w:textAlignment w:val="baseline"/>
              <w:rPr>
                <w:rFonts w:eastAsia="Times New Roman" w:cs="Times New Roman"/>
                <w:szCs w:val="24"/>
                <w:lang w:val="en-US" w:eastAsia="en-ID"/>
              </w:rPr>
            </w:pPr>
            <w:r w:rsidRPr="00B77989">
              <w:rPr>
                <w:rFonts w:eastAsia="Times New Roman" w:cs="Times New Roman"/>
                <w:szCs w:val="24"/>
                <w:lang w:val="en-US" w:eastAsia="en-ID"/>
              </w:rPr>
              <w:t>Max Pooling</w:t>
            </w:r>
            <w:r w:rsidRPr="00B77989">
              <w:rPr>
                <w:rFonts w:eastAsia="Times New Roman" w:cs="Times New Roman"/>
                <w:szCs w:val="24"/>
                <w:lang w:eastAsia="en-ID"/>
              </w:rPr>
              <w:t> (</w:t>
            </w:r>
            <w:r>
              <w:rPr>
                <w:rFonts w:eastAsia="Times New Roman" w:cs="Times New Roman"/>
                <w:szCs w:val="24"/>
                <w:lang w:eastAsia="en-ID"/>
              </w:rPr>
              <w:t>3</w:t>
            </w:r>
            <w:r w:rsidRPr="00B77989">
              <w:rPr>
                <w:rFonts w:eastAsia="Times New Roman" w:cs="Times New Roman"/>
                <w:szCs w:val="24"/>
                <w:lang w:eastAsia="en-ID"/>
              </w:rPr>
              <w:t>,</w:t>
            </w:r>
            <w:r>
              <w:rPr>
                <w:rFonts w:eastAsia="Times New Roman" w:cs="Times New Roman"/>
                <w:szCs w:val="24"/>
                <w:lang w:eastAsia="en-ID"/>
              </w:rPr>
              <w:t>3</w:t>
            </w:r>
            <w:r w:rsidRPr="00B77989">
              <w:rPr>
                <w:rFonts w:eastAsia="Times New Roman" w:cs="Times New Roman"/>
                <w:szCs w:val="24"/>
                <w:lang w:eastAsia="en-ID"/>
              </w:rPr>
              <w:t>)</w:t>
            </w:r>
          </w:p>
        </w:tc>
        <w:tc>
          <w:tcPr>
            <w:tcW w:w="1105" w:type="dxa"/>
            <w:tcBorders>
              <w:top w:val="single" w:sz="6" w:space="0" w:color="auto"/>
              <w:left w:val="single" w:sz="6" w:space="0" w:color="auto"/>
              <w:bottom w:val="single" w:sz="6" w:space="0" w:color="auto"/>
              <w:right w:val="single" w:sz="6" w:space="0" w:color="auto"/>
            </w:tcBorders>
            <w:shd w:val="clear" w:color="auto" w:fill="FFFFFF" w:themeFill="background1"/>
          </w:tcPr>
          <w:p w14:paraId="5B7AE1B8" w14:textId="2944320E"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100%</w:t>
            </w:r>
          </w:p>
        </w:tc>
        <w:tc>
          <w:tcPr>
            <w:tcW w:w="1108" w:type="dxa"/>
            <w:tcBorders>
              <w:top w:val="single" w:sz="6" w:space="0" w:color="auto"/>
              <w:left w:val="single" w:sz="6" w:space="0" w:color="auto"/>
              <w:bottom w:val="single" w:sz="6" w:space="0" w:color="auto"/>
              <w:right w:val="single" w:sz="6" w:space="0" w:color="auto"/>
            </w:tcBorders>
            <w:shd w:val="clear" w:color="auto" w:fill="FFFFFF" w:themeFill="background1"/>
          </w:tcPr>
          <w:p w14:paraId="14322617" w14:textId="2FB70E9E"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0,0363</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62EBF674" w14:textId="71A01CE4"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89,5%</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115A9F87" w14:textId="475FA8D5"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0,6986</w:t>
            </w:r>
          </w:p>
        </w:tc>
        <w:tc>
          <w:tcPr>
            <w:tcW w:w="1268" w:type="dxa"/>
            <w:tcBorders>
              <w:top w:val="single" w:sz="6" w:space="0" w:color="auto"/>
              <w:left w:val="single" w:sz="6" w:space="0" w:color="auto"/>
              <w:bottom w:val="single" w:sz="6" w:space="0" w:color="auto"/>
              <w:right w:val="single" w:sz="6" w:space="0" w:color="auto"/>
            </w:tcBorders>
            <w:shd w:val="clear" w:color="auto" w:fill="FFFFFF" w:themeFill="background1"/>
          </w:tcPr>
          <w:p w14:paraId="5CA6BA49" w14:textId="2074C3E3"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77,67%</w:t>
            </w:r>
          </w:p>
        </w:tc>
      </w:tr>
      <w:tr w:rsidR="002D40F4" w:rsidRPr="006D0221" w14:paraId="43893DE6" w14:textId="77777777" w:rsidTr="002D40F4">
        <w:trPr>
          <w:trHeight w:val="300"/>
        </w:trPr>
        <w:tc>
          <w:tcPr>
            <w:tcW w:w="1472" w:type="dxa"/>
            <w:tcBorders>
              <w:top w:val="single" w:sz="6" w:space="0" w:color="auto"/>
              <w:left w:val="single" w:sz="6" w:space="0" w:color="auto"/>
              <w:bottom w:val="single" w:sz="6" w:space="0" w:color="auto"/>
              <w:right w:val="single" w:sz="6" w:space="0" w:color="auto"/>
            </w:tcBorders>
            <w:shd w:val="clear" w:color="auto" w:fill="auto"/>
          </w:tcPr>
          <w:p w14:paraId="172E8483" w14:textId="77777777" w:rsidR="002D40F4" w:rsidRPr="006D0221" w:rsidRDefault="002D40F4" w:rsidP="002D40F4">
            <w:pPr>
              <w:spacing w:after="0" w:line="240" w:lineRule="auto"/>
              <w:jc w:val="center"/>
              <w:textAlignment w:val="baseline"/>
              <w:rPr>
                <w:rFonts w:eastAsia="Times New Roman" w:cs="Times New Roman"/>
                <w:szCs w:val="24"/>
                <w:lang w:val="en-US" w:eastAsia="en-ID"/>
              </w:rPr>
            </w:pPr>
            <w:r w:rsidRPr="00B77989">
              <w:rPr>
                <w:rFonts w:eastAsia="Times New Roman" w:cs="Times New Roman"/>
                <w:szCs w:val="24"/>
                <w:lang w:val="en-US" w:eastAsia="en-ID"/>
              </w:rPr>
              <w:t>Max Pooling</w:t>
            </w:r>
            <w:r w:rsidRPr="00B77989">
              <w:rPr>
                <w:rFonts w:eastAsia="Times New Roman" w:cs="Times New Roman"/>
                <w:szCs w:val="24"/>
                <w:lang w:eastAsia="en-ID"/>
              </w:rPr>
              <w:t> (</w:t>
            </w:r>
            <w:r>
              <w:rPr>
                <w:rFonts w:eastAsia="Times New Roman" w:cs="Times New Roman"/>
                <w:szCs w:val="24"/>
                <w:lang w:eastAsia="en-ID"/>
              </w:rPr>
              <w:t>4</w:t>
            </w:r>
            <w:r w:rsidRPr="00B77989">
              <w:rPr>
                <w:rFonts w:eastAsia="Times New Roman" w:cs="Times New Roman"/>
                <w:szCs w:val="24"/>
                <w:lang w:eastAsia="en-ID"/>
              </w:rPr>
              <w:t>,</w:t>
            </w:r>
            <w:r>
              <w:rPr>
                <w:rFonts w:eastAsia="Times New Roman" w:cs="Times New Roman"/>
                <w:szCs w:val="24"/>
                <w:lang w:eastAsia="en-ID"/>
              </w:rPr>
              <w:t>4</w:t>
            </w:r>
            <w:r w:rsidRPr="00B77989">
              <w:rPr>
                <w:rFonts w:eastAsia="Times New Roman" w:cs="Times New Roman"/>
                <w:szCs w:val="24"/>
                <w:lang w:eastAsia="en-ID"/>
              </w:rPr>
              <w:t>)</w:t>
            </w:r>
          </w:p>
        </w:tc>
        <w:tc>
          <w:tcPr>
            <w:tcW w:w="1105" w:type="dxa"/>
            <w:tcBorders>
              <w:top w:val="single" w:sz="6" w:space="0" w:color="auto"/>
              <w:left w:val="single" w:sz="6" w:space="0" w:color="auto"/>
              <w:bottom w:val="single" w:sz="6" w:space="0" w:color="auto"/>
              <w:right w:val="single" w:sz="6" w:space="0" w:color="auto"/>
            </w:tcBorders>
            <w:shd w:val="clear" w:color="auto" w:fill="FFFFFF" w:themeFill="background1"/>
          </w:tcPr>
          <w:p w14:paraId="6E9E42EC" w14:textId="77060841"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100%</w:t>
            </w:r>
          </w:p>
        </w:tc>
        <w:tc>
          <w:tcPr>
            <w:tcW w:w="1108" w:type="dxa"/>
            <w:tcBorders>
              <w:top w:val="single" w:sz="6" w:space="0" w:color="auto"/>
              <w:left w:val="single" w:sz="6" w:space="0" w:color="auto"/>
              <w:bottom w:val="single" w:sz="6" w:space="0" w:color="auto"/>
              <w:right w:val="single" w:sz="6" w:space="0" w:color="auto"/>
            </w:tcBorders>
            <w:shd w:val="clear" w:color="auto" w:fill="FFFFFF" w:themeFill="background1"/>
          </w:tcPr>
          <w:p w14:paraId="487A4475" w14:textId="2FE22E8A"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0,0627</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15A10590" w14:textId="54F98205"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86,83%</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5D5F1C9C" w14:textId="5EB08592"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0,6358</w:t>
            </w:r>
          </w:p>
        </w:tc>
        <w:tc>
          <w:tcPr>
            <w:tcW w:w="1268" w:type="dxa"/>
            <w:tcBorders>
              <w:top w:val="single" w:sz="6" w:space="0" w:color="auto"/>
              <w:left w:val="single" w:sz="6" w:space="0" w:color="auto"/>
              <w:bottom w:val="single" w:sz="6" w:space="0" w:color="auto"/>
              <w:right w:val="single" w:sz="6" w:space="0" w:color="auto"/>
            </w:tcBorders>
            <w:shd w:val="clear" w:color="auto" w:fill="FFFFFF" w:themeFill="background1"/>
          </w:tcPr>
          <w:p w14:paraId="24D96876" w14:textId="193C2B1A"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76,33%</w:t>
            </w:r>
          </w:p>
        </w:tc>
      </w:tr>
      <w:tr w:rsidR="002D40F4" w:rsidRPr="006D0221" w14:paraId="77C7098B" w14:textId="77777777" w:rsidTr="002D40F4">
        <w:trPr>
          <w:trHeight w:val="300"/>
        </w:trPr>
        <w:tc>
          <w:tcPr>
            <w:tcW w:w="14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1881E4" w14:textId="77777777" w:rsidR="002D40F4" w:rsidRPr="006D0221" w:rsidRDefault="002D40F4" w:rsidP="002D40F4">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Average Pooling</w:t>
            </w:r>
            <w:r>
              <w:rPr>
                <w:rFonts w:eastAsia="Times New Roman" w:cs="Times New Roman"/>
                <w:szCs w:val="24"/>
                <w:lang w:val="en-US" w:eastAsia="en-ID"/>
              </w:rPr>
              <w:t xml:space="preserve"> (2,2)</w:t>
            </w:r>
            <w:r w:rsidRPr="006D0221">
              <w:rPr>
                <w:rFonts w:eastAsia="Times New Roman" w:cs="Times New Roman"/>
                <w:szCs w:val="24"/>
                <w:lang w:eastAsia="en-ID"/>
              </w:rPr>
              <w:t> </w:t>
            </w:r>
          </w:p>
        </w:tc>
        <w:tc>
          <w:tcPr>
            <w:tcW w:w="1105" w:type="dxa"/>
            <w:tcBorders>
              <w:top w:val="single" w:sz="6" w:space="0" w:color="auto"/>
              <w:left w:val="single" w:sz="6" w:space="0" w:color="auto"/>
              <w:bottom w:val="single" w:sz="6" w:space="0" w:color="auto"/>
              <w:right w:val="single" w:sz="6" w:space="0" w:color="auto"/>
            </w:tcBorders>
            <w:shd w:val="clear" w:color="auto" w:fill="FFFFFF" w:themeFill="background1"/>
          </w:tcPr>
          <w:p w14:paraId="5E3BB96E" w14:textId="14CF86E1"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100%</w:t>
            </w:r>
          </w:p>
        </w:tc>
        <w:tc>
          <w:tcPr>
            <w:tcW w:w="1108" w:type="dxa"/>
            <w:tcBorders>
              <w:top w:val="single" w:sz="6" w:space="0" w:color="auto"/>
              <w:left w:val="single" w:sz="6" w:space="0" w:color="auto"/>
              <w:bottom w:val="single" w:sz="6" w:space="0" w:color="auto"/>
              <w:right w:val="single" w:sz="6" w:space="0" w:color="auto"/>
            </w:tcBorders>
            <w:shd w:val="clear" w:color="auto" w:fill="FFFFFF" w:themeFill="background1"/>
          </w:tcPr>
          <w:p w14:paraId="3445943F" w14:textId="67055564"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0,0589</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6C54F2DA" w14:textId="55B0A99A"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91,5%</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11F5775B" w14:textId="16BA87E3"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0,512</w:t>
            </w:r>
          </w:p>
        </w:tc>
        <w:tc>
          <w:tcPr>
            <w:tcW w:w="1268" w:type="dxa"/>
            <w:tcBorders>
              <w:top w:val="single" w:sz="6" w:space="0" w:color="auto"/>
              <w:left w:val="single" w:sz="6" w:space="0" w:color="auto"/>
              <w:bottom w:val="single" w:sz="6" w:space="0" w:color="auto"/>
              <w:right w:val="single" w:sz="6" w:space="0" w:color="auto"/>
            </w:tcBorders>
            <w:shd w:val="clear" w:color="auto" w:fill="FFFFFF" w:themeFill="background1"/>
          </w:tcPr>
          <w:p w14:paraId="10F08FBD" w14:textId="396D9744"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78,33%</w:t>
            </w:r>
          </w:p>
        </w:tc>
      </w:tr>
      <w:tr w:rsidR="002D40F4" w:rsidRPr="006D0221" w14:paraId="2DBA053C" w14:textId="77777777" w:rsidTr="002D40F4">
        <w:trPr>
          <w:trHeight w:val="300"/>
        </w:trPr>
        <w:tc>
          <w:tcPr>
            <w:tcW w:w="1472" w:type="dxa"/>
            <w:tcBorders>
              <w:top w:val="single" w:sz="6" w:space="0" w:color="auto"/>
              <w:left w:val="single" w:sz="6" w:space="0" w:color="auto"/>
              <w:bottom w:val="single" w:sz="6" w:space="0" w:color="auto"/>
              <w:right w:val="single" w:sz="6" w:space="0" w:color="auto"/>
            </w:tcBorders>
            <w:shd w:val="clear" w:color="auto" w:fill="auto"/>
            <w:vAlign w:val="center"/>
          </w:tcPr>
          <w:p w14:paraId="29C60911" w14:textId="77777777" w:rsidR="002D40F4" w:rsidRPr="006D0221" w:rsidRDefault="002D40F4" w:rsidP="002D40F4">
            <w:pPr>
              <w:spacing w:after="0" w:line="240" w:lineRule="auto"/>
              <w:jc w:val="center"/>
              <w:textAlignment w:val="baseline"/>
              <w:rPr>
                <w:rFonts w:eastAsia="Times New Roman" w:cs="Times New Roman"/>
                <w:szCs w:val="24"/>
                <w:lang w:val="en-US" w:eastAsia="en-ID"/>
              </w:rPr>
            </w:pPr>
            <w:r w:rsidRPr="006D0221">
              <w:rPr>
                <w:rFonts w:eastAsia="Times New Roman" w:cs="Times New Roman"/>
                <w:szCs w:val="24"/>
                <w:lang w:val="en-US" w:eastAsia="en-ID"/>
              </w:rPr>
              <w:t>Average Pooling</w:t>
            </w:r>
            <w:r>
              <w:rPr>
                <w:rFonts w:eastAsia="Times New Roman" w:cs="Times New Roman"/>
                <w:szCs w:val="24"/>
                <w:lang w:val="en-US" w:eastAsia="en-ID"/>
              </w:rPr>
              <w:t xml:space="preserve"> (3,3)</w:t>
            </w:r>
            <w:r w:rsidRPr="006D0221">
              <w:rPr>
                <w:rFonts w:eastAsia="Times New Roman" w:cs="Times New Roman"/>
                <w:szCs w:val="24"/>
                <w:lang w:eastAsia="en-ID"/>
              </w:rPr>
              <w:t> </w:t>
            </w:r>
          </w:p>
        </w:tc>
        <w:tc>
          <w:tcPr>
            <w:tcW w:w="1105" w:type="dxa"/>
            <w:tcBorders>
              <w:top w:val="single" w:sz="6" w:space="0" w:color="auto"/>
              <w:left w:val="single" w:sz="6" w:space="0" w:color="auto"/>
              <w:bottom w:val="single" w:sz="6" w:space="0" w:color="auto"/>
              <w:right w:val="single" w:sz="6" w:space="0" w:color="auto"/>
            </w:tcBorders>
            <w:shd w:val="clear" w:color="auto" w:fill="FFFFFF" w:themeFill="background1"/>
          </w:tcPr>
          <w:p w14:paraId="2D56967C" w14:textId="63AE8CA1"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100%</w:t>
            </w:r>
          </w:p>
        </w:tc>
        <w:tc>
          <w:tcPr>
            <w:tcW w:w="1108" w:type="dxa"/>
            <w:tcBorders>
              <w:top w:val="single" w:sz="6" w:space="0" w:color="auto"/>
              <w:left w:val="single" w:sz="6" w:space="0" w:color="auto"/>
              <w:bottom w:val="single" w:sz="6" w:space="0" w:color="auto"/>
              <w:right w:val="single" w:sz="6" w:space="0" w:color="auto"/>
            </w:tcBorders>
            <w:shd w:val="clear" w:color="auto" w:fill="FFFFFF" w:themeFill="background1"/>
          </w:tcPr>
          <w:p w14:paraId="6DD7ED8F" w14:textId="0B3718BE"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0,0616</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0FC170FA" w14:textId="7788A053"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90,83%</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0B17DB33" w14:textId="52DC3F1D"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0,5436</w:t>
            </w:r>
          </w:p>
        </w:tc>
        <w:tc>
          <w:tcPr>
            <w:tcW w:w="1268" w:type="dxa"/>
            <w:tcBorders>
              <w:top w:val="single" w:sz="6" w:space="0" w:color="auto"/>
              <w:left w:val="single" w:sz="6" w:space="0" w:color="auto"/>
              <w:bottom w:val="single" w:sz="6" w:space="0" w:color="auto"/>
              <w:right w:val="single" w:sz="6" w:space="0" w:color="auto"/>
            </w:tcBorders>
            <w:shd w:val="clear" w:color="auto" w:fill="FFFFFF" w:themeFill="background1"/>
          </w:tcPr>
          <w:p w14:paraId="2D40E5BB" w14:textId="07071139"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77%</w:t>
            </w:r>
          </w:p>
        </w:tc>
      </w:tr>
      <w:tr w:rsidR="002D40F4" w:rsidRPr="006D0221" w14:paraId="76F2A190" w14:textId="77777777" w:rsidTr="002D40F4">
        <w:trPr>
          <w:trHeight w:val="300"/>
        </w:trPr>
        <w:tc>
          <w:tcPr>
            <w:tcW w:w="1472" w:type="dxa"/>
            <w:tcBorders>
              <w:top w:val="single" w:sz="6" w:space="0" w:color="auto"/>
              <w:left w:val="single" w:sz="6" w:space="0" w:color="auto"/>
              <w:bottom w:val="single" w:sz="6" w:space="0" w:color="auto"/>
              <w:right w:val="single" w:sz="6" w:space="0" w:color="auto"/>
            </w:tcBorders>
            <w:shd w:val="clear" w:color="auto" w:fill="auto"/>
            <w:vAlign w:val="center"/>
          </w:tcPr>
          <w:p w14:paraId="5467A184" w14:textId="77777777" w:rsidR="002D40F4" w:rsidRPr="006D0221" w:rsidRDefault="002D40F4" w:rsidP="002D40F4">
            <w:pPr>
              <w:spacing w:after="0" w:line="240" w:lineRule="auto"/>
              <w:jc w:val="center"/>
              <w:textAlignment w:val="baseline"/>
              <w:rPr>
                <w:rFonts w:eastAsia="Times New Roman" w:cs="Times New Roman"/>
                <w:szCs w:val="24"/>
                <w:lang w:val="en-US" w:eastAsia="en-ID"/>
              </w:rPr>
            </w:pPr>
            <w:r w:rsidRPr="006D0221">
              <w:rPr>
                <w:rFonts w:eastAsia="Times New Roman" w:cs="Times New Roman"/>
                <w:szCs w:val="24"/>
                <w:lang w:val="en-US" w:eastAsia="en-ID"/>
              </w:rPr>
              <w:t>Average Pooling</w:t>
            </w:r>
            <w:r>
              <w:rPr>
                <w:rFonts w:eastAsia="Times New Roman" w:cs="Times New Roman"/>
                <w:szCs w:val="24"/>
                <w:lang w:val="en-US" w:eastAsia="en-ID"/>
              </w:rPr>
              <w:t xml:space="preserve"> (4,4)</w:t>
            </w:r>
            <w:r w:rsidRPr="006D0221">
              <w:rPr>
                <w:rFonts w:eastAsia="Times New Roman" w:cs="Times New Roman"/>
                <w:szCs w:val="24"/>
                <w:lang w:eastAsia="en-ID"/>
              </w:rPr>
              <w:t> </w:t>
            </w:r>
          </w:p>
        </w:tc>
        <w:tc>
          <w:tcPr>
            <w:tcW w:w="1105" w:type="dxa"/>
            <w:tcBorders>
              <w:top w:val="single" w:sz="6" w:space="0" w:color="auto"/>
              <w:left w:val="single" w:sz="6" w:space="0" w:color="auto"/>
              <w:bottom w:val="single" w:sz="6" w:space="0" w:color="auto"/>
              <w:right w:val="single" w:sz="6" w:space="0" w:color="auto"/>
            </w:tcBorders>
            <w:shd w:val="clear" w:color="auto" w:fill="FFFFFF" w:themeFill="background1"/>
          </w:tcPr>
          <w:p w14:paraId="26AC332D" w14:textId="61D1C480"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100%</w:t>
            </w:r>
          </w:p>
        </w:tc>
        <w:tc>
          <w:tcPr>
            <w:tcW w:w="1108" w:type="dxa"/>
            <w:tcBorders>
              <w:top w:val="single" w:sz="6" w:space="0" w:color="auto"/>
              <w:left w:val="single" w:sz="6" w:space="0" w:color="auto"/>
              <w:bottom w:val="single" w:sz="6" w:space="0" w:color="auto"/>
              <w:right w:val="single" w:sz="6" w:space="0" w:color="auto"/>
            </w:tcBorders>
            <w:shd w:val="clear" w:color="auto" w:fill="FFFFFF" w:themeFill="background1"/>
          </w:tcPr>
          <w:p w14:paraId="3734003E" w14:textId="22E592A5"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0,0014</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60FA1B85" w14:textId="5876E3D3"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91%</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75FEA4B7" w14:textId="2D961478"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0,4421</w:t>
            </w:r>
          </w:p>
        </w:tc>
        <w:tc>
          <w:tcPr>
            <w:tcW w:w="1268" w:type="dxa"/>
            <w:tcBorders>
              <w:top w:val="single" w:sz="6" w:space="0" w:color="auto"/>
              <w:left w:val="single" w:sz="6" w:space="0" w:color="auto"/>
              <w:bottom w:val="single" w:sz="6" w:space="0" w:color="auto"/>
              <w:right w:val="single" w:sz="6" w:space="0" w:color="auto"/>
            </w:tcBorders>
            <w:shd w:val="clear" w:color="auto" w:fill="FFFFFF" w:themeFill="background1"/>
          </w:tcPr>
          <w:p w14:paraId="4501F3CC" w14:textId="045DB8A5" w:rsidR="002D40F4" w:rsidRPr="006D0221" w:rsidRDefault="002D40F4" w:rsidP="002D40F4">
            <w:pPr>
              <w:spacing w:after="0" w:line="240" w:lineRule="auto"/>
              <w:textAlignment w:val="baseline"/>
              <w:rPr>
                <w:rFonts w:eastAsia="Times New Roman" w:cs="Times New Roman"/>
                <w:szCs w:val="24"/>
                <w:lang w:eastAsia="en-ID"/>
              </w:rPr>
            </w:pPr>
            <w:r>
              <w:rPr>
                <w:rFonts w:eastAsia="Times New Roman" w:cs="Times New Roman"/>
                <w:szCs w:val="24"/>
                <w:lang w:eastAsia="en-ID"/>
              </w:rPr>
              <w:t>77%</w:t>
            </w:r>
          </w:p>
        </w:tc>
      </w:tr>
      <w:tr w:rsidR="002D40F4" w:rsidRPr="006D0221" w14:paraId="7029A811" w14:textId="77777777" w:rsidTr="002D40F4">
        <w:trPr>
          <w:trHeight w:val="300"/>
        </w:trPr>
        <w:tc>
          <w:tcPr>
            <w:tcW w:w="1472" w:type="dxa"/>
            <w:tcBorders>
              <w:top w:val="single" w:sz="6" w:space="0" w:color="auto"/>
              <w:left w:val="single" w:sz="6" w:space="0" w:color="auto"/>
              <w:bottom w:val="single" w:sz="6" w:space="0" w:color="auto"/>
              <w:right w:val="single" w:sz="6" w:space="0" w:color="auto"/>
            </w:tcBorders>
            <w:shd w:val="clear" w:color="auto" w:fill="auto"/>
            <w:vAlign w:val="center"/>
          </w:tcPr>
          <w:p w14:paraId="552D03F4" w14:textId="77777777" w:rsidR="002D40F4" w:rsidRPr="006D0221" w:rsidRDefault="002D40F4" w:rsidP="002D40F4">
            <w:pPr>
              <w:spacing w:after="0" w:line="240" w:lineRule="auto"/>
              <w:jc w:val="center"/>
              <w:textAlignment w:val="baseline"/>
              <w:rPr>
                <w:rFonts w:eastAsia="Times New Roman" w:cs="Times New Roman"/>
                <w:szCs w:val="24"/>
                <w:lang w:val="en-US" w:eastAsia="en-ID"/>
              </w:rPr>
            </w:pPr>
            <w:r w:rsidRPr="00502496">
              <w:rPr>
                <w:rFonts w:eastAsia="Times New Roman" w:cs="Times New Roman"/>
                <w:szCs w:val="24"/>
                <w:lang w:val="en-US" w:eastAsia="en-ID"/>
              </w:rPr>
              <w:t>Global Average Pooling</w:t>
            </w:r>
          </w:p>
        </w:tc>
        <w:tc>
          <w:tcPr>
            <w:tcW w:w="1105" w:type="dxa"/>
            <w:tcBorders>
              <w:top w:val="single" w:sz="6" w:space="0" w:color="auto"/>
              <w:left w:val="single" w:sz="6" w:space="0" w:color="auto"/>
              <w:bottom w:val="single" w:sz="6" w:space="0" w:color="auto"/>
              <w:right w:val="single" w:sz="6" w:space="0" w:color="auto"/>
            </w:tcBorders>
            <w:shd w:val="clear" w:color="auto" w:fill="FFFFFF" w:themeFill="background1"/>
          </w:tcPr>
          <w:p w14:paraId="3AFD7E2F" w14:textId="0C3D6886" w:rsidR="002D40F4" w:rsidRPr="006D0221" w:rsidRDefault="002D40F4" w:rsidP="002D40F4">
            <w:pPr>
              <w:spacing w:after="0" w:line="240" w:lineRule="auto"/>
              <w:textAlignment w:val="baseline"/>
              <w:rPr>
                <w:rFonts w:eastAsia="Times New Roman" w:cs="Times New Roman"/>
                <w:szCs w:val="24"/>
                <w:lang w:eastAsia="en-ID"/>
              </w:rPr>
            </w:pPr>
            <w:r>
              <w:rPr>
                <w:rFonts w:ascii="Segoe UI" w:eastAsia="Times New Roman" w:hAnsi="Segoe UI" w:cs="Segoe UI"/>
                <w:sz w:val="18"/>
                <w:szCs w:val="18"/>
                <w:lang w:eastAsia="en-ID"/>
              </w:rPr>
              <w:t>100%</w:t>
            </w:r>
          </w:p>
        </w:tc>
        <w:tc>
          <w:tcPr>
            <w:tcW w:w="1108" w:type="dxa"/>
            <w:tcBorders>
              <w:top w:val="single" w:sz="6" w:space="0" w:color="auto"/>
              <w:left w:val="single" w:sz="6" w:space="0" w:color="auto"/>
              <w:bottom w:val="single" w:sz="6" w:space="0" w:color="auto"/>
              <w:right w:val="single" w:sz="6" w:space="0" w:color="auto"/>
            </w:tcBorders>
            <w:shd w:val="clear" w:color="auto" w:fill="FFFFFF" w:themeFill="background1"/>
          </w:tcPr>
          <w:p w14:paraId="29DEA30C" w14:textId="5CE6A8FF" w:rsidR="002D40F4" w:rsidRPr="006D0221" w:rsidRDefault="002D40F4" w:rsidP="002D40F4">
            <w:pPr>
              <w:spacing w:after="0" w:line="240" w:lineRule="auto"/>
              <w:textAlignment w:val="baseline"/>
              <w:rPr>
                <w:rFonts w:eastAsia="Times New Roman" w:cs="Times New Roman"/>
                <w:szCs w:val="24"/>
                <w:lang w:eastAsia="en-ID"/>
              </w:rPr>
            </w:pPr>
            <w:r>
              <w:rPr>
                <w:rFonts w:ascii="Segoe UI" w:eastAsia="Times New Roman" w:hAnsi="Segoe UI" w:cs="Segoe UI"/>
                <w:sz w:val="18"/>
                <w:szCs w:val="18"/>
                <w:lang w:eastAsia="en-ID"/>
              </w:rPr>
              <w:t>0,0074</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5D21D242" w14:textId="25DCFE98" w:rsidR="002D40F4" w:rsidRPr="006D0221" w:rsidRDefault="002D40F4" w:rsidP="002D40F4">
            <w:pPr>
              <w:spacing w:after="0" w:line="240" w:lineRule="auto"/>
              <w:textAlignment w:val="baseline"/>
              <w:rPr>
                <w:rFonts w:eastAsia="Times New Roman" w:cs="Times New Roman"/>
                <w:szCs w:val="24"/>
                <w:lang w:eastAsia="en-ID"/>
              </w:rPr>
            </w:pPr>
            <w:r>
              <w:rPr>
                <w:rFonts w:ascii="Segoe UI" w:eastAsia="Times New Roman" w:hAnsi="Segoe UI" w:cs="Segoe UI"/>
                <w:sz w:val="18"/>
                <w:szCs w:val="18"/>
                <w:lang w:eastAsia="en-ID"/>
              </w:rPr>
              <w:t>90,67%</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758C1214" w14:textId="24380466" w:rsidR="002D40F4" w:rsidRPr="006D0221" w:rsidRDefault="002D40F4" w:rsidP="002D40F4">
            <w:pPr>
              <w:spacing w:after="0" w:line="240" w:lineRule="auto"/>
              <w:textAlignment w:val="baseline"/>
              <w:rPr>
                <w:rFonts w:eastAsia="Times New Roman" w:cs="Times New Roman"/>
                <w:szCs w:val="24"/>
                <w:lang w:eastAsia="en-ID"/>
              </w:rPr>
            </w:pPr>
            <w:r>
              <w:rPr>
                <w:rFonts w:ascii="Segoe UI" w:eastAsia="Times New Roman" w:hAnsi="Segoe UI" w:cs="Segoe UI"/>
                <w:sz w:val="18"/>
                <w:szCs w:val="18"/>
                <w:lang w:eastAsia="en-ID"/>
              </w:rPr>
              <w:t>0,379</w:t>
            </w:r>
          </w:p>
        </w:tc>
        <w:tc>
          <w:tcPr>
            <w:tcW w:w="1268"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199E7CE2" w14:textId="6EAC9062" w:rsidR="002D40F4" w:rsidRPr="006D0221" w:rsidRDefault="002D40F4" w:rsidP="002D40F4">
            <w:pPr>
              <w:spacing w:after="0" w:line="240" w:lineRule="auto"/>
              <w:textAlignment w:val="baseline"/>
              <w:rPr>
                <w:rFonts w:eastAsia="Times New Roman" w:cs="Times New Roman"/>
                <w:szCs w:val="24"/>
                <w:lang w:eastAsia="en-ID"/>
              </w:rPr>
            </w:pPr>
            <w:r>
              <w:rPr>
                <w:rFonts w:ascii="Segoe UI" w:eastAsia="Times New Roman" w:hAnsi="Segoe UI" w:cs="Segoe UI"/>
                <w:sz w:val="18"/>
                <w:szCs w:val="18"/>
                <w:lang w:eastAsia="en-ID"/>
              </w:rPr>
              <w:t>79,33%</w:t>
            </w:r>
          </w:p>
        </w:tc>
      </w:tr>
      <w:tr w:rsidR="002D40F4" w:rsidRPr="006D0221" w14:paraId="0059DD99" w14:textId="77777777" w:rsidTr="002D40F4">
        <w:trPr>
          <w:trHeight w:val="300"/>
        </w:trPr>
        <w:tc>
          <w:tcPr>
            <w:tcW w:w="14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217656" w14:textId="77777777" w:rsidR="002D40F4" w:rsidRPr="006D0221" w:rsidRDefault="002D40F4" w:rsidP="002D40F4">
            <w:pPr>
              <w:spacing w:after="0" w:line="240" w:lineRule="auto"/>
              <w:jc w:val="center"/>
              <w:textAlignment w:val="baseline"/>
              <w:rPr>
                <w:rFonts w:ascii="Segoe UI" w:eastAsia="Times New Roman" w:hAnsi="Segoe UI" w:cs="Segoe UI"/>
                <w:sz w:val="18"/>
                <w:szCs w:val="18"/>
                <w:lang w:eastAsia="en-ID"/>
              </w:rPr>
            </w:pPr>
            <w:r w:rsidRPr="006D0221">
              <w:rPr>
                <w:rFonts w:eastAsia="Times New Roman" w:cs="Times New Roman"/>
                <w:szCs w:val="24"/>
                <w:lang w:val="en-US" w:eastAsia="en-ID"/>
              </w:rPr>
              <w:t>None</w:t>
            </w:r>
            <w:r w:rsidRPr="006D0221">
              <w:rPr>
                <w:rFonts w:eastAsia="Times New Roman" w:cs="Times New Roman"/>
                <w:szCs w:val="24"/>
                <w:lang w:eastAsia="en-ID"/>
              </w:rPr>
              <w:t> </w:t>
            </w:r>
          </w:p>
        </w:tc>
        <w:tc>
          <w:tcPr>
            <w:tcW w:w="1105" w:type="dxa"/>
            <w:tcBorders>
              <w:top w:val="single" w:sz="6" w:space="0" w:color="auto"/>
              <w:left w:val="single" w:sz="6" w:space="0" w:color="auto"/>
              <w:bottom w:val="single" w:sz="6" w:space="0" w:color="auto"/>
              <w:right w:val="single" w:sz="6" w:space="0" w:color="auto"/>
            </w:tcBorders>
            <w:shd w:val="clear" w:color="auto" w:fill="FFFFFF" w:themeFill="background1"/>
          </w:tcPr>
          <w:p w14:paraId="63C572EB" w14:textId="0C3527E2"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100%</w:t>
            </w:r>
          </w:p>
        </w:tc>
        <w:tc>
          <w:tcPr>
            <w:tcW w:w="1108" w:type="dxa"/>
            <w:tcBorders>
              <w:top w:val="single" w:sz="6" w:space="0" w:color="auto"/>
              <w:left w:val="single" w:sz="6" w:space="0" w:color="auto"/>
              <w:bottom w:val="single" w:sz="6" w:space="0" w:color="auto"/>
              <w:right w:val="single" w:sz="6" w:space="0" w:color="auto"/>
            </w:tcBorders>
            <w:shd w:val="clear" w:color="auto" w:fill="FFFFFF" w:themeFill="background1"/>
          </w:tcPr>
          <w:p w14:paraId="28D68B9F" w14:textId="5170878F"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0,0181</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49B71BF7" w14:textId="49D4F093"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91%</w:t>
            </w:r>
          </w:p>
        </w:tc>
        <w:tc>
          <w:tcPr>
            <w:tcW w:w="1461" w:type="dxa"/>
            <w:tcBorders>
              <w:top w:val="single" w:sz="6" w:space="0" w:color="auto"/>
              <w:left w:val="single" w:sz="6" w:space="0" w:color="auto"/>
              <w:bottom w:val="single" w:sz="6" w:space="0" w:color="auto"/>
              <w:right w:val="single" w:sz="6" w:space="0" w:color="auto"/>
            </w:tcBorders>
            <w:shd w:val="clear" w:color="auto" w:fill="FFFFFF" w:themeFill="background1"/>
          </w:tcPr>
          <w:p w14:paraId="10B8BE55" w14:textId="60D61136"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0,6513</w:t>
            </w:r>
          </w:p>
        </w:tc>
        <w:tc>
          <w:tcPr>
            <w:tcW w:w="1268" w:type="dxa"/>
            <w:tcBorders>
              <w:top w:val="single" w:sz="6" w:space="0" w:color="auto"/>
              <w:left w:val="single" w:sz="6" w:space="0" w:color="auto"/>
              <w:bottom w:val="single" w:sz="6" w:space="0" w:color="auto"/>
              <w:right w:val="single" w:sz="6" w:space="0" w:color="auto"/>
            </w:tcBorders>
            <w:shd w:val="clear" w:color="auto" w:fill="FFFFFF" w:themeFill="background1"/>
          </w:tcPr>
          <w:p w14:paraId="1A6A7010" w14:textId="48B9F958" w:rsidR="002D40F4" w:rsidRPr="006D0221" w:rsidRDefault="002D40F4" w:rsidP="002D40F4">
            <w:pPr>
              <w:spacing w:after="0" w:line="240" w:lineRule="auto"/>
              <w:textAlignment w:val="baseline"/>
              <w:rPr>
                <w:rFonts w:ascii="Segoe UI" w:eastAsia="Times New Roman" w:hAnsi="Segoe UI" w:cs="Segoe UI"/>
                <w:sz w:val="18"/>
                <w:szCs w:val="18"/>
                <w:lang w:eastAsia="en-ID"/>
              </w:rPr>
            </w:pPr>
            <w:r>
              <w:rPr>
                <w:rFonts w:ascii="Segoe UI" w:eastAsia="Times New Roman" w:hAnsi="Segoe UI" w:cs="Segoe UI"/>
                <w:sz w:val="18"/>
                <w:szCs w:val="18"/>
                <w:lang w:eastAsia="en-ID"/>
              </w:rPr>
              <w:t>79%</w:t>
            </w:r>
          </w:p>
        </w:tc>
      </w:tr>
    </w:tbl>
    <w:p w14:paraId="1296EA83" w14:textId="77777777" w:rsidR="00D956A8" w:rsidRPr="00F84F9A" w:rsidRDefault="00D956A8" w:rsidP="00D956A8">
      <w:pPr>
        <w:rPr>
          <w:rStyle w:val="normaltextrun"/>
          <w:b/>
          <w:bCs/>
          <w:color w:val="000000"/>
          <w:shd w:val="clear" w:color="auto" w:fill="FFFFFF"/>
          <w:lang w:val="en-US"/>
        </w:rPr>
      </w:pPr>
    </w:p>
    <w:p w14:paraId="63EA9302" w14:textId="6F9CC83B" w:rsidR="00D956A8" w:rsidRPr="00225F56" w:rsidRDefault="00225F56" w:rsidP="00A80BC7">
      <w:pPr>
        <w:ind w:firstLine="0"/>
        <w:rPr>
          <w:lang w:val="sv-SE"/>
        </w:rPr>
      </w:pPr>
      <w:r>
        <w:rPr>
          <w:b/>
          <w:bCs/>
          <w:lang w:val="sv-SE"/>
        </w:rPr>
        <w:tab/>
      </w:r>
      <w:r>
        <w:rPr>
          <w:lang w:val="sv-SE"/>
        </w:rPr>
        <w:t>Hasil yang paling optimal pada pengujian pooling layer dengan arsitektur ResNet101 V2 didapatkan ketika menggunakan operasi global average pooling. Akurasi yang mampu dicapai yaitu sebesar 79,33%, seperti yang terlihat pada tabel di atas.</w:t>
      </w:r>
    </w:p>
    <w:p w14:paraId="7A24F5A4" w14:textId="77777777" w:rsidR="009C0946" w:rsidRDefault="009C0946" w:rsidP="009C0946">
      <w:pPr>
        <w:pStyle w:val="Heading3"/>
        <w:rPr>
          <w:rStyle w:val="normaltextrun"/>
          <w:b/>
          <w:bCs/>
          <w:i/>
          <w:iCs/>
          <w:color w:val="000000"/>
          <w:bdr w:val="none" w:sz="0" w:space="0" w:color="auto" w:frame="1"/>
          <w:lang w:val="en-US"/>
        </w:rPr>
      </w:pPr>
      <w:r w:rsidRPr="00BE336C">
        <w:rPr>
          <w:b/>
          <w:bCs/>
          <w:highlight w:val="yellow"/>
          <w:lang w:val="sv-SE"/>
        </w:rPr>
        <w:t xml:space="preserve">Proses Pengujian </w:t>
      </w:r>
      <w:r w:rsidRPr="00BE336C">
        <w:rPr>
          <w:rStyle w:val="normaltextrun"/>
          <w:b/>
          <w:bCs/>
          <w:i/>
          <w:iCs/>
          <w:color w:val="000000"/>
          <w:highlight w:val="yellow"/>
          <w:bdr w:val="none" w:sz="0" w:space="0" w:color="auto" w:frame="1"/>
          <w:lang w:val="en-US"/>
        </w:rPr>
        <w:t>Classification</w:t>
      </w:r>
    </w:p>
    <w:p w14:paraId="76F0809F" w14:textId="71A4BA11" w:rsidR="009C0946" w:rsidRPr="00991886" w:rsidRDefault="009C0946" w:rsidP="009C0946">
      <w:pPr>
        <w:rPr>
          <w:lang w:val="sv-SE"/>
        </w:rPr>
      </w:pPr>
      <w:r w:rsidRPr="00991886">
        <w:rPr>
          <w:lang w:val="sv-SE"/>
        </w:rPr>
        <w:t xml:space="preserve">Tahap klasifikasi merupakan proses pengelompokan suatu citra ke dalam kelas-kelas tertentu. Pengujian ini memiliki cara kerja yaitu dataset batik yang telah dikumpulkan akan diklasifikasikan sesuai kelasnya. Hal ini didukung menggunakan perancangan metode </w:t>
      </w:r>
      <w:r w:rsidRPr="00991886">
        <w:rPr>
          <w:i/>
          <w:lang w:val="sv-SE"/>
        </w:rPr>
        <w:t xml:space="preserve">Convolutional Neural Network </w:t>
      </w:r>
      <w:r w:rsidRPr="00991886">
        <w:rPr>
          <w:lang w:val="sv-SE"/>
        </w:rPr>
        <w:t xml:space="preserve">atau CNN dengan arsitektur ResNet152 V2. Beberapa </w:t>
      </w:r>
      <w:r w:rsidRPr="003204D9">
        <w:rPr>
          <w:i/>
          <w:iCs/>
          <w:lang w:val="sv-SE"/>
        </w:rPr>
        <w:t>hyperparameter</w:t>
      </w:r>
      <w:r w:rsidRPr="00991886">
        <w:rPr>
          <w:lang w:val="sv-SE"/>
        </w:rPr>
        <w:t xml:space="preserve"> yang digunakan di antaranya </w:t>
      </w:r>
      <w:r w:rsidRPr="00991886">
        <w:rPr>
          <w:i/>
          <w:lang w:val="sv-SE"/>
        </w:rPr>
        <w:t>optimizer</w:t>
      </w:r>
      <w:r w:rsidRPr="00991886">
        <w:rPr>
          <w:lang w:val="sv-SE"/>
        </w:rPr>
        <w:t xml:space="preserve">, </w:t>
      </w:r>
      <w:r w:rsidRPr="00991886">
        <w:rPr>
          <w:i/>
          <w:lang w:val="sv-SE"/>
        </w:rPr>
        <w:t>learning rate,</w:t>
      </w:r>
      <w:r w:rsidRPr="00991886">
        <w:rPr>
          <w:lang w:val="sv-SE"/>
        </w:rPr>
        <w:t xml:space="preserve"> </w:t>
      </w:r>
      <w:r w:rsidRPr="00991886">
        <w:rPr>
          <w:i/>
          <w:lang w:val="sv-SE"/>
        </w:rPr>
        <w:t>batch size.</w:t>
      </w:r>
      <w:r w:rsidRPr="00991886">
        <w:rPr>
          <w:lang w:val="sv-SE"/>
        </w:rPr>
        <w:t> </w:t>
      </w:r>
    </w:p>
    <w:p w14:paraId="03835145" w14:textId="77777777" w:rsidR="009C0946" w:rsidRPr="004B0B80" w:rsidRDefault="009C0946" w:rsidP="002F3A9C">
      <w:pPr>
        <w:numPr>
          <w:ilvl w:val="0"/>
          <w:numId w:val="53"/>
        </w:numPr>
        <w:rPr>
          <w:i/>
          <w:iCs/>
        </w:rPr>
      </w:pPr>
      <w:r w:rsidRPr="004B0B80">
        <w:rPr>
          <w:i/>
          <w:iCs/>
          <w:lang w:val="en-US"/>
        </w:rPr>
        <w:lastRenderedPageBreak/>
        <w:t>Optimizer</w:t>
      </w:r>
      <w:r w:rsidRPr="004B0B80">
        <w:rPr>
          <w:i/>
          <w:iCs/>
        </w:rPr>
        <w:t> </w:t>
      </w:r>
    </w:p>
    <w:p w14:paraId="5FD18122" w14:textId="3B02690D" w:rsidR="009C0946" w:rsidRPr="003B4800" w:rsidRDefault="009C0946" w:rsidP="003B5D0C">
      <w:pPr>
        <w:rPr>
          <w:lang w:val="sv-SE"/>
        </w:rPr>
      </w:pPr>
      <w:r w:rsidRPr="00D2210C">
        <w:rPr>
          <w:i/>
          <w:iCs/>
          <w:lang w:val="sv-SE"/>
        </w:rPr>
        <w:t>Optimizer</w:t>
      </w:r>
      <w:r w:rsidRPr="00991886">
        <w:rPr>
          <w:lang w:val="sv-SE"/>
        </w:rPr>
        <w:t xml:space="preserve"> merupakan algoritma yang digunakan untuk memaksimalkan bobot model agar menekan </w:t>
      </w:r>
      <w:r w:rsidRPr="00991886">
        <w:rPr>
          <w:i/>
          <w:lang w:val="sv-SE"/>
        </w:rPr>
        <w:t xml:space="preserve">loss </w:t>
      </w:r>
      <w:r w:rsidRPr="00991886">
        <w:rPr>
          <w:lang w:val="sv-SE"/>
        </w:rPr>
        <w:t xml:space="preserve">yang didapatkan antara nilai keluaran dengan nilai dari </w:t>
      </w:r>
      <w:r w:rsidRPr="00D2210C">
        <w:rPr>
          <w:i/>
          <w:iCs/>
          <w:lang w:val="sv-SE"/>
        </w:rPr>
        <w:t>neuron</w:t>
      </w:r>
      <w:r w:rsidRPr="00991886">
        <w:rPr>
          <w:lang w:val="sv-SE"/>
        </w:rPr>
        <w:t xml:space="preserve">. </w:t>
      </w:r>
      <w:r w:rsidR="003D4F2C">
        <w:rPr>
          <w:i/>
          <w:iCs/>
          <w:lang w:val="sv-SE"/>
        </w:rPr>
        <w:t xml:space="preserve">Optimizer </w:t>
      </w:r>
      <w:r w:rsidR="003D4F2C">
        <w:rPr>
          <w:lang w:val="sv-SE"/>
        </w:rPr>
        <w:t xml:space="preserve">dalam metode CNN memiliki beberapa </w:t>
      </w:r>
      <w:r w:rsidR="0064649B">
        <w:rPr>
          <w:lang w:val="sv-SE"/>
        </w:rPr>
        <w:t>jenis seperti RMSprop, Adam, Adamax, dan Nadam.</w:t>
      </w:r>
      <w:r w:rsidRPr="00991886">
        <w:rPr>
          <w:lang w:val="sv-SE"/>
        </w:rPr>
        <w:t> </w:t>
      </w:r>
      <w:r w:rsidR="00EC057F">
        <w:rPr>
          <w:i/>
          <w:iCs/>
          <w:lang w:val="sv-SE"/>
        </w:rPr>
        <w:t xml:space="preserve">Optimizer </w:t>
      </w:r>
      <w:r w:rsidR="00EC057F">
        <w:rPr>
          <w:lang w:val="sv-SE"/>
        </w:rPr>
        <w:t xml:space="preserve">RMSprop </w:t>
      </w:r>
      <w:r w:rsidR="00412B2E">
        <w:rPr>
          <w:lang w:val="sv-SE"/>
        </w:rPr>
        <w:t>(</w:t>
      </w:r>
      <w:r w:rsidR="00412B2E" w:rsidRPr="00A3571E">
        <w:rPr>
          <w:i/>
          <w:iCs/>
          <w:lang w:val="sv-SE"/>
        </w:rPr>
        <w:t>Root Mean Square Propagation</w:t>
      </w:r>
      <w:r w:rsidR="00412B2E">
        <w:rPr>
          <w:lang w:val="sv-SE"/>
        </w:rPr>
        <w:t xml:space="preserve">) </w:t>
      </w:r>
      <w:r w:rsidR="00A60B11">
        <w:rPr>
          <w:lang w:val="sv-SE"/>
        </w:rPr>
        <w:t xml:space="preserve">merupakan modifikasi dari </w:t>
      </w:r>
      <w:r w:rsidR="00A60B11">
        <w:rPr>
          <w:i/>
          <w:iCs/>
          <w:lang w:val="sv-SE"/>
        </w:rPr>
        <w:t xml:space="preserve">optimizer </w:t>
      </w:r>
      <w:r w:rsidR="00A60B11">
        <w:rPr>
          <w:lang w:val="sv-SE"/>
        </w:rPr>
        <w:t>Adagrad dan ber</w:t>
      </w:r>
      <w:r w:rsidR="00613C04">
        <w:rPr>
          <w:lang w:val="sv-SE"/>
        </w:rPr>
        <w:t xml:space="preserve">fungsi untuk mengubah </w:t>
      </w:r>
      <w:r w:rsidR="0092529B">
        <w:rPr>
          <w:lang w:val="sv-SE"/>
        </w:rPr>
        <w:t>akumulasi</w:t>
      </w:r>
      <w:r w:rsidR="007F244F">
        <w:rPr>
          <w:lang w:val="sv-SE"/>
        </w:rPr>
        <w:t xml:space="preserve"> gradien</w:t>
      </w:r>
      <w:r w:rsidR="00C018F3">
        <w:rPr>
          <w:lang w:val="sv-SE"/>
        </w:rPr>
        <w:t xml:space="preserve"> m</w:t>
      </w:r>
      <w:r w:rsidR="00704AE4">
        <w:rPr>
          <w:lang w:val="sv-SE"/>
        </w:rPr>
        <w:t xml:space="preserve">enjadi </w:t>
      </w:r>
      <w:r w:rsidR="005848CF">
        <w:rPr>
          <w:lang w:val="sv-SE"/>
        </w:rPr>
        <w:t>peruba</w:t>
      </w:r>
      <w:r w:rsidR="006C7593">
        <w:rPr>
          <w:lang w:val="sv-SE"/>
        </w:rPr>
        <w:t>han adaptif</w:t>
      </w:r>
      <w:r w:rsidR="00C018F3">
        <w:rPr>
          <w:lang w:val="sv-SE"/>
        </w:rPr>
        <w:t xml:space="preserve"> dalam proses optimasi</w:t>
      </w:r>
      <w:r w:rsidR="00CD43EF">
        <w:rPr>
          <w:lang w:val="sv-SE"/>
        </w:rPr>
        <w:t xml:space="preserve"> (</w:t>
      </w:r>
      <w:hyperlink r:id="rId21" w:history="1">
        <w:r w:rsidR="00CD43EF" w:rsidRPr="00E611C4">
          <w:rPr>
            <w:rStyle w:val="Hyperlink"/>
            <w:lang w:val="sv-SE"/>
          </w:rPr>
          <w:t>https://jurnal.mdp.ac.id/index.php/msc/article/view/4320/1292</w:t>
        </w:r>
      </w:hyperlink>
      <w:r w:rsidR="00CD43EF">
        <w:rPr>
          <w:lang w:val="sv-SE"/>
        </w:rPr>
        <w:t>)</w:t>
      </w:r>
      <w:r w:rsidR="00C018F3">
        <w:rPr>
          <w:lang w:val="sv-SE"/>
        </w:rPr>
        <w:t>.</w:t>
      </w:r>
      <w:r w:rsidR="00CD43EF">
        <w:rPr>
          <w:lang w:val="sv-SE"/>
        </w:rPr>
        <w:t xml:space="preserve"> </w:t>
      </w:r>
      <w:r w:rsidR="00C7639D">
        <w:rPr>
          <w:lang w:val="sv-SE"/>
        </w:rPr>
        <w:t>Selanjutnya</w:t>
      </w:r>
      <w:r w:rsidR="00325B8F">
        <w:rPr>
          <w:lang w:val="sv-SE"/>
        </w:rPr>
        <w:t xml:space="preserve">, </w:t>
      </w:r>
      <w:r w:rsidR="00C7639D">
        <w:rPr>
          <w:lang w:val="sv-SE"/>
        </w:rPr>
        <w:t xml:space="preserve">terdapat </w:t>
      </w:r>
      <w:r w:rsidR="00CD43EF">
        <w:rPr>
          <w:i/>
          <w:iCs/>
          <w:lang w:val="sv-SE"/>
        </w:rPr>
        <w:t xml:space="preserve">optimizer </w:t>
      </w:r>
      <w:r w:rsidR="00CD43EF">
        <w:rPr>
          <w:lang w:val="sv-SE"/>
        </w:rPr>
        <w:t xml:space="preserve">Adam </w:t>
      </w:r>
      <w:r w:rsidR="00412B2E">
        <w:rPr>
          <w:lang w:val="sv-SE"/>
        </w:rPr>
        <w:t>(</w:t>
      </w:r>
      <w:r w:rsidR="00412B2E" w:rsidRPr="0017247A">
        <w:rPr>
          <w:i/>
          <w:iCs/>
          <w:lang w:val="en-US"/>
        </w:rPr>
        <w:t>Adaptive Moment Estimation</w:t>
      </w:r>
      <w:r w:rsidR="00412B2E">
        <w:rPr>
          <w:lang w:val="en-US"/>
        </w:rPr>
        <w:t xml:space="preserve">) yang merupakan </w:t>
      </w:r>
      <w:proofErr w:type="spellStart"/>
      <w:r w:rsidR="00412B2E">
        <w:rPr>
          <w:lang w:val="en-US"/>
        </w:rPr>
        <w:t>perluasan</w:t>
      </w:r>
      <w:proofErr w:type="spellEnd"/>
      <w:r w:rsidR="00412B2E">
        <w:rPr>
          <w:lang w:val="en-US"/>
        </w:rPr>
        <w:t xml:space="preserve"> </w:t>
      </w:r>
      <w:proofErr w:type="spellStart"/>
      <w:r w:rsidR="00412B2E">
        <w:rPr>
          <w:lang w:val="en-US"/>
        </w:rPr>
        <w:t>dari</w:t>
      </w:r>
      <w:proofErr w:type="spellEnd"/>
      <w:r w:rsidR="00412B2E">
        <w:rPr>
          <w:lang w:val="en-US"/>
        </w:rPr>
        <w:t xml:space="preserve"> </w:t>
      </w:r>
      <w:proofErr w:type="spellStart"/>
      <w:r w:rsidR="00412B2E">
        <w:rPr>
          <w:lang w:val="en-US"/>
        </w:rPr>
        <w:t>algoritma</w:t>
      </w:r>
      <w:proofErr w:type="spellEnd"/>
      <w:r w:rsidR="00412B2E">
        <w:rPr>
          <w:lang w:val="en-US"/>
        </w:rPr>
        <w:t xml:space="preserve"> sebelumnya </w:t>
      </w:r>
      <w:proofErr w:type="spellStart"/>
      <w:r w:rsidR="00412B2E">
        <w:rPr>
          <w:lang w:val="en-US"/>
        </w:rPr>
        <w:t>yaitu</w:t>
      </w:r>
      <w:proofErr w:type="spellEnd"/>
      <w:r w:rsidR="00412B2E">
        <w:rPr>
          <w:lang w:val="en-US"/>
        </w:rPr>
        <w:t xml:space="preserve"> </w:t>
      </w:r>
      <w:r w:rsidR="00412B2E" w:rsidRPr="00A503C0">
        <w:rPr>
          <w:i/>
          <w:iCs/>
          <w:lang w:val="en-US"/>
        </w:rPr>
        <w:t>Stochastic Gradient Descent</w:t>
      </w:r>
      <w:r w:rsidR="00412B2E">
        <w:rPr>
          <w:lang w:val="en-US"/>
        </w:rPr>
        <w:t xml:space="preserve"> (SGD) </w:t>
      </w:r>
      <w:proofErr w:type="spellStart"/>
      <w:r w:rsidR="00412B2E">
        <w:rPr>
          <w:lang w:val="en-US"/>
        </w:rPr>
        <w:t>klasik</w:t>
      </w:r>
      <w:proofErr w:type="spellEnd"/>
      <w:r w:rsidR="00412B2E">
        <w:rPr>
          <w:lang w:val="en-US"/>
        </w:rPr>
        <w:t xml:space="preserve"> dan dapat </w:t>
      </w:r>
      <w:proofErr w:type="spellStart"/>
      <w:r w:rsidR="00412B2E">
        <w:rPr>
          <w:lang w:val="en-US"/>
        </w:rPr>
        <w:t>memperbarui</w:t>
      </w:r>
      <w:proofErr w:type="spellEnd"/>
      <w:r w:rsidR="00412B2E">
        <w:rPr>
          <w:lang w:val="en-US"/>
        </w:rPr>
        <w:t xml:space="preserve"> </w:t>
      </w:r>
      <w:proofErr w:type="spellStart"/>
      <w:r w:rsidR="00412B2E">
        <w:rPr>
          <w:lang w:val="en-US"/>
        </w:rPr>
        <w:t>bobot</w:t>
      </w:r>
      <w:proofErr w:type="spellEnd"/>
      <w:r w:rsidR="00412B2E">
        <w:rPr>
          <w:lang w:val="en-US"/>
        </w:rPr>
        <w:t xml:space="preserve"> pada setiap layer (</w:t>
      </w:r>
      <w:hyperlink r:id="rId22" w:history="1">
        <w:r w:rsidR="00412B2E" w:rsidRPr="00B41065">
          <w:rPr>
            <w:rStyle w:val="Hyperlink"/>
            <w:lang w:val="en-US"/>
          </w:rPr>
          <w:t>file:///C:/Users/harta/Downloads/15213-Article%20Text-51089-1-10-20211202.pdf</w:t>
        </w:r>
      </w:hyperlink>
      <w:r w:rsidR="00412B2E">
        <w:rPr>
          <w:lang w:val="en-US"/>
        </w:rPr>
        <w:t>).</w:t>
      </w:r>
      <w:r w:rsidR="00053ED3">
        <w:rPr>
          <w:lang w:val="en-US"/>
        </w:rPr>
        <w:t xml:space="preserve"> </w:t>
      </w:r>
      <w:r w:rsidR="00325B8F">
        <w:rPr>
          <w:lang w:val="en-US"/>
        </w:rPr>
        <w:t xml:space="preserve">Selain itu, </w:t>
      </w:r>
      <w:r w:rsidR="001317D9">
        <w:rPr>
          <w:i/>
          <w:iCs/>
          <w:lang w:val="en-US"/>
        </w:rPr>
        <w:t xml:space="preserve">optimizer </w:t>
      </w:r>
      <w:proofErr w:type="spellStart"/>
      <w:r w:rsidR="001317D9">
        <w:rPr>
          <w:lang w:val="en-US"/>
        </w:rPr>
        <w:t>Adamax</w:t>
      </w:r>
      <w:proofErr w:type="spellEnd"/>
      <w:r w:rsidR="001317D9">
        <w:rPr>
          <w:lang w:val="en-US"/>
        </w:rPr>
        <w:t xml:space="preserve"> </w:t>
      </w:r>
      <w:r w:rsidR="007D5E9A">
        <w:rPr>
          <w:lang w:val="en-US"/>
        </w:rPr>
        <w:t xml:space="preserve">merupakan </w:t>
      </w:r>
      <w:proofErr w:type="spellStart"/>
      <w:r w:rsidR="00757644">
        <w:rPr>
          <w:lang w:val="en-US"/>
        </w:rPr>
        <w:t>modifikasi</w:t>
      </w:r>
      <w:proofErr w:type="spellEnd"/>
      <w:r w:rsidR="00757644">
        <w:rPr>
          <w:lang w:val="en-US"/>
        </w:rPr>
        <w:t xml:space="preserve"> dan </w:t>
      </w:r>
      <w:proofErr w:type="spellStart"/>
      <w:r w:rsidR="00461376">
        <w:rPr>
          <w:lang w:val="en-US"/>
        </w:rPr>
        <w:t>pengembangan</w:t>
      </w:r>
      <w:proofErr w:type="spellEnd"/>
      <w:r w:rsidR="00461376">
        <w:rPr>
          <w:lang w:val="en-US"/>
        </w:rPr>
        <w:t xml:space="preserve"> </w:t>
      </w:r>
      <w:proofErr w:type="spellStart"/>
      <w:r w:rsidR="00461376">
        <w:rPr>
          <w:lang w:val="en-US"/>
        </w:rPr>
        <w:t>dari</w:t>
      </w:r>
      <w:proofErr w:type="spellEnd"/>
      <w:r w:rsidR="00461376">
        <w:rPr>
          <w:lang w:val="en-US"/>
        </w:rPr>
        <w:t xml:space="preserve"> </w:t>
      </w:r>
      <w:r w:rsidR="00757644">
        <w:rPr>
          <w:i/>
          <w:iCs/>
          <w:lang w:val="en-US"/>
        </w:rPr>
        <w:t xml:space="preserve">optimizer </w:t>
      </w:r>
      <w:r w:rsidR="00757644">
        <w:rPr>
          <w:lang w:val="en-US"/>
        </w:rPr>
        <w:t>Adam</w:t>
      </w:r>
      <w:r w:rsidR="00FE4E97">
        <w:rPr>
          <w:lang w:val="en-US"/>
        </w:rPr>
        <w:t xml:space="preserve"> </w:t>
      </w:r>
      <w:r w:rsidR="0036161D">
        <w:rPr>
          <w:lang w:val="en-US"/>
        </w:rPr>
        <w:t xml:space="preserve">yang </w:t>
      </w:r>
      <w:r w:rsidR="00525C09">
        <w:rPr>
          <w:lang w:val="en-US"/>
        </w:rPr>
        <w:t xml:space="preserve">dapat </w:t>
      </w:r>
      <w:proofErr w:type="spellStart"/>
      <w:r w:rsidR="00525C09">
        <w:rPr>
          <w:lang w:val="en-US"/>
        </w:rPr>
        <w:t>mempercepat</w:t>
      </w:r>
      <w:proofErr w:type="spellEnd"/>
      <w:r w:rsidR="00525C09">
        <w:rPr>
          <w:lang w:val="en-US"/>
        </w:rPr>
        <w:t xml:space="preserve"> proses </w:t>
      </w:r>
      <w:proofErr w:type="spellStart"/>
      <w:r w:rsidR="001C3625">
        <w:rPr>
          <w:lang w:val="en-US"/>
        </w:rPr>
        <w:t>pembelajaran</w:t>
      </w:r>
      <w:proofErr w:type="spellEnd"/>
      <w:r w:rsidR="001C3625">
        <w:rPr>
          <w:lang w:val="en-US"/>
        </w:rPr>
        <w:t xml:space="preserve"> model dibandingkan menggunakan Adam</w:t>
      </w:r>
      <w:r w:rsidR="00C11842">
        <w:rPr>
          <w:lang w:val="en-US"/>
        </w:rPr>
        <w:t xml:space="preserve"> (</w:t>
      </w:r>
      <w:proofErr w:type="spellStart"/>
      <w:r w:rsidR="00C11842">
        <w:rPr>
          <w:lang w:val="en-US"/>
        </w:rPr>
        <w:t>chatgpt</w:t>
      </w:r>
      <w:proofErr w:type="spellEnd"/>
      <w:r w:rsidR="00C11842">
        <w:rPr>
          <w:lang w:val="en-US"/>
        </w:rPr>
        <w:t>)</w:t>
      </w:r>
      <w:r w:rsidR="00525C09">
        <w:rPr>
          <w:lang w:val="en-US"/>
        </w:rPr>
        <w:t>.</w:t>
      </w:r>
      <w:r w:rsidR="00997F76">
        <w:rPr>
          <w:lang w:val="en-US"/>
        </w:rPr>
        <w:t xml:space="preserve"> Terakhir </w:t>
      </w:r>
      <w:r w:rsidR="00C11842">
        <w:rPr>
          <w:lang w:val="en-US"/>
        </w:rPr>
        <w:t xml:space="preserve">adalah </w:t>
      </w:r>
      <w:r w:rsidR="00C11842">
        <w:rPr>
          <w:i/>
          <w:iCs/>
          <w:lang w:val="en-US"/>
        </w:rPr>
        <w:t xml:space="preserve">optimizer </w:t>
      </w:r>
      <w:r w:rsidR="00C11842">
        <w:rPr>
          <w:lang w:val="en-US"/>
        </w:rPr>
        <w:t>Nadam</w:t>
      </w:r>
      <w:r w:rsidR="00C041E0">
        <w:rPr>
          <w:lang w:val="en-US"/>
        </w:rPr>
        <w:t xml:space="preserve"> (</w:t>
      </w:r>
      <w:r w:rsidR="004C4DDD" w:rsidRPr="00C93511">
        <w:rPr>
          <w:i/>
          <w:iCs/>
          <w:lang w:val="en-US"/>
        </w:rPr>
        <w:t>Nesterov-accelerated Adaptive Moment Estimation</w:t>
      </w:r>
      <w:r w:rsidR="004C4DDD">
        <w:rPr>
          <w:lang w:val="en-US"/>
        </w:rPr>
        <w:t xml:space="preserve">) </w:t>
      </w:r>
      <w:r w:rsidR="00FF1EB0">
        <w:rPr>
          <w:lang w:val="en-US"/>
        </w:rPr>
        <w:t xml:space="preserve">yang </w:t>
      </w:r>
      <w:proofErr w:type="spellStart"/>
      <w:r w:rsidR="00FF1EB0">
        <w:rPr>
          <w:lang w:val="en-US"/>
        </w:rPr>
        <w:t>menggabungkan</w:t>
      </w:r>
      <w:proofErr w:type="spellEnd"/>
      <w:r w:rsidR="00FF1EB0">
        <w:rPr>
          <w:lang w:val="en-US"/>
        </w:rPr>
        <w:t xml:space="preserve"> dua </w:t>
      </w:r>
      <w:proofErr w:type="spellStart"/>
      <w:r w:rsidR="00FF1EB0">
        <w:rPr>
          <w:lang w:val="en-US"/>
        </w:rPr>
        <w:t>algoritma</w:t>
      </w:r>
      <w:proofErr w:type="spellEnd"/>
      <w:r w:rsidR="00FF1EB0">
        <w:rPr>
          <w:lang w:val="en-US"/>
        </w:rPr>
        <w:t xml:space="preserve"> </w:t>
      </w:r>
      <w:r w:rsidR="00160FD2">
        <w:rPr>
          <w:lang w:val="en-US"/>
        </w:rPr>
        <w:t>optimasi</w:t>
      </w:r>
      <w:r w:rsidR="004B2356">
        <w:rPr>
          <w:i/>
          <w:iCs/>
          <w:lang w:val="en-US"/>
        </w:rPr>
        <w:t xml:space="preserve"> </w:t>
      </w:r>
      <w:proofErr w:type="spellStart"/>
      <w:r w:rsidR="00C93511">
        <w:rPr>
          <w:lang w:val="en-US"/>
        </w:rPr>
        <w:t>antara</w:t>
      </w:r>
      <w:proofErr w:type="spellEnd"/>
      <w:r w:rsidR="00C93511">
        <w:rPr>
          <w:lang w:val="en-US"/>
        </w:rPr>
        <w:t xml:space="preserve"> </w:t>
      </w:r>
      <w:r w:rsidR="00A70B13">
        <w:rPr>
          <w:lang w:val="en-US"/>
        </w:rPr>
        <w:t xml:space="preserve">Adam dengan </w:t>
      </w:r>
      <w:r w:rsidR="00A668AF">
        <w:rPr>
          <w:lang w:val="en-US"/>
        </w:rPr>
        <w:t>momentum Nesterov</w:t>
      </w:r>
      <w:r w:rsidR="00F74CFE">
        <w:rPr>
          <w:lang w:val="en-US"/>
        </w:rPr>
        <w:t xml:space="preserve"> (jurnal </w:t>
      </w:r>
      <w:proofErr w:type="spellStart"/>
      <w:r w:rsidR="00F74CFE">
        <w:rPr>
          <w:lang w:val="en-US"/>
        </w:rPr>
        <w:t>dari</w:t>
      </w:r>
      <w:proofErr w:type="spellEnd"/>
      <w:r w:rsidR="00F74CFE">
        <w:rPr>
          <w:lang w:val="en-US"/>
        </w:rPr>
        <w:t xml:space="preserve"> gusti)</w:t>
      </w:r>
      <w:r w:rsidR="003B4800">
        <w:rPr>
          <w:lang w:val="en-US"/>
        </w:rPr>
        <w:t xml:space="preserve">. </w:t>
      </w:r>
      <w:r w:rsidR="003B4800">
        <w:rPr>
          <w:i/>
          <w:iCs/>
          <w:lang w:val="en-US"/>
        </w:rPr>
        <w:t xml:space="preserve">Optimizer </w:t>
      </w:r>
      <w:r w:rsidR="003B4800">
        <w:rPr>
          <w:lang w:val="en-US"/>
        </w:rPr>
        <w:t xml:space="preserve">Nadam sendiri </w:t>
      </w:r>
      <w:proofErr w:type="spellStart"/>
      <w:r w:rsidR="003B4800">
        <w:rPr>
          <w:lang w:val="en-US"/>
        </w:rPr>
        <w:t>bersifat</w:t>
      </w:r>
      <w:proofErr w:type="spellEnd"/>
      <w:r w:rsidR="003B4800">
        <w:rPr>
          <w:lang w:val="en-US"/>
        </w:rPr>
        <w:t xml:space="preserve"> </w:t>
      </w:r>
      <w:r w:rsidR="004D4077">
        <w:rPr>
          <w:lang w:val="en-US"/>
        </w:rPr>
        <w:t xml:space="preserve">lebih </w:t>
      </w:r>
      <w:proofErr w:type="spellStart"/>
      <w:r w:rsidR="004D4077">
        <w:rPr>
          <w:lang w:val="en-US"/>
        </w:rPr>
        <w:t>stabil</w:t>
      </w:r>
      <w:proofErr w:type="spellEnd"/>
      <w:r w:rsidR="004D4077">
        <w:rPr>
          <w:lang w:val="en-US"/>
        </w:rPr>
        <w:t xml:space="preserve"> </w:t>
      </w:r>
      <w:proofErr w:type="spellStart"/>
      <w:r w:rsidR="004D4077">
        <w:rPr>
          <w:lang w:val="en-US"/>
        </w:rPr>
        <w:t>selama</w:t>
      </w:r>
      <w:proofErr w:type="spellEnd"/>
      <w:r w:rsidR="004D4077">
        <w:rPr>
          <w:lang w:val="en-US"/>
        </w:rPr>
        <w:t xml:space="preserve"> proses </w:t>
      </w:r>
      <w:proofErr w:type="spellStart"/>
      <w:r w:rsidR="004D4077">
        <w:rPr>
          <w:lang w:val="en-US"/>
        </w:rPr>
        <w:t>pelatihan</w:t>
      </w:r>
      <w:proofErr w:type="spellEnd"/>
      <w:r w:rsidR="00F74CFE">
        <w:rPr>
          <w:lang w:val="en-US"/>
        </w:rPr>
        <w:t xml:space="preserve"> (</w:t>
      </w:r>
      <w:proofErr w:type="spellStart"/>
      <w:r w:rsidR="00F74CFE">
        <w:rPr>
          <w:lang w:val="en-US"/>
        </w:rPr>
        <w:t>chatgpt</w:t>
      </w:r>
      <w:proofErr w:type="spellEnd"/>
      <w:r w:rsidR="00F74CFE">
        <w:rPr>
          <w:lang w:val="en-US"/>
        </w:rPr>
        <w:t>)</w:t>
      </w:r>
      <w:r w:rsidR="004D4077">
        <w:rPr>
          <w:lang w:val="en-US"/>
        </w:rPr>
        <w:t>.</w:t>
      </w:r>
    </w:p>
    <w:p w14:paraId="0353D09E" w14:textId="77777777" w:rsidR="009C0946" w:rsidRPr="00991886" w:rsidRDefault="009C0946" w:rsidP="009C0946">
      <w:pPr>
        <w:rPr>
          <w:lang w:val="sv-SE"/>
        </w:rPr>
      </w:pPr>
      <w:r w:rsidRPr="00991886">
        <w:rPr>
          <w:lang w:val="sv-SE"/>
        </w:rPr>
        <w:t>Langkah pengujian: </w:t>
      </w:r>
    </w:p>
    <w:p w14:paraId="4176FA04" w14:textId="32DA2FFF" w:rsidR="009C0946" w:rsidRPr="00333D03" w:rsidRDefault="009C0946" w:rsidP="009C0946">
      <w:pPr>
        <w:rPr>
          <w:i/>
          <w:iCs/>
          <w:lang w:val="sv-SE"/>
        </w:rPr>
      </w:pPr>
      <w:r w:rsidRPr="00991886">
        <w:rPr>
          <w:lang w:val="sv-SE"/>
        </w:rPr>
        <w:t xml:space="preserve">Skenario pengujian pada </w:t>
      </w:r>
      <w:r w:rsidRPr="0079581E">
        <w:rPr>
          <w:i/>
          <w:iCs/>
          <w:lang w:val="sv-SE"/>
        </w:rPr>
        <w:t>optimizer</w:t>
      </w:r>
      <w:r w:rsidRPr="00991886">
        <w:rPr>
          <w:lang w:val="sv-SE"/>
        </w:rPr>
        <w:t xml:space="preserve"> dilakukan </w:t>
      </w:r>
      <w:r w:rsidR="00560244">
        <w:rPr>
          <w:lang w:val="sv-SE"/>
        </w:rPr>
        <w:t xml:space="preserve">dengan </w:t>
      </w:r>
      <w:r w:rsidR="008C26A3">
        <w:rPr>
          <w:lang w:val="sv-SE"/>
        </w:rPr>
        <w:t xml:space="preserve">membandingkan hasil </w:t>
      </w:r>
      <w:r w:rsidR="00F06578">
        <w:rPr>
          <w:i/>
          <w:iCs/>
          <w:lang w:val="sv-SE"/>
        </w:rPr>
        <w:t>accuracy</w:t>
      </w:r>
      <w:r w:rsidR="00F06578">
        <w:rPr>
          <w:lang w:val="sv-SE"/>
        </w:rPr>
        <w:t xml:space="preserve"> dan </w:t>
      </w:r>
      <w:r w:rsidR="00F06578">
        <w:rPr>
          <w:i/>
          <w:iCs/>
          <w:lang w:val="sv-SE"/>
        </w:rPr>
        <w:t xml:space="preserve">loss </w:t>
      </w:r>
      <w:r w:rsidR="00F06578">
        <w:rPr>
          <w:lang w:val="sv-SE"/>
        </w:rPr>
        <w:t xml:space="preserve">dari penggunaan </w:t>
      </w:r>
      <w:r w:rsidR="00F06578">
        <w:rPr>
          <w:i/>
          <w:iCs/>
          <w:lang w:val="sv-SE"/>
        </w:rPr>
        <w:t xml:space="preserve">optimizer </w:t>
      </w:r>
      <w:r w:rsidR="004208F3">
        <w:rPr>
          <w:lang w:val="sv-SE"/>
        </w:rPr>
        <w:t xml:space="preserve">RMSprop, Adam, Adamax, dan Nadam. Pengujian </w:t>
      </w:r>
      <w:r w:rsidR="002F3678">
        <w:rPr>
          <w:lang w:val="sv-SE"/>
        </w:rPr>
        <w:t xml:space="preserve">ini </w:t>
      </w:r>
      <w:r w:rsidR="009A6A01">
        <w:rPr>
          <w:lang w:val="sv-SE"/>
        </w:rPr>
        <w:t>menggunakan</w:t>
      </w:r>
      <w:r w:rsidR="004208F3">
        <w:rPr>
          <w:lang w:val="sv-SE"/>
        </w:rPr>
        <w:t xml:space="preserve"> </w:t>
      </w:r>
      <w:r w:rsidR="009A6A01">
        <w:rPr>
          <w:i/>
          <w:iCs/>
          <w:lang w:val="sv-SE"/>
        </w:rPr>
        <w:t xml:space="preserve">hyperparameter </w:t>
      </w:r>
      <w:r w:rsidR="009A6A01">
        <w:rPr>
          <w:lang w:val="sv-SE"/>
        </w:rPr>
        <w:t>yang telah digunakan</w:t>
      </w:r>
      <w:r w:rsidR="0079581E">
        <w:rPr>
          <w:lang w:val="sv-SE"/>
        </w:rPr>
        <w:t xml:space="preserve"> sebelumnya</w:t>
      </w:r>
      <w:r w:rsidR="009A6A01">
        <w:rPr>
          <w:lang w:val="sv-SE"/>
        </w:rPr>
        <w:t xml:space="preserve"> </w:t>
      </w:r>
      <w:r w:rsidR="00A57A53">
        <w:rPr>
          <w:lang w:val="sv-SE"/>
        </w:rPr>
        <w:t xml:space="preserve">pada proses </w:t>
      </w:r>
      <w:r w:rsidR="00A57A53">
        <w:rPr>
          <w:i/>
          <w:iCs/>
          <w:lang w:val="sv-SE"/>
        </w:rPr>
        <w:t xml:space="preserve">pre-processing </w:t>
      </w:r>
      <w:r w:rsidR="00A57A53">
        <w:rPr>
          <w:lang w:val="sv-SE"/>
        </w:rPr>
        <w:t xml:space="preserve">dan </w:t>
      </w:r>
      <w:r w:rsidR="00A57A53">
        <w:rPr>
          <w:i/>
          <w:iCs/>
          <w:lang w:val="sv-SE"/>
        </w:rPr>
        <w:t xml:space="preserve">feature extraction </w:t>
      </w:r>
      <w:r w:rsidR="00A57A53">
        <w:rPr>
          <w:lang w:val="sv-SE"/>
        </w:rPr>
        <w:t xml:space="preserve">dengan </w:t>
      </w:r>
      <w:r w:rsidR="00CC2D78">
        <w:rPr>
          <w:i/>
          <w:iCs/>
          <w:lang w:val="sv-SE"/>
        </w:rPr>
        <w:t xml:space="preserve">learning rate </w:t>
      </w:r>
      <w:r w:rsidR="00CC2D78">
        <w:rPr>
          <w:lang w:val="sv-SE"/>
        </w:rPr>
        <w:t xml:space="preserve">0,0001 dan </w:t>
      </w:r>
      <w:r w:rsidR="00CC2D78">
        <w:rPr>
          <w:i/>
          <w:iCs/>
          <w:lang w:val="sv-SE"/>
        </w:rPr>
        <w:t xml:space="preserve">batch size </w:t>
      </w:r>
      <w:r w:rsidR="00CC2D78">
        <w:rPr>
          <w:lang w:val="sv-SE"/>
        </w:rPr>
        <w:t>64</w:t>
      </w:r>
      <w:r w:rsidR="006C4D9E">
        <w:rPr>
          <w:lang w:val="sv-SE"/>
        </w:rPr>
        <w:t>.</w:t>
      </w:r>
      <w:r w:rsidR="0031569F">
        <w:rPr>
          <w:lang w:val="sv-SE"/>
        </w:rPr>
        <w:t xml:space="preserve"> </w:t>
      </w:r>
      <w:r w:rsidR="0079581E">
        <w:rPr>
          <w:lang w:val="sv-SE"/>
        </w:rPr>
        <w:t>Hasil</w:t>
      </w:r>
      <w:r w:rsidR="00C92F14">
        <w:rPr>
          <w:lang w:val="sv-SE"/>
        </w:rPr>
        <w:t xml:space="preserve"> dari</w:t>
      </w:r>
      <w:r w:rsidR="0031569F">
        <w:rPr>
          <w:lang w:val="sv-SE"/>
        </w:rPr>
        <w:t xml:space="preserve"> pengujian ini, </w:t>
      </w:r>
      <w:r w:rsidR="0031569F">
        <w:rPr>
          <w:i/>
          <w:iCs/>
          <w:lang w:val="sv-SE"/>
        </w:rPr>
        <w:t xml:space="preserve">optimizer </w:t>
      </w:r>
      <w:r w:rsidR="0031569F">
        <w:rPr>
          <w:lang w:val="sv-SE"/>
        </w:rPr>
        <w:t xml:space="preserve">dengan </w:t>
      </w:r>
      <w:r w:rsidR="00333D03">
        <w:rPr>
          <w:lang w:val="sv-SE"/>
        </w:rPr>
        <w:t xml:space="preserve">performa terbaik akan digunakan sebagai </w:t>
      </w:r>
      <w:r w:rsidR="00333D03">
        <w:rPr>
          <w:i/>
          <w:iCs/>
          <w:lang w:val="sv-SE"/>
        </w:rPr>
        <w:t xml:space="preserve">hyperparameter </w:t>
      </w:r>
      <w:r w:rsidR="00333D03">
        <w:rPr>
          <w:lang w:val="sv-SE"/>
        </w:rPr>
        <w:t xml:space="preserve">untuk pengujian berikutnya pada </w:t>
      </w:r>
      <w:r w:rsidR="00333D03">
        <w:rPr>
          <w:i/>
          <w:iCs/>
          <w:lang w:val="sv-SE"/>
        </w:rPr>
        <w:t xml:space="preserve">learning rate </w:t>
      </w:r>
      <w:r w:rsidR="00333D03">
        <w:rPr>
          <w:lang w:val="sv-SE"/>
        </w:rPr>
        <w:t xml:space="preserve">dan </w:t>
      </w:r>
      <w:r w:rsidR="00333D03">
        <w:rPr>
          <w:i/>
          <w:iCs/>
          <w:lang w:val="sv-SE"/>
        </w:rPr>
        <w:t>batch size.</w:t>
      </w:r>
    </w:p>
    <w:p w14:paraId="0C624346" w14:textId="77777777" w:rsidR="009C0946" w:rsidRPr="004B0B80" w:rsidRDefault="009C0946" w:rsidP="002F3A9C">
      <w:pPr>
        <w:numPr>
          <w:ilvl w:val="0"/>
          <w:numId w:val="54"/>
        </w:numPr>
        <w:rPr>
          <w:i/>
          <w:iCs/>
        </w:rPr>
      </w:pPr>
      <w:r w:rsidRPr="004B0B80">
        <w:rPr>
          <w:i/>
          <w:iCs/>
          <w:lang w:val="en-US"/>
        </w:rPr>
        <w:t>Learning Rate</w:t>
      </w:r>
      <w:r w:rsidRPr="004B0B80">
        <w:rPr>
          <w:i/>
          <w:iCs/>
        </w:rPr>
        <w:t> </w:t>
      </w:r>
    </w:p>
    <w:p w14:paraId="30BB9A6A" w14:textId="066A5ECB" w:rsidR="009C0946" w:rsidRPr="000F26A5" w:rsidRDefault="009C0946" w:rsidP="009C0946">
      <w:r w:rsidRPr="006F35B8">
        <w:rPr>
          <w:i/>
          <w:iCs/>
          <w:lang w:val="en-US"/>
        </w:rPr>
        <w:t>Learning rate</w:t>
      </w:r>
      <w:r w:rsidRPr="000F26A5">
        <w:rPr>
          <w:lang w:val="en-US"/>
        </w:rPr>
        <w:t xml:space="preserve"> adalah salah </w:t>
      </w:r>
      <w:proofErr w:type="spellStart"/>
      <w:r w:rsidRPr="000F26A5">
        <w:rPr>
          <w:lang w:val="en-US"/>
        </w:rPr>
        <w:t>satu</w:t>
      </w:r>
      <w:proofErr w:type="spellEnd"/>
      <w:r w:rsidRPr="000F26A5">
        <w:rPr>
          <w:lang w:val="en-US"/>
        </w:rPr>
        <w:t xml:space="preserve"> hyperparameter yang digunakan untuk membantu </w:t>
      </w:r>
      <w:proofErr w:type="spellStart"/>
      <w:r w:rsidRPr="000F26A5">
        <w:rPr>
          <w:lang w:val="en-US"/>
        </w:rPr>
        <w:t>saat</w:t>
      </w:r>
      <w:proofErr w:type="spellEnd"/>
      <w:r w:rsidRPr="000F26A5">
        <w:rPr>
          <w:lang w:val="en-US"/>
        </w:rPr>
        <w:t xml:space="preserve"> proses </w:t>
      </w:r>
      <w:r w:rsidRPr="000F26A5">
        <w:rPr>
          <w:i/>
          <w:iCs/>
          <w:lang w:val="en-US"/>
        </w:rPr>
        <w:t xml:space="preserve">training. </w:t>
      </w:r>
      <w:r w:rsidRPr="006F35B8">
        <w:rPr>
          <w:i/>
          <w:iCs/>
          <w:lang w:val="en-US"/>
        </w:rPr>
        <w:t>Learning rate</w:t>
      </w:r>
      <w:r w:rsidRPr="000F26A5">
        <w:rPr>
          <w:lang w:val="en-US"/>
        </w:rPr>
        <w:t xml:space="preserve"> sendiri dapat </w:t>
      </w:r>
      <w:proofErr w:type="spellStart"/>
      <w:r w:rsidRPr="000F26A5">
        <w:rPr>
          <w:lang w:val="en-US"/>
        </w:rPr>
        <w:t>diimplementasikan</w:t>
      </w:r>
      <w:proofErr w:type="spellEnd"/>
      <w:r w:rsidRPr="000F26A5">
        <w:rPr>
          <w:lang w:val="en-US"/>
        </w:rPr>
        <w:t xml:space="preserve"> untuk </w:t>
      </w:r>
      <w:proofErr w:type="spellStart"/>
      <w:r w:rsidRPr="000F26A5">
        <w:rPr>
          <w:lang w:val="en-US"/>
        </w:rPr>
        <w:t>menghitung</w:t>
      </w:r>
      <w:proofErr w:type="spellEnd"/>
      <w:r w:rsidRPr="000F26A5">
        <w:rPr>
          <w:lang w:val="en-US"/>
        </w:rPr>
        <w:t xml:space="preserve"> </w:t>
      </w:r>
      <w:proofErr w:type="spellStart"/>
      <w:r w:rsidRPr="000F26A5">
        <w:rPr>
          <w:lang w:val="en-US"/>
        </w:rPr>
        <w:t>nilai</w:t>
      </w:r>
      <w:proofErr w:type="spellEnd"/>
      <w:r w:rsidRPr="000F26A5">
        <w:rPr>
          <w:lang w:val="en-US"/>
        </w:rPr>
        <w:t xml:space="preserve"> </w:t>
      </w:r>
      <w:proofErr w:type="spellStart"/>
      <w:r w:rsidRPr="000F26A5">
        <w:rPr>
          <w:lang w:val="en-US"/>
        </w:rPr>
        <w:t>ketepatan</w:t>
      </w:r>
      <w:proofErr w:type="spellEnd"/>
      <w:r w:rsidRPr="000F26A5">
        <w:rPr>
          <w:lang w:val="en-US"/>
        </w:rPr>
        <w:t xml:space="preserve"> </w:t>
      </w:r>
      <w:proofErr w:type="spellStart"/>
      <w:r w:rsidRPr="000F26A5">
        <w:rPr>
          <w:lang w:val="en-US"/>
        </w:rPr>
        <w:t>bobot</w:t>
      </w:r>
      <w:proofErr w:type="spellEnd"/>
      <w:r w:rsidRPr="000F26A5">
        <w:rPr>
          <w:lang w:val="en-US"/>
        </w:rPr>
        <w:t xml:space="preserve"> </w:t>
      </w:r>
      <w:proofErr w:type="spellStart"/>
      <w:r w:rsidRPr="000F26A5">
        <w:rPr>
          <w:lang w:val="en-US"/>
        </w:rPr>
        <w:t>citra</w:t>
      </w:r>
      <w:proofErr w:type="spellEnd"/>
      <w:r w:rsidRPr="000F26A5">
        <w:rPr>
          <w:lang w:val="en-US"/>
        </w:rPr>
        <w:t xml:space="preserve"> atau </w:t>
      </w:r>
      <w:proofErr w:type="spellStart"/>
      <w:r w:rsidRPr="000F26A5">
        <w:rPr>
          <w:lang w:val="en-US"/>
        </w:rPr>
        <w:t>objek</w:t>
      </w:r>
      <w:proofErr w:type="spellEnd"/>
      <w:r w:rsidRPr="000F26A5">
        <w:rPr>
          <w:lang w:val="en-US"/>
        </w:rPr>
        <w:t xml:space="preserve"> </w:t>
      </w:r>
      <w:proofErr w:type="spellStart"/>
      <w:r w:rsidRPr="000F26A5">
        <w:rPr>
          <w:lang w:val="en-US"/>
        </w:rPr>
        <w:t>gambar</w:t>
      </w:r>
      <w:proofErr w:type="spellEnd"/>
      <w:r w:rsidRPr="000F26A5">
        <w:rPr>
          <w:lang w:val="en-US"/>
        </w:rPr>
        <w:t xml:space="preserve">. </w:t>
      </w:r>
      <w:proofErr w:type="spellStart"/>
      <w:r w:rsidRPr="000F26A5">
        <w:rPr>
          <w:lang w:val="en-US"/>
        </w:rPr>
        <w:t>Pemilihan</w:t>
      </w:r>
      <w:proofErr w:type="spellEnd"/>
      <w:r w:rsidRPr="000F26A5">
        <w:rPr>
          <w:lang w:val="en-US"/>
        </w:rPr>
        <w:t xml:space="preserve"> pada </w:t>
      </w:r>
      <w:proofErr w:type="spellStart"/>
      <w:r w:rsidRPr="000F26A5">
        <w:rPr>
          <w:lang w:val="en-US"/>
        </w:rPr>
        <w:t>nilai</w:t>
      </w:r>
      <w:proofErr w:type="spellEnd"/>
      <w:r w:rsidRPr="000F26A5">
        <w:rPr>
          <w:lang w:val="en-US"/>
        </w:rPr>
        <w:t xml:space="preserve"> </w:t>
      </w:r>
      <w:r w:rsidRPr="006F35B8">
        <w:rPr>
          <w:i/>
          <w:iCs/>
          <w:lang w:val="en-US"/>
        </w:rPr>
        <w:t>learning rate</w:t>
      </w:r>
      <w:r w:rsidRPr="000F26A5">
        <w:rPr>
          <w:lang w:val="en-US"/>
        </w:rPr>
        <w:t xml:space="preserve"> </w:t>
      </w:r>
      <w:proofErr w:type="spellStart"/>
      <w:r w:rsidRPr="000F26A5">
        <w:rPr>
          <w:lang w:val="en-US"/>
        </w:rPr>
        <w:t>mempengaruhi</w:t>
      </w:r>
      <w:proofErr w:type="spellEnd"/>
      <w:r w:rsidRPr="000F26A5">
        <w:rPr>
          <w:lang w:val="en-US"/>
        </w:rPr>
        <w:t xml:space="preserve"> </w:t>
      </w:r>
      <w:proofErr w:type="spellStart"/>
      <w:r w:rsidRPr="000F26A5">
        <w:rPr>
          <w:lang w:val="en-US"/>
        </w:rPr>
        <w:t>kecepatan</w:t>
      </w:r>
      <w:proofErr w:type="spellEnd"/>
      <w:r w:rsidRPr="000F26A5">
        <w:rPr>
          <w:lang w:val="en-US"/>
        </w:rPr>
        <w:t xml:space="preserve"> dan </w:t>
      </w:r>
      <w:proofErr w:type="spellStart"/>
      <w:r w:rsidRPr="000F26A5">
        <w:rPr>
          <w:lang w:val="en-US"/>
        </w:rPr>
        <w:t>kestabilan</w:t>
      </w:r>
      <w:proofErr w:type="spellEnd"/>
      <w:r w:rsidRPr="000F26A5">
        <w:rPr>
          <w:lang w:val="en-US"/>
        </w:rPr>
        <w:t xml:space="preserve"> </w:t>
      </w:r>
      <w:proofErr w:type="spellStart"/>
      <w:r w:rsidRPr="000F26A5">
        <w:rPr>
          <w:lang w:val="en-US"/>
        </w:rPr>
        <w:t>dalam</w:t>
      </w:r>
      <w:proofErr w:type="spellEnd"/>
      <w:r w:rsidRPr="000F26A5">
        <w:rPr>
          <w:lang w:val="en-US"/>
        </w:rPr>
        <w:t xml:space="preserve"> </w:t>
      </w:r>
      <w:proofErr w:type="spellStart"/>
      <w:r w:rsidRPr="000F26A5">
        <w:rPr>
          <w:lang w:val="en-US"/>
        </w:rPr>
        <w:t>pelatihan</w:t>
      </w:r>
      <w:proofErr w:type="spellEnd"/>
      <w:r w:rsidRPr="000F26A5">
        <w:rPr>
          <w:lang w:val="en-US"/>
        </w:rPr>
        <w:t xml:space="preserve"> model</w:t>
      </w:r>
      <w:r w:rsidR="00D8569E">
        <w:rPr>
          <w:lang w:val="en-US"/>
        </w:rPr>
        <w:t xml:space="preserve"> </w:t>
      </w:r>
      <w:r w:rsidR="001330C6">
        <w:rPr>
          <w:lang w:val="en-US"/>
        </w:rPr>
        <w:t>(</w:t>
      </w:r>
      <w:hyperlink r:id="rId23" w:history="1">
        <w:r w:rsidR="001330C6">
          <w:rPr>
            <w:rStyle w:val="Hyperlink"/>
          </w:rPr>
          <w:t>14320-27641-1-SM[1].pdf</w:t>
        </w:r>
      </w:hyperlink>
      <w:r w:rsidR="00D8569E">
        <w:t>)</w:t>
      </w:r>
      <w:r w:rsidRPr="000F26A5">
        <w:rPr>
          <w:lang w:val="en-US"/>
        </w:rPr>
        <w:t>.</w:t>
      </w:r>
      <w:r w:rsidRPr="000F26A5">
        <w:t> </w:t>
      </w:r>
    </w:p>
    <w:p w14:paraId="281FA103" w14:textId="3026333A" w:rsidR="009C0946" w:rsidRPr="007C47E3" w:rsidRDefault="009C0946" w:rsidP="009C0946">
      <w:pPr>
        <w:rPr>
          <w:lang w:val="sv-SE"/>
        </w:rPr>
      </w:pPr>
      <w:r w:rsidRPr="00991886">
        <w:rPr>
          <w:lang w:val="sv-SE"/>
        </w:rPr>
        <w:t xml:space="preserve">Langkah pengujian: Skenario pengujian pada </w:t>
      </w:r>
      <w:r w:rsidRPr="000F748A">
        <w:rPr>
          <w:i/>
          <w:iCs/>
          <w:lang w:val="sv-SE"/>
        </w:rPr>
        <w:t xml:space="preserve">learning rate </w:t>
      </w:r>
      <w:r w:rsidRPr="00991886">
        <w:rPr>
          <w:lang w:val="sv-SE"/>
        </w:rPr>
        <w:t xml:space="preserve">dilakukan dengan menggunakan </w:t>
      </w:r>
      <w:r w:rsidR="00BE05C7">
        <w:rPr>
          <w:lang w:val="sv-SE"/>
        </w:rPr>
        <w:t>empat</w:t>
      </w:r>
      <w:r w:rsidRPr="00991886">
        <w:rPr>
          <w:lang w:val="sv-SE"/>
        </w:rPr>
        <w:t xml:space="preserve"> jenis nilai</w:t>
      </w:r>
      <w:r w:rsidRPr="00991886">
        <w:rPr>
          <w:i/>
          <w:lang w:val="sv-SE"/>
        </w:rPr>
        <w:t xml:space="preserve"> </w:t>
      </w:r>
      <w:r w:rsidRPr="00991886">
        <w:rPr>
          <w:lang w:val="sv-SE"/>
        </w:rPr>
        <w:t>yaitu 0.01, 0.001, 0.0001</w:t>
      </w:r>
      <w:r w:rsidR="003700A7">
        <w:rPr>
          <w:lang w:val="sv-SE"/>
        </w:rPr>
        <w:t>, dan 0,00001</w:t>
      </w:r>
      <w:r w:rsidRPr="00991886">
        <w:rPr>
          <w:lang w:val="sv-SE"/>
        </w:rPr>
        <w:t>. </w:t>
      </w:r>
      <w:r w:rsidR="000F748A">
        <w:rPr>
          <w:lang w:val="sv-SE"/>
        </w:rPr>
        <w:t xml:space="preserve">Pengujian ini </w:t>
      </w:r>
      <w:r w:rsidR="003C4716">
        <w:rPr>
          <w:lang w:val="sv-SE"/>
        </w:rPr>
        <w:t xml:space="preserve">menggunakan </w:t>
      </w:r>
      <w:r w:rsidR="003C4716">
        <w:rPr>
          <w:i/>
          <w:iCs/>
          <w:lang w:val="sv-SE"/>
        </w:rPr>
        <w:t xml:space="preserve">optimizer </w:t>
      </w:r>
      <w:r w:rsidR="003C4716">
        <w:rPr>
          <w:lang w:val="sv-SE"/>
        </w:rPr>
        <w:t>terbaik dari hasil pengujian sebelumnya d</w:t>
      </w:r>
      <w:r w:rsidR="007C47E3">
        <w:rPr>
          <w:lang w:val="sv-SE"/>
        </w:rPr>
        <w:t xml:space="preserve">engan </w:t>
      </w:r>
      <w:r w:rsidR="007C47E3">
        <w:rPr>
          <w:i/>
          <w:iCs/>
          <w:lang w:val="sv-SE"/>
        </w:rPr>
        <w:t xml:space="preserve">batch size </w:t>
      </w:r>
      <w:r w:rsidR="007C47E3">
        <w:rPr>
          <w:lang w:val="sv-SE"/>
        </w:rPr>
        <w:t>64.</w:t>
      </w:r>
    </w:p>
    <w:p w14:paraId="734C673E" w14:textId="08501392" w:rsidR="009C0946" w:rsidRPr="00FC5ED2" w:rsidRDefault="009C0946" w:rsidP="00FC5ED2">
      <w:pPr>
        <w:pStyle w:val="ListParagraph"/>
        <w:numPr>
          <w:ilvl w:val="0"/>
          <w:numId w:val="54"/>
        </w:numPr>
        <w:rPr>
          <w:i/>
          <w:iCs/>
        </w:rPr>
      </w:pPr>
      <w:r w:rsidRPr="00FC5ED2">
        <w:rPr>
          <w:i/>
          <w:iCs/>
          <w:lang w:val="en-US"/>
        </w:rPr>
        <w:lastRenderedPageBreak/>
        <w:t>Batch Size</w:t>
      </w:r>
      <w:r w:rsidRPr="00FC5ED2">
        <w:rPr>
          <w:i/>
          <w:iCs/>
        </w:rPr>
        <w:t> </w:t>
      </w:r>
    </w:p>
    <w:p w14:paraId="5521B4AD" w14:textId="471A48FE" w:rsidR="009C0946" w:rsidRPr="000F26A5" w:rsidRDefault="009C0946" w:rsidP="009C0946">
      <w:r w:rsidRPr="000F26A5">
        <w:rPr>
          <w:i/>
          <w:iCs/>
          <w:lang w:val="en-US"/>
        </w:rPr>
        <w:t>Batch size</w:t>
      </w:r>
      <w:r w:rsidRPr="000F26A5">
        <w:rPr>
          <w:lang w:val="en-US"/>
        </w:rPr>
        <w:t xml:space="preserve"> </w:t>
      </w:r>
      <w:proofErr w:type="spellStart"/>
      <w:r w:rsidRPr="000F26A5">
        <w:rPr>
          <w:lang w:val="en-US"/>
        </w:rPr>
        <w:t>bertugas</w:t>
      </w:r>
      <w:proofErr w:type="spellEnd"/>
      <w:r w:rsidRPr="000F26A5">
        <w:rPr>
          <w:lang w:val="en-US"/>
        </w:rPr>
        <w:t xml:space="preserve"> untuk </w:t>
      </w:r>
      <w:proofErr w:type="spellStart"/>
      <w:r w:rsidRPr="000F26A5">
        <w:rPr>
          <w:lang w:val="en-US"/>
        </w:rPr>
        <w:t>menentukan</w:t>
      </w:r>
      <w:proofErr w:type="spellEnd"/>
      <w:r w:rsidRPr="000F26A5">
        <w:rPr>
          <w:lang w:val="en-US"/>
        </w:rPr>
        <w:t xml:space="preserve"> jumlah data </w:t>
      </w:r>
      <w:proofErr w:type="spellStart"/>
      <w:r w:rsidRPr="000F26A5">
        <w:rPr>
          <w:lang w:val="en-US"/>
        </w:rPr>
        <w:t>pelatihan</w:t>
      </w:r>
      <w:proofErr w:type="spellEnd"/>
      <w:r w:rsidRPr="000F26A5">
        <w:rPr>
          <w:lang w:val="en-US"/>
        </w:rPr>
        <w:t xml:space="preserve"> </w:t>
      </w:r>
      <w:proofErr w:type="spellStart"/>
      <w:r w:rsidRPr="000F26A5">
        <w:rPr>
          <w:lang w:val="en-US"/>
        </w:rPr>
        <w:t>dalam</w:t>
      </w:r>
      <w:proofErr w:type="spellEnd"/>
      <w:r w:rsidRPr="000F26A5">
        <w:rPr>
          <w:lang w:val="en-US"/>
        </w:rPr>
        <w:t xml:space="preserve"> setiap </w:t>
      </w:r>
      <w:proofErr w:type="spellStart"/>
      <w:r w:rsidRPr="000F26A5">
        <w:rPr>
          <w:lang w:val="en-US"/>
        </w:rPr>
        <w:t>iterasi</w:t>
      </w:r>
      <w:proofErr w:type="spellEnd"/>
      <w:r w:rsidRPr="000F26A5">
        <w:rPr>
          <w:lang w:val="en-US"/>
        </w:rPr>
        <w:t xml:space="preserve"> </w:t>
      </w:r>
      <w:proofErr w:type="spellStart"/>
      <w:r w:rsidRPr="000F26A5">
        <w:rPr>
          <w:lang w:val="en-US"/>
        </w:rPr>
        <w:t>saat</w:t>
      </w:r>
      <w:proofErr w:type="spellEnd"/>
      <w:r w:rsidRPr="000F26A5">
        <w:rPr>
          <w:lang w:val="en-US"/>
        </w:rPr>
        <w:t xml:space="preserve"> proses </w:t>
      </w:r>
      <w:proofErr w:type="spellStart"/>
      <w:r w:rsidRPr="000F26A5">
        <w:rPr>
          <w:lang w:val="en-US"/>
        </w:rPr>
        <w:t>pelatihan</w:t>
      </w:r>
      <w:proofErr w:type="spellEnd"/>
      <w:r w:rsidRPr="000F26A5">
        <w:rPr>
          <w:lang w:val="en-US"/>
        </w:rPr>
        <w:t xml:space="preserve">. Nilai </w:t>
      </w:r>
      <w:proofErr w:type="spellStart"/>
      <w:r w:rsidRPr="000F26A5">
        <w:rPr>
          <w:lang w:val="en-US"/>
        </w:rPr>
        <w:t>dari</w:t>
      </w:r>
      <w:proofErr w:type="spellEnd"/>
      <w:r w:rsidRPr="000F26A5">
        <w:rPr>
          <w:lang w:val="en-US"/>
        </w:rPr>
        <w:t xml:space="preserve"> </w:t>
      </w:r>
      <w:r w:rsidRPr="00257431">
        <w:rPr>
          <w:i/>
          <w:iCs/>
          <w:lang w:val="en-US"/>
        </w:rPr>
        <w:t>batch size</w:t>
      </w:r>
      <w:r w:rsidRPr="000F26A5">
        <w:rPr>
          <w:lang w:val="en-US"/>
        </w:rPr>
        <w:t xml:space="preserve"> dapat </w:t>
      </w:r>
      <w:proofErr w:type="spellStart"/>
      <w:r w:rsidRPr="000F26A5">
        <w:rPr>
          <w:lang w:val="en-US"/>
        </w:rPr>
        <w:t>memengaruhi</w:t>
      </w:r>
      <w:proofErr w:type="spellEnd"/>
      <w:r w:rsidRPr="000F26A5">
        <w:rPr>
          <w:lang w:val="en-US"/>
        </w:rPr>
        <w:t xml:space="preserve"> </w:t>
      </w:r>
      <w:proofErr w:type="spellStart"/>
      <w:r w:rsidRPr="000F26A5">
        <w:rPr>
          <w:lang w:val="en-US"/>
        </w:rPr>
        <w:t>tingkat</w:t>
      </w:r>
      <w:proofErr w:type="spellEnd"/>
      <w:r w:rsidRPr="000F26A5">
        <w:rPr>
          <w:lang w:val="en-US"/>
        </w:rPr>
        <w:t xml:space="preserve"> akurasi yang </w:t>
      </w:r>
      <w:proofErr w:type="spellStart"/>
      <w:r w:rsidRPr="000F26A5">
        <w:rPr>
          <w:lang w:val="en-US"/>
        </w:rPr>
        <w:t>akan</w:t>
      </w:r>
      <w:proofErr w:type="spellEnd"/>
      <w:r w:rsidRPr="000F26A5">
        <w:rPr>
          <w:lang w:val="en-US"/>
        </w:rPr>
        <w:t xml:space="preserve"> </w:t>
      </w:r>
      <w:proofErr w:type="spellStart"/>
      <w:r w:rsidRPr="000F26A5">
        <w:rPr>
          <w:lang w:val="en-US"/>
        </w:rPr>
        <w:t>dihasilkan</w:t>
      </w:r>
      <w:proofErr w:type="spellEnd"/>
      <w:r w:rsidRPr="000F26A5">
        <w:rPr>
          <w:lang w:val="en-US"/>
        </w:rPr>
        <w:t xml:space="preserve"> </w:t>
      </w:r>
      <w:proofErr w:type="spellStart"/>
      <w:r w:rsidRPr="000F26A5">
        <w:rPr>
          <w:lang w:val="en-US"/>
        </w:rPr>
        <w:t>nantinya</w:t>
      </w:r>
      <w:proofErr w:type="spellEnd"/>
      <w:r w:rsidR="002259E6">
        <w:rPr>
          <w:lang w:val="en-US"/>
        </w:rPr>
        <w:t xml:space="preserve"> (</w:t>
      </w:r>
      <w:hyperlink r:id="rId24" w:history="1">
        <w:r w:rsidR="002259E6">
          <w:rPr>
            <w:rStyle w:val="Hyperlink"/>
          </w:rPr>
          <w:t>15213-Article Text-51089-1-10-20211202.pdf</w:t>
        </w:r>
      </w:hyperlink>
      <w:r w:rsidR="002259E6">
        <w:t>)</w:t>
      </w:r>
      <w:r w:rsidRPr="000F26A5">
        <w:rPr>
          <w:lang w:val="en-US"/>
        </w:rPr>
        <w:t>.</w:t>
      </w:r>
      <w:r w:rsidRPr="000F26A5">
        <w:t> </w:t>
      </w:r>
    </w:p>
    <w:p w14:paraId="091D3422" w14:textId="00B02B5B" w:rsidR="009C0946" w:rsidRDefault="009C0946" w:rsidP="009C0946">
      <w:pPr>
        <w:rPr>
          <w:lang w:val="sv-SE"/>
        </w:rPr>
      </w:pPr>
      <w:r w:rsidRPr="00991886">
        <w:rPr>
          <w:lang w:val="sv-SE"/>
        </w:rPr>
        <w:t xml:space="preserve">Langkah pengujian: Skenario pengujian pada </w:t>
      </w:r>
      <w:r w:rsidRPr="00921154">
        <w:rPr>
          <w:i/>
          <w:iCs/>
          <w:lang w:val="sv-SE"/>
        </w:rPr>
        <w:t xml:space="preserve">batch size </w:t>
      </w:r>
      <w:r w:rsidRPr="00991886">
        <w:rPr>
          <w:lang w:val="sv-SE"/>
        </w:rPr>
        <w:t xml:space="preserve">dilakukan dengan menggunakan </w:t>
      </w:r>
      <w:r w:rsidR="00BE05C7">
        <w:rPr>
          <w:lang w:val="sv-SE"/>
        </w:rPr>
        <w:t>empat</w:t>
      </w:r>
      <w:r w:rsidRPr="00991886">
        <w:rPr>
          <w:lang w:val="sv-SE"/>
        </w:rPr>
        <w:t xml:space="preserve"> jenis nilai</w:t>
      </w:r>
      <w:r w:rsidRPr="00991886">
        <w:rPr>
          <w:i/>
          <w:lang w:val="sv-SE"/>
        </w:rPr>
        <w:t xml:space="preserve"> </w:t>
      </w:r>
      <w:r w:rsidRPr="00991886">
        <w:rPr>
          <w:lang w:val="sv-SE"/>
        </w:rPr>
        <w:t>yaitu 16, 32</w:t>
      </w:r>
      <w:r w:rsidRPr="00991886">
        <w:rPr>
          <w:i/>
          <w:lang w:val="sv-SE"/>
        </w:rPr>
        <w:t>,</w:t>
      </w:r>
      <w:r w:rsidRPr="00991886">
        <w:rPr>
          <w:lang w:val="sv-SE"/>
        </w:rPr>
        <w:t xml:space="preserve"> 64</w:t>
      </w:r>
      <w:r w:rsidR="00BE05C7">
        <w:rPr>
          <w:lang w:val="sv-SE"/>
        </w:rPr>
        <w:t>, dan 128</w:t>
      </w:r>
      <w:r w:rsidRPr="00991886">
        <w:rPr>
          <w:lang w:val="sv-SE"/>
        </w:rPr>
        <w:t>.</w:t>
      </w:r>
    </w:p>
    <w:p w14:paraId="0A81C637" w14:textId="77777777" w:rsidR="002D58C0" w:rsidRDefault="002D58C0" w:rsidP="009C0946">
      <w:pPr>
        <w:rPr>
          <w:lang w:val="sv-SE"/>
        </w:rPr>
      </w:pPr>
    </w:p>
    <w:p w14:paraId="56EFB1FA" w14:textId="77777777" w:rsidR="002D58C0" w:rsidRPr="00991886" w:rsidRDefault="002D58C0" w:rsidP="009C0946">
      <w:pPr>
        <w:rPr>
          <w:lang w:val="sv-SE"/>
        </w:rPr>
      </w:pPr>
    </w:p>
    <w:p w14:paraId="51925D09" w14:textId="77777777" w:rsidR="009C0946" w:rsidRDefault="009C0946" w:rsidP="009C0946">
      <w:pPr>
        <w:ind w:firstLine="0"/>
        <w:rPr>
          <w:rStyle w:val="normaltextrun"/>
          <w:b/>
          <w:bCs/>
          <w:color w:val="000000"/>
          <w:shd w:val="clear" w:color="auto" w:fill="FFFFFF"/>
          <w:lang w:val="en-US"/>
        </w:rPr>
      </w:pPr>
      <w:bookmarkStart w:id="61" w:name="_Hlk140507637"/>
      <w:r w:rsidRPr="00BE6BC2">
        <w:rPr>
          <w:rStyle w:val="normaltextrun"/>
          <w:b/>
          <w:bCs/>
          <w:color w:val="000000"/>
          <w:highlight w:val="yellow"/>
          <w:shd w:val="clear" w:color="auto" w:fill="FFFFFF"/>
          <w:lang w:val="en-US"/>
        </w:rPr>
        <w:t xml:space="preserve">Hasil Pengujian </w:t>
      </w:r>
      <w:r w:rsidRPr="00BE6BC2">
        <w:rPr>
          <w:rStyle w:val="normaltextrun"/>
          <w:b/>
          <w:bCs/>
          <w:i/>
          <w:iCs/>
          <w:color w:val="000000"/>
          <w:highlight w:val="yellow"/>
          <w:shd w:val="clear" w:color="auto" w:fill="FFFFFF"/>
          <w:lang w:val="en-US"/>
        </w:rPr>
        <w:t xml:space="preserve">Classification </w:t>
      </w:r>
      <w:r w:rsidRPr="00BE6BC2">
        <w:rPr>
          <w:rStyle w:val="normaltextrun"/>
          <w:b/>
          <w:bCs/>
          <w:color w:val="000000"/>
          <w:highlight w:val="yellow"/>
          <w:shd w:val="clear" w:color="auto" w:fill="FFFFFF"/>
          <w:lang w:val="en-US"/>
        </w:rPr>
        <w:t>pada Arsitektur ResNet152 V2</w:t>
      </w:r>
    </w:p>
    <w:p w14:paraId="06968469" w14:textId="1DB3678A" w:rsidR="009C0946" w:rsidRPr="00392679" w:rsidRDefault="00773B9E" w:rsidP="00392679">
      <w:pPr>
        <w:pStyle w:val="ListParagraph"/>
        <w:numPr>
          <w:ilvl w:val="0"/>
          <w:numId w:val="62"/>
        </w:numPr>
        <w:rPr>
          <w:rStyle w:val="normaltextrun"/>
          <w:i/>
          <w:iCs/>
          <w:color w:val="000000"/>
          <w:shd w:val="clear" w:color="auto" w:fill="FFFFFF"/>
        </w:rPr>
      </w:pPr>
      <w:proofErr w:type="spellStart"/>
      <w:r>
        <w:rPr>
          <w:rStyle w:val="normaltextrun"/>
          <w:color w:val="000000"/>
          <w:shd w:val="clear" w:color="auto" w:fill="FFFFFF"/>
          <w:lang w:val="en-US"/>
        </w:rPr>
        <w:t>Pengaruh</w:t>
      </w:r>
      <w:proofErr w:type="spellEnd"/>
      <w:r>
        <w:rPr>
          <w:rStyle w:val="normaltextrun"/>
          <w:color w:val="000000"/>
          <w:shd w:val="clear" w:color="auto" w:fill="FFFFFF"/>
          <w:lang w:val="en-US"/>
        </w:rPr>
        <w:t xml:space="preserve"> ‘</w:t>
      </w:r>
      <w:r w:rsidR="009C0946" w:rsidRPr="0026507A">
        <w:rPr>
          <w:rStyle w:val="normaltextrun"/>
          <w:i/>
          <w:iCs/>
          <w:color w:val="000000"/>
          <w:shd w:val="clear" w:color="auto" w:fill="FFFFFF"/>
          <w:lang w:val="en-US"/>
        </w:rPr>
        <w:t>Optimizer</w:t>
      </w:r>
      <w:r>
        <w:rPr>
          <w:rStyle w:val="normaltextrun"/>
          <w:color w:val="000000"/>
          <w:shd w:val="clear" w:color="auto" w:fill="FFFFFF"/>
          <w:lang w:val="en-US"/>
        </w:rPr>
        <w:t xml:space="preserve">’ </w:t>
      </w:r>
      <w:proofErr w:type="spellStart"/>
      <w:r>
        <w:rPr>
          <w:rStyle w:val="normaltextrun"/>
          <w:color w:val="000000"/>
          <w:shd w:val="clear" w:color="auto" w:fill="FFFFFF"/>
          <w:lang w:val="en-US"/>
        </w:rPr>
        <w:t>terhadap</w:t>
      </w:r>
      <w:proofErr w:type="spellEnd"/>
      <w:r w:rsidR="00A27D84">
        <w:rPr>
          <w:rStyle w:val="normaltextrun"/>
          <w:color w:val="000000"/>
          <w:shd w:val="clear" w:color="auto" w:fill="FFFFFF"/>
          <w:lang w:val="en-US"/>
        </w:rPr>
        <w:t xml:space="preserve"> </w:t>
      </w:r>
      <w:r w:rsidR="003E343B">
        <w:rPr>
          <w:rStyle w:val="normaltextrun"/>
          <w:i/>
          <w:iCs/>
          <w:color w:val="000000"/>
          <w:shd w:val="clear" w:color="auto" w:fill="FFFFFF"/>
          <w:lang w:val="en-US"/>
        </w:rPr>
        <w:t xml:space="preserve">accuracy </w:t>
      </w:r>
      <w:r w:rsidR="003E343B" w:rsidRPr="003E343B">
        <w:rPr>
          <w:rStyle w:val="normaltextrun"/>
          <w:color w:val="000000"/>
          <w:shd w:val="clear" w:color="auto" w:fill="FFFFFF"/>
          <w:lang w:val="en-US"/>
        </w:rPr>
        <w:t>Arsitektur ResNet152 V2</w:t>
      </w:r>
    </w:p>
    <w:p w14:paraId="0D3478F0" w14:textId="136FD9EA" w:rsidR="00392679" w:rsidRPr="00BD3F55" w:rsidRDefault="00392679" w:rsidP="00392679">
      <w:pPr>
        <w:ind w:left="360" w:firstLine="0"/>
        <w:rPr>
          <w:rStyle w:val="eop"/>
          <w:color w:val="000000"/>
          <w:shd w:val="clear" w:color="auto" w:fill="FFFFFF"/>
        </w:rPr>
      </w:pPr>
      <w:proofErr w:type="spellStart"/>
      <w:r>
        <w:rPr>
          <w:rStyle w:val="eop"/>
          <w:color w:val="000000"/>
          <w:shd w:val="clear" w:color="auto" w:fill="FFFFFF"/>
        </w:rPr>
        <w:t>Tahap</w:t>
      </w:r>
      <w:proofErr w:type="spellEnd"/>
      <w:r>
        <w:rPr>
          <w:rStyle w:val="eop"/>
          <w:color w:val="000000"/>
          <w:shd w:val="clear" w:color="auto" w:fill="FFFFFF"/>
        </w:rPr>
        <w:t xml:space="preserve"> </w:t>
      </w:r>
      <w:proofErr w:type="spellStart"/>
      <w:r>
        <w:rPr>
          <w:rStyle w:val="eop"/>
          <w:color w:val="000000"/>
          <w:shd w:val="clear" w:color="auto" w:fill="FFFFFF"/>
        </w:rPr>
        <w:t>pertama</w:t>
      </w:r>
      <w:proofErr w:type="spellEnd"/>
      <w:r>
        <w:rPr>
          <w:rStyle w:val="eop"/>
          <w:color w:val="000000"/>
          <w:shd w:val="clear" w:color="auto" w:fill="FFFFFF"/>
        </w:rPr>
        <w:t xml:space="preserve"> </w:t>
      </w:r>
      <w:proofErr w:type="spellStart"/>
      <w:r>
        <w:rPr>
          <w:rStyle w:val="eop"/>
          <w:color w:val="000000"/>
          <w:shd w:val="clear" w:color="auto" w:fill="FFFFFF"/>
        </w:rPr>
        <w:t>dalam</w:t>
      </w:r>
      <w:proofErr w:type="spellEnd"/>
      <w:r>
        <w:rPr>
          <w:rStyle w:val="eop"/>
          <w:color w:val="000000"/>
          <w:shd w:val="clear" w:color="auto" w:fill="FFFFFF"/>
        </w:rPr>
        <w:t xml:space="preserve"> </w:t>
      </w:r>
      <w:proofErr w:type="spellStart"/>
      <w:r>
        <w:rPr>
          <w:rStyle w:val="eop"/>
          <w:color w:val="000000"/>
          <w:shd w:val="clear" w:color="auto" w:fill="FFFFFF"/>
        </w:rPr>
        <w:t>pengujian</w:t>
      </w:r>
      <w:proofErr w:type="spellEnd"/>
      <w:r>
        <w:rPr>
          <w:rStyle w:val="eop"/>
          <w:color w:val="000000"/>
          <w:shd w:val="clear" w:color="auto" w:fill="FFFFFF"/>
        </w:rPr>
        <w:t xml:space="preserve"> </w:t>
      </w:r>
      <w:r>
        <w:rPr>
          <w:rStyle w:val="eop"/>
          <w:i/>
          <w:iCs/>
          <w:color w:val="000000"/>
          <w:shd w:val="clear" w:color="auto" w:fill="FFFFFF"/>
        </w:rPr>
        <w:t>classification</w:t>
      </w:r>
      <w:r>
        <w:rPr>
          <w:rStyle w:val="eop"/>
          <w:color w:val="000000"/>
          <w:shd w:val="clear" w:color="auto" w:fill="FFFFFF"/>
        </w:rPr>
        <w:t xml:space="preserve"> </w:t>
      </w:r>
      <w:proofErr w:type="spellStart"/>
      <w:r w:rsidR="00A668DE">
        <w:rPr>
          <w:rStyle w:val="eop"/>
          <w:color w:val="000000"/>
          <w:shd w:val="clear" w:color="auto" w:fill="FFFFFF"/>
        </w:rPr>
        <w:t>adalah</w:t>
      </w:r>
      <w:proofErr w:type="spellEnd"/>
      <w:r w:rsidR="00A668DE">
        <w:rPr>
          <w:rStyle w:val="eop"/>
          <w:color w:val="000000"/>
          <w:shd w:val="clear" w:color="auto" w:fill="FFFFFF"/>
        </w:rPr>
        <w:t xml:space="preserve"> </w:t>
      </w:r>
      <w:proofErr w:type="spellStart"/>
      <w:r w:rsidR="00A668DE">
        <w:rPr>
          <w:rStyle w:val="eop"/>
          <w:color w:val="000000"/>
          <w:shd w:val="clear" w:color="auto" w:fill="FFFFFF"/>
        </w:rPr>
        <w:t>membandingkan</w:t>
      </w:r>
      <w:proofErr w:type="spellEnd"/>
      <w:r w:rsidR="00A668DE">
        <w:rPr>
          <w:rStyle w:val="eop"/>
          <w:color w:val="000000"/>
          <w:shd w:val="clear" w:color="auto" w:fill="FFFFFF"/>
        </w:rPr>
        <w:t xml:space="preserve"> </w:t>
      </w:r>
      <w:proofErr w:type="spellStart"/>
      <w:r w:rsidR="00A668DE">
        <w:rPr>
          <w:rStyle w:val="eop"/>
          <w:color w:val="000000"/>
          <w:shd w:val="clear" w:color="auto" w:fill="FFFFFF"/>
        </w:rPr>
        <w:t>empat</w:t>
      </w:r>
      <w:proofErr w:type="spellEnd"/>
      <w:r w:rsidR="00A668DE">
        <w:rPr>
          <w:rStyle w:val="eop"/>
          <w:color w:val="000000"/>
          <w:shd w:val="clear" w:color="auto" w:fill="FFFFFF"/>
        </w:rPr>
        <w:t xml:space="preserve"> </w:t>
      </w:r>
      <w:proofErr w:type="spellStart"/>
      <w:r w:rsidR="00A668DE">
        <w:rPr>
          <w:rStyle w:val="eop"/>
          <w:color w:val="000000"/>
          <w:shd w:val="clear" w:color="auto" w:fill="FFFFFF"/>
        </w:rPr>
        <w:t>jenis</w:t>
      </w:r>
      <w:proofErr w:type="spellEnd"/>
      <w:r w:rsidR="00A668DE">
        <w:rPr>
          <w:rStyle w:val="eop"/>
          <w:color w:val="000000"/>
          <w:shd w:val="clear" w:color="auto" w:fill="FFFFFF"/>
        </w:rPr>
        <w:t xml:space="preserve"> </w:t>
      </w:r>
      <w:r w:rsidR="00A668DE">
        <w:rPr>
          <w:rStyle w:val="eop"/>
          <w:i/>
          <w:iCs/>
          <w:color w:val="000000"/>
          <w:shd w:val="clear" w:color="auto" w:fill="FFFFFF"/>
        </w:rPr>
        <w:t xml:space="preserve">optimizer </w:t>
      </w:r>
      <w:proofErr w:type="spellStart"/>
      <w:r w:rsidR="00A668DE">
        <w:rPr>
          <w:rStyle w:val="eop"/>
          <w:color w:val="000000"/>
          <w:shd w:val="clear" w:color="auto" w:fill="FFFFFF"/>
        </w:rPr>
        <w:t>yaitu</w:t>
      </w:r>
      <w:proofErr w:type="spellEnd"/>
      <w:r w:rsidR="00A668DE">
        <w:rPr>
          <w:rStyle w:val="eop"/>
          <w:color w:val="000000"/>
          <w:shd w:val="clear" w:color="auto" w:fill="FFFFFF"/>
        </w:rPr>
        <w:t xml:space="preserve"> RMSprop, Adam, </w:t>
      </w:r>
      <w:proofErr w:type="spellStart"/>
      <w:r w:rsidR="00A668DE">
        <w:rPr>
          <w:rStyle w:val="eop"/>
          <w:color w:val="000000"/>
          <w:shd w:val="clear" w:color="auto" w:fill="FFFFFF"/>
        </w:rPr>
        <w:t>Adamax</w:t>
      </w:r>
      <w:proofErr w:type="spellEnd"/>
      <w:r w:rsidR="00A668DE">
        <w:rPr>
          <w:rStyle w:val="eop"/>
          <w:color w:val="000000"/>
          <w:shd w:val="clear" w:color="auto" w:fill="FFFFFF"/>
        </w:rPr>
        <w:t xml:space="preserve">, dan Nadam. </w:t>
      </w:r>
      <w:proofErr w:type="spellStart"/>
      <w:r w:rsidR="00717165">
        <w:rPr>
          <w:rStyle w:val="eop"/>
          <w:color w:val="000000"/>
          <w:shd w:val="clear" w:color="auto" w:fill="FFFFFF"/>
        </w:rPr>
        <w:t>Unt</w:t>
      </w:r>
      <w:r w:rsidR="00196E69">
        <w:rPr>
          <w:rStyle w:val="eop"/>
          <w:color w:val="000000"/>
          <w:shd w:val="clear" w:color="auto" w:fill="FFFFFF"/>
        </w:rPr>
        <w:t>uk</w:t>
      </w:r>
      <w:proofErr w:type="spellEnd"/>
      <w:r w:rsidR="00196E69">
        <w:rPr>
          <w:rStyle w:val="eop"/>
          <w:color w:val="000000"/>
          <w:shd w:val="clear" w:color="auto" w:fill="FFFFFF"/>
        </w:rPr>
        <w:t xml:space="preserve"> </w:t>
      </w:r>
      <w:proofErr w:type="spellStart"/>
      <w:r w:rsidR="0084385F">
        <w:rPr>
          <w:rStyle w:val="eop"/>
          <w:color w:val="000000"/>
          <w:shd w:val="clear" w:color="auto" w:fill="FFFFFF"/>
        </w:rPr>
        <w:t>pengujian</w:t>
      </w:r>
      <w:proofErr w:type="spellEnd"/>
      <w:r w:rsidR="0084385F">
        <w:rPr>
          <w:rStyle w:val="eop"/>
          <w:color w:val="000000"/>
          <w:shd w:val="clear" w:color="auto" w:fill="FFFFFF"/>
        </w:rPr>
        <w:t xml:space="preserve"> </w:t>
      </w:r>
      <w:r w:rsidR="00D70596">
        <w:rPr>
          <w:rStyle w:val="eop"/>
          <w:i/>
          <w:iCs/>
          <w:color w:val="000000"/>
          <w:shd w:val="clear" w:color="auto" w:fill="FFFFFF"/>
        </w:rPr>
        <w:t xml:space="preserve">optimizer </w:t>
      </w:r>
      <w:proofErr w:type="spellStart"/>
      <w:r w:rsidR="00D70596">
        <w:rPr>
          <w:rStyle w:val="eop"/>
          <w:color w:val="000000"/>
          <w:shd w:val="clear" w:color="auto" w:fill="FFFFFF"/>
        </w:rPr>
        <w:t>akan</w:t>
      </w:r>
      <w:proofErr w:type="spellEnd"/>
      <w:r w:rsidR="00D70596">
        <w:rPr>
          <w:rStyle w:val="eop"/>
          <w:color w:val="000000"/>
          <w:shd w:val="clear" w:color="auto" w:fill="FFFFFF"/>
        </w:rPr>
        <w:t xml:space="preserve"> </w:t>
      </w:r>
      <w:proofErr w:type="spellStart"/>
      <w:r w:rsidR="00EF71E3">
        <w:rPr>
          <w:rStyle w:val="eop"/>
          <w:color w:val="000000"/>
          <w:shd w:val="clear" w:color="auto" w:fill="FFFFFF"/>
        </w:rPr>
        <w:t>menggunakan</w:t>
      </w:r>
      <w:proofErr w:type="spellEnd"/>
      <w:r w:rsidR="00EF71E3">
        <w:rPr>
          <w:rStyle w:val="eop"/>
          <w:color w:val="000000"/>
          <w:shd w:val="clear" w:color="auto" w:fill="FFFFFF"/>
        </w:rPr>
        <w:t xml:space="preserve"> </w:t>
      </w:r>
      <w:r w:rsidR="00BB517B">
        <w:rPr>
          <w:rStyle w:val="eop"/>
          <w:color w:val="000000"/>
          <w:shd w:val="clear" w:color="auto" w:fill="FFFFFF"/>
        </w:rPr>
        <w:t>parameter</w:t>
      </w:r>
      <w:r w:rsidR="00423D48">
        <w:rPr>
          <w:rStyle w:val="eop"/>
          <w:i/>
          <w:iCs/>
          <w:color w:val="000000"/>
          <w:shd w:val="clear" w:color="auto" w:fill="FFFFFF"/>
        </w:rPr>
        <w:t xml:space="preserve"> </w:t>
      </w:r>
      <w:r w:rsidR="00423D48">
        <w:rPr>
          <w:rStyle w:val="eop"/>
          <w:color w:val="000000"/>
          <w:shd w:val="clear" w:color="auto" w:fill="FFFFFF"/>
        </w:rPr>
        <w:t xml:space="preserve">yang </w:t>
      </w:r>
      <w:proofErr w:type="spellStart"/>
      <w:r w:rsidR="00756CFC">
        <w:rPr>
          <w:rStyle w:val="eop"/>
          <w:color w:val="000000"/>
          <w:shd w:val="clear" w:color="auto" w:fill="FFFFFF"/>
        </w:rPr>
        <w:t>telah</w:t>
      </w:r>
      <w:proofErr w:type="spellEnd"/>
      <w:r w:rsidR="00756CFC">
        <w:rPr>
          <w:rStyle w:val="eop"/>
          <w:color w:val="000000"/>
          <w:shd w:val="clear" w:color="auto" w:fill="FFFFFF"/>
        </w:rPr>
        <w:t xml:space="preserve"> </w:t>
      </w:r>
      <w:proofErr w:type="spellStart"/>
      <w:r w:rsidR="00756CFC">
        <w:rPr>
          <w:rStyle w:val="eop"/>
          <w:color w:val="000000"/>
          <w:shd w:val="clear" w:color="auto" w:fill="FFFFFF"/>
        </w:rPr>
        <w:t>digunakan</w:t>
      </w:r>
      <w:proofErr w:type="spellEnd"/>
      <w:r w:rsidR="00756CFC">
        <w:rPr>
          <w:rStyle w:val="eop"/>
          <w:color w:val="000000"/>
          <w:shd w:val="clear" w:color="auto" w:fill="FFFFFF"/>
        </w:rPr>
        <w:t xml:space="preserve"> pada </w:t>
      </w:r>
      <w:proofErr w:type="spellStart"/>
      <w:r w:rsidR="00756CFC">
        <w:rPr>
          <w:rStyle w:val="eop"/>
          <w:color w:val="000000"/>
          <w:shd w:val="clear" w:color="auto" w:fill="FFFFFF"/>
        </w:rPr>
        <w:t>tahap</w:t>
      </w:r>
      <w:proofErr w:type="spellEnd"/>
      <w:r w:rsidR="00756CFC">
        <w:rPr>
          <w:rStyle w:val="eop"/>
          <w:color w:val="000000"/>
          <w:shd w:val="clear" w:color="auto" w:fill="FFFFFF"/>
        </w:rPr>
        <w:t xml:space="preserve"> </w:t>
      </w:r>
      <w:r w:rsidR="00756CFC">
        <w:rPr>
          <w:rStyle w:val="eop"/>
          <w:i/>
          <w:iCs/>
          <w:color w:val="000000"/>
          <w:shd w:val="clear" w:color="auto" w:fill="FFFFFF"/>
        </w:rPr>
        <w:t xml:space="preserve">pre-processing </w:t>
      </w:r>
      <w:r w:rsidR="00756CFC">
        <w:rPr>
          <w:rStyle w:val="eop"/>
          <w:color w:val="000000"/>
          <w:shd w:val="clear" w:color="auto" w:fill="FFFFFF"/>
        </w:rPr>
        <w:t xml:space="preserve">dan </w:t>
      </w:r>
      <w:r w:rsidR="00756CFC">
        <w:rPr>
          <w:rStyle w:val="eop"/>
          <w:i/>
          <w:iCs/>
          <w:color w:val="000000"/>
          <w:shd w:val="clear" w:color="auto" w:fill="FFFFFF"/>
        </w:rPr>
        <w:t>feature extraction</w:t>
      </w:r>
      <w:r w:rsidR="00756CFC">
        <w:rPr>
          <w:rStyle w:val="eop"/>
          <w:color w:val="000000"/>
          <w:shd w:val="clear" w:color="auto" w:fill="FFFFFF"/>
        </w:rPr>
        <w:t>. Pada</w:t>
      </w:r>
      <w:r w:rsidR="004C1229">
        <w:rPr>
          <w:rStyle w:val="eop"/>
          <w:color w:val="000000"/>
          <w:shd w:val="clear" w:color="auto" w:fill="FFFFFF"/>
        </w:rPr>
        <w:t xml:space="preserve"> </w:t>
      </w:r>
      <w:proofErr w:type="spellStart"/>
      <w:r w:rsidR="004C1229">
        <w:rPr>
          <w:rStyle w:val="eop"/>
          <w:color w:val="000000"/>
          <w:shd w:val="clear" w:color="auto" w:fill="FFFFFF"/>
        </w:rPr>
        <w:t>pengujian</w:t>
      </w:r>
      <w:proofErr w:type="spellEnd"/>
      <w:r w:rsidR="004C1229">
        <w:rPr>
          <w:rStyle w:val="eop"/>
          <w:color w:val="000000"/>
          <w:shd w:val="clear" w:color="auto" w:fill="FFFFFF"/>
        </w:rPr>
        <w:t xml:space="preserve"> </w:t>
      </w:r>
      <w:r w:rsidR="004C1229">
        <w:rPr>
          <w:rStyle w:val="eop"/>
          <w:i/>
          <w:iCs/>
          <w:color w:val="000000"/>
          <w:shd w:val="clear" w:color="auto" w:fill="FFFFFF"/>
        </w:rPr>
        <w:t>optimizer</w:t>
      </w:r>
      <w:r w:rsidR="004C1229">
        <w:rPr>
          <w:rStyle w:val="eop"/>
          <w:color w:val="000000"/>
          <w:shd w:val="clear" w:color="auto" w:fill="FFFFFF"/>
        </w:rPr>
        <w:t xml:space="preserve"> </w:t>
      </w:r>
      <w:proofErr w:type="spellStart"/>
      <w:r w:rsidR="004C1229">
        <w:rPr>
          <w:rStyle w:val="eop"/>
          <w:color w:val="000000"/>
          <w:shd w:val="clear" w:color="auto" w:fill="FFFFFF"/>
        </w:rPr>
        <w:t>telah</w:t>
      </w:r>
      <w:proofErr w:type="spellEnd"/>
      <w:r w:rsidR="004C1229">
        <w:rPr>
          <w:rStyle w:val="eop"/>
          <w:color w:val="000000"/>
          <w:shd w:val="clear" w:color="auto" w:fill="FFFFFF"/>
        </w:rPr>
        <w:t xml:space="preserve"> </w:t>
      </w:r>
      <w:proofErr w:type="spellStart"/>
      <w:r w:rsidR="004C1229">
        <w:rPr>
          <w:rStyle w:val="eop"/>
          <w:color w:val="000000"/>
          <w:shd w:val="clear" w:color="auto" w:fill="FFFFFF"/>
        </w:rPr>
        <w:t>ditetapkan</w:t>
      </w:r>
      <w:proofErr w:type="spellEnd"/>
      <w:r w:rsidR="004C1229">
        <w:rPr>
          <w:rStyle w:val="eop"/>
          <w:color w:val="000000"/>
          <w:shd w:val="clear" w:color="auto" w:fill="FFFFFF"/>
        </w:rPr>
        <w:t xml:space="preserve"> </w:t>
      </w:r>
      <w:proofErr w:type="spellStart"/>
      <w:r w:rsidR="004C1229">
        <w:rPr>
          <w:rStyle w:val="eop"/>
          <w:color w:val="000000"/>
          <w:shd w:val="clear" w:color="auto" w:fill="FFFFFF"/>
        </w:rPr>
        <w:t>bahwa</w:t>
      </w:r>
      <w:proofErr w:type="spellEnd"/>
      <w:r w:rsidR="00756CFC">
        <w:rPr>
          <w:rStyle w:val="eop"/>
          <w:color w:val="000000"/>
          <w:shd w:val="clear" w:color="auto" w:fill="FFFFFF"/>
        </w:rPr>
        <w:t xml:space="preserve"> </w:t>
      </w:r>
      <w:r w:rsidR="004C1229">
        <w:rPr>
          <w:rStyle w:val="eop"/>
          <w:color w:val="000000"/>
          <w:shd w:val="clear" w:color="auto" w:fill="FFFFFF"/>
        </w:rPr>
        <w:t xml:space="preserve">parameter yang </w:t>
      </w:r>
      <w:proofErr w:type="spellStart"/>
      <w:r w:rsidR="004C1229">
        <w:rPr>
          <w:rStyle w:val="eop"/>
          <w:color w:val="000000"/>
          <w:shd w:val="clear" w:color="auto" w:fill="FFFFFF"/>
        </w:rPr>
        <w:t>digunakan</w:t>
      </w:r>
      <w:proofErr w:type="spellEnd"/>
      <w:r w:rsidR="004C1229">
        <w:rPr>
          <w:rStyle w:val="eop"/>
          <w:color w:val="000000"/>
          <w:shd w:val="clear" w:color="auto" w:fill="FFFFFF"/>
        </w:rPr>
        <w:t xml:space="preserve"> </w:t>
      </w:r>
      <w:r w:rsidR="00F6421F">
        <w:rPr>
          <w:rStyle w:val="eop"/>
          <w:color w:val="000000"/>
          <w:shd w:val="clear" w:color="auto" w:fill="FFFFFF"/>
        </w:rPr>
        <w:t xml:space="preserve">pada </w:t>
      </w:r>
      <w:proofErr w:type="spellStart"/>
      <w:r w:rsidR="00F6421F">
        <w:rPr>
          <w:rStyle w:val="eop"/>
          <w:color w:val="000000"/>
          <w:shd w:val="clear" w:color="auto" w:fill="FFFFFF"/>
        </w:rPr>
        <w:t>tahapan</w:t>
      </w:r>
      <w:proofErr w:type="spellEnd"/>
      <w:r w:rsidR="00F6421F">
        <w:rPr>
          <w:rStyle w:val="eop"/>
          <w:color w:val="000000"/>
          <w:shd w:val="clear" w:color="auto" w:fill="FFFFFF"/>
        </w:rPr>
        <w:t xml:space="preserve"> </w:t>
      </w:r>
      <w:r w:rsidR="00F6421F">
        <w:rPr>
          <w:rStyle w:val="eop"/>
          <w:i/>
          <w:iCs/>
          <w:color w:val="000000"/>
          <w:shd w:val="clear" w:color="auto" w:fill="FFFFFF"/>
        </w:rPr>
        <w:t xml:space="preserve">pre-processing </w:t>
      </w:r>
      <w:proofErr w:type="spellStart"/>
      <w:r w:rsidR="00F6421F">
        <w:rPr>
          <w:rStyle w:val="eop"/>
          <w:color w:val="000000"/>
          <w:shd w:val="clear" w:color="auto" w:fill="FFFFFF"/>
        </w:rPr>
        <w:t>adalah</w:t>
      </w:r>
      <w:proofErr w:type="spellEnd"/>
      <w:r w:rsidR="00F6421F">
        <w:rPr>
          <w:rStyle w:val="eop"/>
          <w:color w:val="000000"/>
          <w:shd w:val="clear" w:color="auto" w:fill="FFFFFF"/>
        </w:rPr>
        <w:t xml:space="preserve"> </w:t>
      </w:r>
      <w:proofErr w:type="spellStart"/>
      <w:r w:rsidR="00F6421F">
        <w:rPr>
          <w:rStyle w:val="eop"/>
          <w:color w:val="000000"/>
          <w:shd w:val="clear" w:color="auto" w:fill="FFFFFF"/>
        </w:rPr>
        <w:t>jenis</w:t>
      </w:r>
      <w:proofErr w:type="spellEnd"/>
      <w:r w:rsidR="00F6421F">
        <w:rPr>
          <w:rStyle w:val="eop"/>
          <w:color w:val="000000"/>
          <w:shd w:val="clear" w:color="auto" w:fill="FFFFFF"/>
        </w:rPr>
        <w:t xml:space="preserve"> </w:t>
      </w:r>
      <w:proofErr w:type="spellStart"/>
      <w:r w:rsidR="00F6421F">
        <w:rPr>
          <w:rStyle w:val="eop"/>
          <w:color w:val="000000"/>
          <w:shd w:val="clear" w:color="auto" w:fill="FFFFFF"/>
        </w:rPr>
        <w:t>augmentasi</w:t>
      </w:r>
      <w:proofErr w:type="spellEnd"/>
      <w:r w:rsidR="00F6421F">
        <w:rPr>
          <w:rStyle w:val="eop"/>
          <w:color w:val="000000"/>
          <w:shd w:val="clear" w:color="auto" w:fill="FFFFFF"/>
        </w:rPr>
        <w:t xml:space="preserve"> </w:t>
      </w:r>
      <w:r w:rsidR="00F6421F">
        <w:rPr>
          <w:rStyle w:val="eop"/>
          <w:i/>
          <w:iCs/>
          <w:color w:val="000000"/>
          <w:shd w:val="clear" w:color="auto" w:fill="FFFFFF"/>
        </w:rPr>
        <w:t>Shear</w:t>
      </w:r>
      <w:r w:rsidR="00F6421F">
        <w:rPr>
          <w:rStyle w:val="eop"/>
          <w:color w:val="000000"/>
          <w:shd w:val="clear" w:color="auto" w:fill="FFFFFF"/>
        </w:rPr>
        <w:t xml:space="preserve"> </w:t>
      </w:r>
      <w:proofErr w:type="spellStart"/>
      <w:r w:rsidR="00F6421F">
        <w:rPr>
          <w:rStyle w:val="eop"/>
          <w:color w:val="000000"/>
          <w:shd w:val="clear" w:color="auto" w:fill="FFFFFF"/>
        </w:rPr>
        <w:t>dengan</w:t>
      </w:r>
      <w:proofErr w:type="spellEnd"/>
      <w:r w:rsidR="00F6421F">
        <w:rPr>
          <w:rStyle w:val="eop"/>
          <w:color w:val="000000"/>
          <w:shd w:val="clear" w:color="auto" w:fill="FFFFFF"/>
        </w:rPr>
        <w:t xml:space="preserve"> </w:t>
      </w:r>
      <w:r w:rsidR="00EB7BDF">
        <w:rPr>
          <w:rStyle w:val="eop"/>
          <w:i/>
          <w:iCs/>
          <w:color w:val="000000"/>
          <w:shd w:val="clear" w:color="auto" w:fill="FFFFFF"/>
        </w:rPr>
        <w:t xml:space="preserve">target size </w:t>
      </w:r>
      <w:r w:rsidR="00EB7BDF">
        <w:rPr>
          <w:rStyle w:val="eop"/>
          <w:color w:val="000000"/>
          <w:shd w:val="clear" w:color="auto" w:fill="FFFFFF"/>
        </w:rPr>
        <w:t xml:space="preserve">300 x 300. Pada </w:t>
      </w:r>
      <w:proofErr w:type="spellStart"/>
      <w:r w:rsidR="00EB7BDF">
        <w:rPr>
          <w:rStyle w:val="eop"/>
          <w:color w:val="000000"/>
          <w:shd w:val="clear" w:color="auto" w:fill="FFFFFF"/>
        </w:rPr>
        <w:t>bagian</w:t>
      </w:r>
      <w:proofErr w:type="spellEnd"/>
      <w:r w:rsidR="00EB7BDF">
        <w:rPr>
          <w:rStyle w:val="eop"/>
          <w:color w:val="000000"/>
          <w:shd w:val="clear" w:color="auto" w:fill="FFFFFF"/>
        </w:rPr>
        <w:t xml:space="preserve"> </w:t>
      </w:r>
      <w:r w:rsidR="00EB7BDF">
        <w:rPr>
          <w:rStyle w:val="eop"/>
          <w:i/>
          <w:iCs/>
          <w:color w:val="000000"/>
          <w:shd w:val="clear" w:color="auto" w:fill="FFFFFF"/>
        </w:rPr>
        <w:t>feature extraction</w:t>
      </w:r>
      <w:r w:rsidR="00EB7BDF">
        <w:rPr>
          <w:rStyle w:val="eop"/>
          <w:color w:val="000000"/>
          <w:shd w:val="clear" w:color="auto" w:fill="FFFFFF"/>
        </w:rPr>
        <w:t xml:space="preserve">, </w:t>
      </w:r>
      <w:r w:rsidR="00DE1813">
        <w:rPr>
          <w:rStyle w:val="eop"/>
          <w:color w:val="000000"/>
          <w:shd w:val="clear" w:color="auto" w:fill="FFFFFF"/>
        </w:rPr>
        <w:t xml:space="preserve">parameter yang </w:t>
      </w:r>
      <w:proofErr w:type="spellStart"/>
      <w:r w:rsidR="00DE1813">
        <w:rPr>
          <w:rStyle w:val="eop"/>
          <w:color w:val="000000"/>
          <w:shd w:val="clear" w:color="auto" w:fill="FFFFFF"/>
        </w:rPr>
        <w:t>ditetapkan</w:t>
      </w:r>
      <w:proofErr w:type="spellEnd"/>
      <w:r w:rsidR="00DE1813">
        <w:rPr>
          <w:rStyle w:val="eop"/>
          <w:color w:val="000000"/>
          <w:shd w:val="clear" w:color="auto" w:fill="FFFFFF"/>
        </w:rPr>
        <w:t xml:space="preserve"> </w:t>
      </w:r>
      <w:proofErr w:type="spellStart"/>
      <w:r w:rsidR="00DE1813">
        <w:rPr>
          <w:rStyle w:val="eop"/>
          <w:color w:val="000000"/>
          <w:shd w:val="clear" w:color="auto" w:fill="FFFFFF"/>
        </w:rPr>
        <w:t>yaitu</w:t>
      </w:r>
      <w:proofErr w:type="spellEnd"/>
      <w:r w:rsidR="00DE1813">
        <w:rPr>
          <w:rStyle w:val="eop"/>
          <w:color w:val="000000"/>
          <w:shd w:val="clear" w:color="auto" w:fill="FFFFFF"/>
        </w:rPr>
        <w:t xml:space="preserve"> </w:t>
      </w:r>
      <w:r w:rsidR="00C85649">
        <w:rPr>
          <w:rStyle w:val="eop"/>
          <w:i/>
          <w:iCs/>
          <w:color w:val="000000"/>
          <w:shd w:val="clear" w:color="auto" w:fill="FFFFFF"/>
        </w:rPr>
        <w:t xml:space="preserve">include top </w:t>
      </w:r>
      <w:r w:rsidR="00C85649">
        <w:rPr>
          <w:rStyle w:val="eop"/>
          <w:color w:val="000000"/>
          <w:shd w:val="clear" w:color="auto" w:fill="FFFFFF"/>
        </w:rPr>
        <w:t>‘</w:t>
      </w:r>
      <w:r w:rsidR="00C85649">
        <w:rPr>
          <w:rStyle w:val="eop"/>
          <w:i/>
          <w:iCs/>
          <w:color w:val="000000"/>
          <w:shd w:val="clear" w:color="auto" w:fill="FFFFFF"/>
        </w:rPr>
        <w:t xml:space="preserve">false’ </w:t>
      </w:r>
      <w:r w:rsidR="00C85649">
        <w:rPr>
          <w:rStyle w:val="eop"/>
          <w:color w:val="000000"/>
          <w:shd w:val="clear" w:color="auto" w:fill="FFFFFF"/>
        </w:rPr>
        <w:t xml:space="preserve">dan </w:t>
      </w:r>
      <w:r w:rsidR="004E3851">
        <w:rPr>
          <w:rStyle w:val="eop"/>
          <w:i/>
          <w:iCs/>
          <w:color w:val="000000"/>
          <w:shd w:val="clear" w:color="auto" w:fill="FFFFFF"/>
        </w:rPr>
        <w:t>Global Average Pooling</w:t>
      </w:r>
      <w:r w:rsidR="004E3851">
        <w:rPr>
          <w:rStyle w:val="eop"/>
          <w:color w:val="000000"/>
          <w:shd w:val="clear" w:color="auto" w:fill="FFFFFF"/>
        </w:rPr>
        <w:t>.</w:t>
      </w:r>
      <w:r w:rsidR="00375F7E">
        <w:rPr>
          <w:rStyle w:val="eop"/>
          <w:color w:val="000000"/>
          <w:shd w:val="clear" w:color="auto" w:fill="FFFFFF"/>
        </w:rPr>
        <w:t xml:space="preserve"> </w:t>
      </w:r>
      <w:proofErr w:type="spellStart"/>
      <w:r w:rsidR="00375F7E">
        <w:rPr>
          <w:rStyle w:val="eop"/>
          <w:color w:val="000000"/>
          <w:shd w:val="clear" w:color="auto" w:fill="FFFFFF"/>
        </w:rPr>
        <w:t>T</w:t>
      </w:r>
      <w:r w:rsidR="00374C8D">
        <w:rPr>
          <w:rStyle w:val="eop"/>
          <w:color w:val="000000"/>
          <w:shd w:val="clear" w:color="auto" w:fill="FFFFFF"/>
        </w:rPr>
        <w:t>ahapan</w:t>
      </w:r>
      <w:proofErr w:type="spellEnd"/>
      <w:r w:rsidR="00374C8D">
        <w:rPr>
          <w:rStyle w:val="eop"/>
          <w:color w:val="000000"/>
          <w:shd w:val="clear" w:color="auto" w:fill="FFFFFF"/>
        </w:rPr>
        <w:t xml:space="preserve"> </w:t>
      </w:r>
      <w:proofErr w:type="spellStart"/>
      <w:r w:rsidR="00374C8D">
        <w:rPr>
          <w:rStyle w:val="eop"/>
          <w:color w:val="000000"/>
          <w:shd w:val="clear" w:color="auto" w:fill="FFFFFF"/>
        </w:rPr>
        <w:t>ini</w:t>
      </w:r>
      <w:proofErr w:type="spellEnd"/>
      <w:r w:rsidR="00375F7E">
        <w:rPr>
          <w:rStyle w:val="eop"/>
          <w:color w:val="000000"/>
          <w:shd w:val="clear" w:color="auto" w:fill="FFFFFF"/>
        </w:rPr>
        <w:t xml:space="preserve"> </w:t>
      </w:r>
      <w:proofErr w:type="spellStart"/>
      <w:r w:rsidR="00095355">
        <w:rPr>
          <w:rStyle w:val="eop"/>
          <w:color w:val="000000"/>
          <w:shd w:val="clear" w:color="auto" w:fill="FFFFFF"/>
        </w:rPr>
        <w:t>me</w:t>
      </w:r>
      <w:r w:rsidR="00375F7E">
        <w:rPr>
          <w:rStyle w:val="eop"/>
          <w:color w:val="000000"/>
          <w:shd w:val="clear" w:color="auto" w:fill="FFFFFF"/>
        </w:rPr>
        <w:t>miliki</w:t>
      </w:r>
      <w:proofErr w:type="spellEnd"/>
      <w:r w:rsidR="00095355">
        <w:rPr>
          <w:rStyle w:val="eop"/>
          <w:color w:val="000000"/>
          <w:shd w:val="clear" w:color="auto" w:fill="FFFFFF"/>
        </w:rPr>
        <w:t xml:space="preserve"> </w:t>
      </w:r>
      <w:proofErr w:type="spellStart"/>
      <w:r w:rsidR="00095355">
        <w:rPr>
          <w:rStyle w:val="eop"/>
          <w:color w:val="000000"/>
          <w:shd w:val="clear" w:color="auto" w:fill="FFFFFF"/>
        </w:rPr>
        <w:t>pengaturan</w:t>
      </w:r>
      <w:proofErr w:type="spellEnd"/>
      <w:r w:rsidR="00374C8D">
        <w:rPr>
          <w:rStyle w:val="eop"/>
          <w:color w:val="000000"/>
          <w:shd w:val="clear" w:color="auto" w:fill="FFFFFF"/>
        </w:rPr>
        <w:t xml:space="preserve"> </w:t>
      </w:r>
      <w:r w:rsidR="00375F7E">
        <w:rPr>
          <w:rStyle w:val="eop"/>
          <w:color w:val="000000"/>
          <w:shd w:val="clear" w:color="auto" w:fill="FFFFFF"/>
        </w:rPr>
        <w:t xml:space="preserve">pada </w:t>
      </w:r>
      <w:r w:rsidR="00374C8D">
        <w:rPr>
          <w:rStyle w:val="eop"/>
          <w:i/>
          <w:iCs/>
          <w:color w:val="000000"/>
          <w:shd w:val="clear" w:color="auto" w:fill="FFFFFF"/>
        </w:rPr>
        <w:t xml:space="preserve">learning rate </w:t>
      </w:r>
      <w:r w:rsidR="00374C8D">
        <w:rPr>
          <w:rStyle w:val="eop"/>
          <w:color w:val="000000"/>
          <w:shd w:val="clear" w:color="auto" w:fill="FFFFFF"/>
        </w:rPr>
        <w:t>0</w:t>
      </w:r>
      <w:r w:rsidR="00864869">
        <w:rPr>
          <w:rStyle w:val="eop"/>
          <w:color w:val="000000"/>
          <w:shd w:val="clear" w:color="auto" w:fill="FFFFFF"/>
        </w:rPr>
        <w:t>.</w:t>
      </w:r>
      <w:r w:rsidR="00374C8D">
        <w:rPr>
          <w:rStyle w:val="eop"/>
          <w:color w:val="000000"/>
          <w:shd w:val="clear" w:color="auto" w:fill="FFFFFF"/>
        </w:rPr>
        <w:t>0001</w:t>
      </w:r>
      <w:r w:rsidR="00571C6F">
        <w:rPr>
          <w:rStyle w:val="eop"/>
          <w:color w:val="000000"/>
          <w:shd w:val="clear" w:color="auto" w:fill="FFFFFF"/>
        </w:rPr>
        <w:t xml:space="preserve">, </w:t>
      </w:r>
      <w:r w:rsidR="00374C8D">
        <w:rPr>
          <w:rStyle w:val="eop"/>
          <w:i/>
          <w:iCs/>
          <w:color w:val="000000"/>
          <w:shd w:val="clear" w:color="auto" w:fill="FFFFFF"/>
        </w:rPr>
        <w:t xml:space="preserve">batch size </w:t>
      </w:r>
      <w:r w:rsidR="00374C8D">
        <w:rPr>
          <w:rStyle w:val="eop"/>
          <w:color w:val="000000"/>
          <w:shd w:val="clear" w:color="auto" w:fill="FFFFFF"/>
        </w:rPr>
        <w:t>64</w:t>
      </w:r>
      <w:r w:rsidR="00571C6F">
        <w:rPr>
          <w:rStyle w:val="eop"/>
          <w:color w:val="000000"/>
          <w:shd w:val="clear" w:color="auto" w:fill="FFFFFF"/>
        </w:rPr>
        <w:t xml:space="preserve">, </w:t>
      </w:r>
      <w:r w:rsidR="00571C6F" w:rsidRPr="00DB5D0A">
        <w:rPr>
          <w:rStyle w:val="eop"/>
          <w:i/>
          <w:iCs/>
          <w:color w:val="000000"/>
          <w:shd w:val="clear" w:color="auto" w:fill="FFFFFF"/>
        </w:rPr>
        <w:t>epoch</w:t>
      </w:r>
      <w:r w:rsidR="00571C6F">
        <w:rPr>
          <w:rStyle w:val="eop"/>
          <w:color w:val="000000"/>
          <w:shd w:val="clear" w:color="auto" w:fill="FFFFFF"/>
        </w:rPr>
        <w:t xml:space="preserve"> </w:t>
      </w:r>
      <w:r w:rsidR="000D03A1">
        <w:rPr>
          <w:rStyle w:val="eop"/>
          <w:color w:val="000000"/>
          <w:shd w:val="clear" w:color="auto" w:fill="FFFFFF"/>
        </w:rPr>
        <w:t xml:space="preserve">100 </w:t>
      </w:r>
      <w:proofErr w:type="spellStart"/>
      <w:r w:rsidR="000D03A1">
        <w:rPr>
          <w:rStyle w:val="eop"/>
          <w:color w:val="000000"/>
          <w:shd w:val="clear" w:color="auto" w:fill="FFFFFF"/>
        </w:rPr>
        <w:t>dengan</w:t>
      </w:r>
      <w:proofErr w:type="spellEnd"/>
      <w:r w:rsidR="000D03A1">
        <w:rPr>
          <w:rStyle w:val="eop"/>
          <w:color w:val="000000"/>
          <w:shd w:val="clear" w:color="auto" w:fill="FFFFFF"/>
        </w:rPr>
        <w:t xml:space="preserve"> </w:t>
      </w:r>
      <w:proofErr w:type="spellStart"/>
      <w:r w:rsidR="000D03A1">
        <w:rPr>
          <w:rStyle w:val="eop"/>
          <w:color w:val="000000"/>
          <w:shd w:val="clear" w:color="auto" w:fill="FFFFFF"/>
        </w:rPr>
        <w:t>menggun</w:t>
      </w:r>
      <w:r w:rsidR="00375F7E">
        <w:rPr>
          <w:rStyle w:val="eop"/>
          <w:color w:val="000000"/>
          <w:shd w:val="clear" w:color="auto" w:fill="FFFFFF"/>
        </w:rPr>
        <w:t>akan</w:t>
      </w:r>
      <w:proofErr w:type="spellEnd"/>
      <w:r w:rsidR="00375F7E">
        <w:rPr>
          <w:rStyle w:val="eop"/>
          <w:color w:val="000000"/>
          <w:shd w:val="clear" w:color="auto" w:fill="FFFFFF"/>
        </w:rPr>
        <w:t xml:space="preserve"> </w:t>
      </w:r>
      <w:r w:rsidR="00375F7E">
        <w:rPr>
          <w:rStyle w:val="eop"/>
          <w:i/>
          <w:iCs/>
          <w:color w:val="000000"/>
          <w:shd w:val="clear" w:color="auto" w:fill="FFFFFF"/>
        </w:rPr>
        <w:t>early stopping</w:t>
      </w:r>
      <w:r w:rsidR="00531AA9">
        <w:rPr>
          <w:rStyle w:val="eop"/>
          <w:color w:val="000000"/>
          <w:shd w:val="clear" w:color="auto" w:fill="FFFFFF"/>
        </w:rPr>
        <w:t xml:space="preserve">. </w:t>
      </w:r>
      <w:proofErr w:type="spellStart"/>
      <w:r w:rsidR="003331E4">
        <w:rPr>
          <w:rStyle w:val="eop"/>
          <w:color w:val="000000"/>
          <w:shd w:val="clear" w:color="auto" w:fill="FFFFFF"/>
        </w:rPr>
        <w:t>Berikut</w:t>
      </w:r>
      <w:proofErr w:type="spellEnd"/>
      <w:r w:rsidR="003331E4">
        <w:rPr>
          <w:rStyle w:val="eop"/>
          <w:color w:val="000000"/>
          <w:shd w:val="clear" w:color="auto" w:fill="FFFFFF"/>
        </w:rPr>
        <w:t xml:space="preserve"> </w:t>
      </w:r>
      <w:proofErr w:type="spellStart"/>
      <w:r w:rsidR="003331E4">
        <w:rPr>
          <w:rStyle w:val="eop"/>
          <w:color w:val="000000"/>
          <w:shd w:val="clear" w:color="auto" w:fill="FFFFFF"/>
        </w:rPr>
        <w:t>merupakan</w:t>
      </w:r>
      <w:proofErr w:type="spellEnd"/>
      <w:r w:rsidR="003331E4">
        <w:rPr>
          <w:rStyle w:val="eop"/>
          <w:color w:val="000000"/>
          <w:shd w:val="clear" w:color="auto" w:fill="FFFFFF"/>
        </w:rPr>
        <w:t xml:space="preserve"> </w:t>
      </w:r>
      <w:proofErr w:type="spellStart"/>
      <w:r w:rsidR="000D0EEE">
        <w:rPr>
          <w:rStyle w:val="eop"/>
          <w:color w:val="000000"/>
          <w:shd w:val="clear" w:color="auto" w:fill="FFFFFF"/>
        </w:rPr>
        <w:t>hasil</w:t>
      </w:r>
      <w:proofErr w:type="spellEnd"/>
      <w:r w:rsidR="000D0EEE">
        <w:rPr>
          <w:rStyle w:val="eop"/>
          <w:color w:val="000000"/>
          <w:shd w:val="clear" w:color="auto" w:fill="FFFFFF"/>
        </w:rPr>
        <w:t xml:space="preserve"> </w:t>
      </w:r>
      <w:proofErr w:type="spellStart"/>
      <w:r w:rsidR="000D0EEE">
        <w:rPr>
          <w:rStyle w:val="eop"/>
          <w:color w:val="000000"/>
          <w:shd w:val="clear" w:color="auto" w:fill="FFFFFF"/>
        </w:rPr>
        <w:t>pengujian</w:t>
      </w:r>
      <w:proofErr w:type="spellEnd"/>
      <w:r w:rsidR="000D0EEE">
        <w:rPr>
          <w:rStyle w:val="eop"/>
          <w:color w:val="000000"/>
          <w:shd w:val="clear" w:color="auto" w:fill="FFFFFF"/>
        </w:rPr>
        <w:t xml:space="preserve"> </w:t>
      </w:r>
      <w:r w:rsidR="000D0EEE">
        <w:rPr>
          <w:rStyle w:val="eop"/>
          <w:i/>
          <w:iCs/>
          <w:color w:val="000000"/>
          <w:shd w:val="clear" w:color="auto" w:fill="FFFFFF"/>
        </w:rPr>
        <w:t xml:space="preserve">optimizer </w:t>
      </w:r>
      <w:proofErr w:type="spellStart"/>
      <w:r w:rsidR="000D0EEE">
        <w:rPr>
          <w:rStyle w:val="eop"/>
          <w:color w:val="000000"/>
          <w:shd w:val="clear" w:color="auto" w:fill="FFFFFF"/>
        </w:rPr>
        <w:t>terhadap</w:t>
      </w:r>
      <w:proofErr w:type="spellEnd"/>
      <w:r w:rsidR="000D0EEE">
        <w:rPr>
          <w:rStyle w:val="eop"/>
          <w:color w:val="000000"/>
          <w:shd w:val="clear" w:color="auto" w:fill="FFFFFF"/>
        </w:rPr>
        <w:t xml:space="preserve"> </w:t>
      </w:r>
      <w:proofErr w:type="spellStart"/>
      <w:r w:rsidR="00BD3F55">
        <w:rPr>
          <w:rStyle w:val="eop"/>
          <w:color w:val="000000"/>
          <w:shd w:val="clear" w:color="auto" w:fill="FFFFFF"/>
        </w:rPr>
        <w:t>arsitektur</w:t>
      </w:r>
      <w:proofErr w:type="spellEnd"/>
      <w:r w:rsidR="00BD3F55">
        <w:rPr>
          <w:rStyle w:val="eop"/>
          <w:color w:val="000000"/>
          <w:shd w:val="clear" w:color="auto" w:fill="FFFFFF"/>
        </w:rPr>
        <w:t xml:space="preserve"> ResNet152 V2</w:t>
      </w:r>
      <w:r w:rsidR="00C60773">
        <w:rPr>
          <w:rStyle w:val="eop"/>
          <w:color w:val="000000"/>
          <w:shd w:val="clear" w:color="auto" w:fill="FFFFFF"/>
        </w:rPr>
        <w:t>:</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60"/>
        <w:gridCol w:w="1260"/>
        <w:gridCol w:w="1275"/>
        <w:gridCol w:w="1380"/>
        <w:gridCol w:w="1215"/>
        <w:gridCol w:w="1200"/>
      </w:tblGrid>
      <w:tr w:rsidR="009C0946" w:rsidRPr="00D7078A" w14:paraId="6D324889" w14:textId="77777777" w:rsidTr="6A2FA4C0">
        <w:trPr>
          <w:trHeight w:val="840"/>
        </w:trPr>
        <w:tc>
          <w:tcPr>
            <w:tcW w:w="15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57626651" w14:textId="77777777" w:rsidR="009C0946" w:rsidRPr="00D7078A" w:rsidRDefault="009C0946">
            <w:pPr>
              <w:spacing w:after="0" w:line="240" w:lineRule="auto"/>
              <w:ind w:firstLine="0"/>
              <w:jc w:val="center"/>
              <w:textAlignment w:val="baseline"/>
              <w:rPr>
                <w:rFonts w:ascii="Segoe UI" w:eastAsia="Times New Roman" w:hAnsi="Segoe UI" w:cs="Segoe UI"/>
                <w:sz w:val="18"/>
                <w:szCs w:val="18"/>
                <w:lang w:eastAsia="en-ID"/>
              </w:rPr>
            </w:pPr>
            <w:r>
              <w:rPr>
                <w:rFonts w:eastAsia="Times New Roman" w:cs="Times New Roman"/>
                <w:szCs w:val="24"/>
                <w:lang w:eastAsia="en-ID"/>
              </w:rPr>
              <w:t>Optimizer</w:t>
            </w:r>
            <w:r w:rsidRPr="00D7078A">
              <w:rPr>
                <w:rFonts w:eastAsia="Times New Roman" w:cs="Times New Roman"/>
                <w:szCs w:val="24"/>
                <w:lang w:eastAsia="en-ID"/>
              </w:rPr>
              <w:t> </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74FC17C6" w14:textId="77777777" w:rsidR="009C0946" w:rsidRPr="00D7078A" w:rsidRDefault="009C0946">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Train Accuracy</w:t>
            </w:r>
            <w:r w:rsidRPr="00D7078A">
              <w:rPr>
                <w:rFonts w:eastAsia="Times New Roman" w:cs="Times New Roman"/>
                <w:szCs w:val="24"/>
                <w:lang w:eastAsia="en-ID"/>
              </w:rPr>
              <w:t> </w:t>
            </w:r>
          </w:p>
        </w:tc>
        <w:tc>
          <w:tcPr>
            <w:tcW w:w="127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6290BC8" w14:textId="77777777" w:rsidR="009C0946" w:rsidRPr="00D7078A" w:rsidRDefault="009C0946">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Train Loss</w:t>
            </w:r>
            <w:r w:rsidRPr="00D7078A">
              <w:rPr>
                <w:rFonts w:eastAsia="Times New Roman" w:cs="Times New Roman"/>
                <w:szCs w:val="24"/>
                <w:lang w:eastAsia="en-ID"/>
              </w:rPr>
              <w:t> </w:t>
            </w:r>
          </w:p>
        </w:tc>
        <w:tc>
          <w:tcPr>
            <w:tcW w:w="138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6FB5AD14" w14:textId="77777777" w:rsidR="009C0946" w:rsidRPr="00D7078A" w:rsidRDefault="009C0946">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Validation Accuracy</w:t>
            </w:r>
            <w:r w:rsidRPr="00D7078A">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7BDC5AA" w14:textId="77777777" w:rsidR="009C0946" w:rsidRPr="00D7078A" w:rsidRDefault="009C0946">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Validation Loss</w:t>
            </w:r>
            <w:r w:rsidRPr="00D7078A">
              <w:rPr>
                <w:rFonts w:eastAsia="Times New Roman" w:cs="Times New Roman"/>
                <w:szCs w:val="24"/>
                <w:lang w:eastAsia="en-ID"/>
              </w:rPr>
              <w:t> </w:t>
            </w:r>
          </w:p>
        </w:tc>
        <w:tc>
          <w:tcPr>
            <w:tcW w:w="120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3654C5BA" w14:textId="77777777" w:rsidR="009C0946" w:rsidRPr="00D7078A" w:rsidRDefault="009C0946">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Test Accuracy</w:t>
            </w:r>
            <w:r w:rsidRPr="00D7078A">
              <w:rPr>
                <w:rFonts w:eastAsia="Times New Roman" w:cs="Times New Roman"/>
                <w:szCs w:val="24"/>
                <w:lang w:eastAsia="en-ID"/>
              </w:rPr>
              <w:t> </w:t>
            </w:r>
          </w:p>
        </w:tc>
      </w:tr>
      <w:tr w:rsidR="009C0946" w:rsidRPr="00180BD1" w14:paraId="4D650ED9" w14:textId="77777777" w:rsidTr="00180BD1">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15930D" w14:textId="296E6E9C" w:rsidR="009C0946" w:rsidRPr="009C0946" w:rsidRDefault="52537809"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RMSprop</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7FB7271F" w14:textId="777AFC76" w:rsidR="009C0946" w:rsidRPr="009C0946" w:rsidRDefault="78DC60F6"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99,87%</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3064C274" w14:textId="191A7166" w:rsidR="009C0946" w:rsidRPr="009C0946" w:rsidRDefault="149A84E8"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0</w:t>
            </w:r>
            <w:r w:rsidR="4006387F" w:rsidRPr="6A2FA4C0">
              <w:rPr>
                <w:rFonts w:eastAsia="Times New Roman" w:cs="Times New Roman"/>
                <w:lang w:eastAsia="en-ID"/>
              </w:rPr>
              <w:t>,</w:t>
            </w:r>
            <w:r w:rsidRPr="6A2FA4C0">
              <w:rPr>
                <w:rFonts w:eastAsia="Times New Roman" w:cs="Times New Roman"/>
                <w:lang w:eastAsia="en-ID"/>
              </w:rPr>
              <w:t>019</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2484AF17" w14:textId="3385A97B" w:rsidR="009C0946" w:rsidRPr="009C0946" w:rsidRDefault="66483C51"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89,17%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113DBBC2" w14:textId="0DF11350" w:rsidR="009C0946" w:rsidRPr="009C0946" w:rsidRDefault="15412DBA"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0,4479</w:t>
            </w:r>
          </w:p>
        </w:tc>
        <w:tc>
          <w:tcPr>
            <w:tcW w:w="1200"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0858B003" w14:textId="09861E02" w:rsidR="009C0946" w:rsidRPr="00180BD1" w:rsidRDefault="15412DBA" w:rsidP="6A2FA4C0">
            <w:pPr>
              <w:spacing w:after="0" w:line="240" w:lineRule="auto"/>
              <w:ind w:firstLine="0"/>
              <w:jc w:val="center"/>
              <w:textAlignment w:val="baseline"/>
              <w:rPr>
                <w:rFonts w:eastAsia="Times New Roman" w:cs="Times New Roman"/>
                <w:lang w:eastAsia="en-ID"/>
              </w:rPr>
            </w:pPr>
            <w:r w:rsidRPr="00180BD1">
              <w:rPr>
                <w:rFonts w:eastAsia="Times New Roman" w:cs="Times New Roman"/>
                <w:lang w:eastAsia="en-ID"/>
              </w:rPr>
              <w:t>89,67%</w:t>
            </w:r>
          </w:p>
        </w:tc>
      </w:tr>
      <w:tr w:rsidR="009C0946" w:rsidRPr="00D7078A" w14:paraId="33633339" w14:textId="77777777" w:rsidTr="6A2FA4C0">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F777AB" w14:textId="72263004" w:rsidR="009C0946" w:rsidRPr="009C0946" w:rsidRDefault="32083C22"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Adam</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08B6B6FD" w14:textId="21FC178F" w:rsidR="009C0946" w:rsidRPr="009C0946" w:rsidRDefault="32083C22"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99,96%</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6496AF8C" w14:textId="7A375E29" w:rsidR="009C0946" w:rsidRPr="009C0946" w:rsidRDefault="32083C22"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0,0226</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03D96B13" w14:textId="1C05BE72" w:rsidR="009C0946" w:rsidRPr="009C0946" w:rsidRDefault="32083C22"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87,17%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46ED69E1" w14:textId="0B04D788" w:rsidR="009C0946" w:rsidRPr="009C0946" w:rsidRDefault="32083C22"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0,4044</w:t>
            </w:r>
          </w:p>
        </w:tc>
        <w:tc>
          <w:tcPr>
            <w:tcW w:w="1200" w:type="dxa"/>
            <w:tcBorders>
              <w:top w:val="single" w:sz="6" w:space="0" w:color="auto"/>
              <w:left w:val="single" w:sz="6" w:space="0" w:color="auto"/>
              <w:bottom w:val="single" w:sz="6" w:space="0" w:color="auto"/>
              <w:right w:val="single" w:sz="6" w:space="0" w:color="auto"/>
            </w:tcBorders>
            <w:shd w:val="clear" w:color="auto" w:fill="auto"/>
          </w:tcPr>
          <w:p w14:paraId="1D03BC80" w14:textId="02CE6D56" w:rsidR="009C0946" w:rsidRPr="009C0946" w:rsidRDefault="75A3BB27"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86,33%</w:t>
            </w:r>
          </w:p>
        </w:tc>
      </w:tr>
      <w:tr w:rsidR="009C0946" w:rsidRPr="00D7078A" w14:paraId="403018C5" w14:textId="77777777" w:rsidTr="6A2FA4C0">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B0D870" w14:textId="4A0B5027" w:rsidR="009C0946" w:rsidRPr="009C0946" w:rsidRDefault="75A3BB27" w:rsidP="6A2FA4C0">
            <w:pPr>
              <w:spacing w:after="0" w:line="240" w:lineRule="auto"/>
              <w:ind w:firstLine="0"/>
              <w:jc w:val="center"/>
              <w:textAlignment w:val="baseline"/>
              <w:rPr>
                <w:rFonts w:eastAsia="Times New Roman" w:cs="Times New Roman"/>
                <w:lang w:eastAsia="en-ID"/>
              </w:rPr>
            </w:pPr>
            <w:proofErr w:type="spellStart"/>
            <w:r w:rsidRPr="6A2FA4C0">
              <w:rPr>
                <w:rFonts w:eastAsia="Times New Roman" w:cs="Times New Roman"/>
                <w:lang w:eastAsia="en-ID"/>
              </w:rPr>
              <w:t>Adamax</w:t>
            </w:r>
            <w:proofErr w:type="spellEnd"/>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3E6C2C82" w14:textId="393E2DC0" w:rsidR="009C0946" w:rsidRPr="009C0946" w:rsidRDefault="75A3BB27"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99,96%</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56F45FC0" w14:textId="25302AEF" w:rsidR="009C0946" w:rsidRPr="009C0946" w:rsidRDefault="75A3BB27"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0,0306</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780A317F" w14:textId="6659858B" w:rsidR="009C0946" w:rsidRPr="009C0946" w:rsidRDefault="75A3BB27"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87,67%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3A19D2CB" w14:textId="604E4DD8" w:rsidR="009C0946" w:rsidRPr="009C0946" w:rsidRDefault="75A3BB27"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0,4066</w:t>
            </w:r>
          </w:p>
        </w:tc>
        <w:tc>
          <w:tcPr>
            <w:tcW w:w="1200" w:type="dxa"/>
            <w:tcBorders>
              <w:top w:val="single" w:sz="6" w:space="0" w:color="auto"/>
              <w:left w:val="single" w:sz="6" w:space="0" w:color="auto"/>
              <w:bottom w:val="single" w:sz="6" w:space="0" w:color="auto"/>
              <w:right w:val="single" w:sz="6" w:space="0" w:color="auto"/>
            </w:tcBorders>
            <w:shd w:val="clear" w:color="auto" w:fill="auto"/>
          </w:tcPr>
          <w:p w14:paraId="0BB880C1" w14:textId="72766224" w:rsidR="009C0946" w:rsidRPr="009C0946" w:rsidRDefault="75A3BB27" w:rsidP="6A2FA4C0">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86,67%</w:t>
            </w:r>
          </w:p>
        </w:tc>
      </w:tr>
      <w:tr w:rsidR="6A2FA4C0" w14:paraId="629F5845" w14:textId="77777777" w:rsidTr="6A2FA4C0">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2F06B2" w14:textId="14CAA86A" w:rsidR="75A3BB27" w:rsidRDefault="75A3BB27" w:rsidP="6A2FA4C0">
            <w:pPr>
              <w:spacing w:line="240" w:lineRule="auto"/>
              <w:ind w:firstLine="0"/>
              <w:jc w:val="center"/>
              <w:rPr>
                <w:rFonts w:eastAsia="Times New Roman" w:cs="Times New Roman"/>
                <w:lang w:eastAsia="en-ID"/>
              </w:rPr>
            </w:pPr>
            <w:r w:rsidRPr="6A2FA4C0">
              <w:rPr>
                <w:rFonts w:eastAsia="Times New Roman" w:cs="Times New Roman"/>
                <w:lang w:eastAsia="en-ID"/>
              </w:rPr>
              <w:t>Nadam</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604D785E" w14:textId="43CE91EA" w:rsidR="75A3BB27" w:rsidRDefault="75A3BB27" w:rsidP="6A2FA4C0">
            <w:pPr>
              <w:spacing w:line="240" w:lineRule="auto"/>
              <w:ind w:firstLine="0"/>
              <w:jc w:val="center"/>
              <w:rPr>
                <w:rFonts w:eastAsia="Times New Roman" w:cs="Times New Roman"/>
                <w:lang w:eastAsia="en-ID"/>
              </w:rPr>
            </w:pPr>
            <w:r w:rsidRPr="6A2FA4C0">
              <w:rPr>
                <w:rFonts w:eastAsia="Times New Roman" w:cs="Times New Roman"/>
                <w:lang w:eastAsia="en-ID"/>
              </w:rPr>
              <w:t>99,96%</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48168E0C" w14:textId="0352BDA6" w:rsidR="75A3BB27" w:rsidRDefault="75A3BB27" w:rsidP="6A2FA4C0">
            <w:pPr>
              <w:spacing w:line="240" w:lineRule="auto"/>
              <w:ind w:firstLine="0"/>
              <w:jc w:val="center"/>
              <w:rPr>
                <w:rFonts w:eastAsia="Times New Roman" w:cs="Times New Roman"/>
                <w:lang w:eastAsia="en-ID"/>
              </w:rPr>
            </w:pPr>
            <w:r w:rsidRPr="6A2FA4C0">
              <w:rPr>
                <w:rFonts w:eastAsia="Times New Roman" w:cs="Times New Roman"/>
                <w:lang w:eastAsia="en-ID"/>
              </w:rPr>
              <w:t>0,031</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7C73C790" w14:textId="7D0A1341" w:rsidR="75A3BB27" w:rsidRDefault="75A3BB27" w:rsidP="6A2FA4C0">
            <w:pPr>
              <w:spacing w:line="240" w:lineRule="auto"/>
              <w:ind w:firstLine="0"/>
              <w:jc w:val="center"/>
              <w:rPr>
                <w:rFonts w:eastAsia="Times New Roman" w:cs="Times New Roman"/>
                <w:lang w:eastAsia="en-ID"/>
              </w:rPr>
            </w:pPr>
            <w:r w:rsidRPr="6A2FA4C0">
              <w:rPr>
                <w:rFonts w:eastAsia="Times New Roman" w:cs="Times New Roman"/>
                <w:lang w:eastAsia="en-ID"/>
              </w:rPr>
              <w:t>87,83%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008846B7" w14:textId="4BF067AC" w:rsidR="75A3BB27" w:rsidRDefault="75A3BB27" w:rsidP="6A2FA4C0">
            <w:pPr>
              <w:spacing w:line="240" w:lineRule="auto"/>
              <w:ind w:firstLine="0"/>
              <w:jc w:val="center"/>
              <w:rPr>
                <w:rFonts w:eastAsia="Times New Roman" w:cs="Times New Roman"/>
                <w:lang w:eastAsia="en-ID"/>
              </w:rPr>
            </w:pPr>
            <w:r w:rsidRPr="6A2FA4C0">
              <w:rPr>
                <w:rFonts w:eastAsia="Times New Roman" w:cs="Times New Roman"/>
                <w:lang w:eastAsia="en-ID"/>
              </w:rPr>
              <w:t>0,3948</w:t>
            </w:r>
          </w:p>
        </w:tc>
        <w:tc>
          <w:tcPr>
            <w:tcW w:w="1200" w:type="dxa"/>
            <w:tcBorders>
              <w:top w:val="single" w:sz="6" w:space="0" w:color="auto"/>
              <w:left w:val="single" w:sz="6" w:space="0" w:color="auto"/>
              <w:bottom w:val="single" w:sz="6" w:space="0" w:color="auto"/>
              <w:right w:val="single" w:sz="6" w:space="0" w:color="auto"/>
            </w:tcBorders>
            <w:shd w:val="clear" w:color="auto" w:fill="auto"/>
          </w:tcPr>
          <w:p w14:paraId="08FFFD67" w14:textId="5A7CBF7E" w:rsidR="75A3BB27" w:rsidRDefault="75A3BB27" w:rsidP="6A2FA4C0">
            <w:pPr>
              <w:spacing w:line="240" w:lineRule="auto"/>
              <w:ind w:firstLine="0"/>
              <w:jc w:val="center"/>
              <w:rPr>
                <w:rFonts w:eastAsia="Times New Roman" w:cs="Times New Roman"/>
                <w:lang w:eastAsia="en-ID"/>
              </w:rPr>
            </w:pPr>
            <w:r w:rsidRPr="6A2FA4C0">
              <w:rPr>
                <w:rFonts w:eastAsia="Times New Roman" w:cs="Times New Roman"/>
                <w:lang w:eastAsia="en-ID"/>
              </w:rPr>
              <w:t>84%</w:t>
            </w:r>
          </w:p>
        </w:tc>
      </w:tr>
    </w:tbl>
    <w:p w14:paraId="52EFE9BB" w14:textId="2E8CDE4C" w:rsidR="00166130" w:rsidRPr="0017232C" w:rsidRDefault="00166130" w:rsidP="009C0946">
      <w:pPr>
        <w:ind w:firstLine="0"/>
        <w:rPr>
          <w:lang w:val="en-US"/>
        </w:rPr>
      </w:pPr>
      <w:r>
        <w:rPr>
          <w:lang w:val="en-US"/>
        </w:rPr>
        <w:t>Pada tab</w:t>
      </w:r>
      <w:r w:rsidR="00466B00">
        <w:rPr>
          <w:lang w:val="en-US"/>
        </w:rPr>
        <w:t xml:space="preserve">el …, dapat </w:t>
      </w:r>
      <w:proofErr w:type="spellStart"/>
      <w:r w:rsidR="00466B00">
        <w:rPr>
          <w:lang w:val="en-US"/>
        </w:rPr>
        <w:t>dilih</w:t>
      </w:r>
      <w:r w:rsidR="00196EF2">
        <w:rPr>
          <w:lang w:val="en-US"/>
        </w:rPr>
        <w:t>at</w:t>
      </w:r>
      <w:proofErr w:type="spellEnd"/>
      <w:r w:rsidR="00196EF2">
        <w:rPr>
          <w:lang w:val="en-US"/>
        </w:rPr>
        <w:t xml:space="preserve"> </w:t>
      </w:r>
      <w:r w:rsidR="004A6158">
        <w:rPr>
          <w:lang w:val="en-US"/>
        </w:rPr>
        <w:t xml:space="preserve">untuk </w:t>
      </w:r>
      <w:proofErr w:type="spellStart"/>
      <w:r w:rsidR="004A6158">
        <w:rPr>
          <w:lang w:val="en-US"/>
        </w:rPr>
        <w:t>hasil</w:t>
      </w:r>
      <w:proofErr w:type="spellEnd"/>
      <w:r w:rsidR="004A6158">
        <w:rPr>
          <w:lang w:val="en-US"/>
        </w:rPr>
        <w:t xml:space="preserve"> pengujian </w:t>
      </w:r>
      <w:r w:rsidR="004A6158">
        <w:rPr>
          <w:i/>
          <w:iCs/>
          <w:lang w:val="en-US"/>
        </w:rPr>
        <w:t xml:space="preserve">optimizer </w:t>
      </w:r>
      <w:r w:rsidR="004A6158">
        <w:rPr>
          <w:lang w:val="en-US"/>
        </w:rPr>
        <w:t xml:space="preserve">RMSprop, Adam, </w:t>
      </w:r>
      <w:proofErr w:type="spellStart"/>
      <w:r w:rsidR="004A6158">
        <w:rPr>
          <w:lang w:val="en-US"/>
        </w:rPr>
        <w:t>Adamax</w:t>
      </w:r>
      <w:proofErr w:type="spellEnd"/>
      <w:r w:rsidR="004A6158">
        <w:rPr>
          <w:lang w:val="en-US"/>
        </w:rPr>
        <w:t xml:space="preserve">, </w:t>
      </w:r>
      <w:r w:rsidR="001C7556">
        <w:rPr>
          <w:lang w:val="en-US"/>
        </w:rPr>
        <w:t xml:space="preserve">dan </w:t>
      </w:r>
      <w:r w:rsidR="004A6158">
        <w:rPr>
          <w:lang w:val="en-US"/>
        </w:rPr>
        <w:t xml:space="preserve">Nadam. </w:t>
      </w:r>
      <w:r w:rsidR="009F7103">
        <w:rPr>
          <w:lang w:val="en-US"/>
        </w:rPr>
        <w:t xml:space="preserve">Dari pengujian </w:t>
      </w:r>
      <w:proofErr w:type="spellStart"/>
      <w:r w:rsidR="009F7103">
        <w:rPr>
          <w:lang w:val="en-US"/>
        </w:rPr>
        <w:t>terhadap</w:t>
      </w:r>
      <w:proofErr w:type="spellEnd"/>
      <w:r w:rsidR="009F7103">
        <w:rPr>
          <w:lang w:val="en-US"/>
        </w:rPr>
        <w:t xml:space="preserve"> </w:t>
      </w:r>
      <w:proofErr w:type="spellStart"/>
      <w:r w:rsidR="009F7103">
        <w:rPr>
          <w:lang w:val="en-US"/>
        </w:rPr>
        <w:t>empat</w:t>
      </w:r>
      <w:proofErr w:type="spellEnd"/>
      <w:r w:rsidR="009F7103">
        <w:rPr>
          <w:lang w:val="en-US"/>
        </w:rPr>
        <w:t xml:space="preserve"> jenis </w:t>
      </w:r>
      <w:r w:rsidR="009F7103">
        <w:rPr>
          <w:i/>
          <w:iCs/>
          <w:lang w:val="en-US"/>
        </w:rPr>
        <w:t xml:space="preserve">optimizer </w:t>
      </w:r>
      <w:r w:rsidR="009F7103">
        <w:rPr>
          <w:lang w:val="en-US"/>
        </w:rPr>
        <w:t xml:space="preserve">yang </w:t>
      </w:r>
      <w:proofErr w:type="spellStart"/>
      <w:r w:rsidR="009F7103">
        <w:rPr>
          <w:lang w:val="en-US"/>
        </w:rPr>
        <w:t>telah</w:t>
      </w:r>
      <w:proofErr w:type="spellEnd"/>
      <w:r w:rsidR="009F7103">
        <w:rPr>
          <w:lang w:val="en-US"/>
        </w:rPr>
        <w:t xml:space="preserve"> </w:t>
      </w:r>
      <w:proofErr w:type="spellStart"/>
      <w:r w:rsidR="009F7103">
        <w:rPr>
          <w:lang w:val="en-US"/>
        </w:rPr>
        <w:t>dilakukan</w:t>
      </w:r>
      <w:proofErr w:type="spellEnd"/>
      <w:r w:rsidR="008B6E56">
        <w:rPr>
          <w:lang w:val="en-US"/>
        </w:rPr>
        <w:t xml:space="preserve">, </w:t>
      </w:r>
      <w:proofErr w:type="spellStart"/>
      <w:r w:rsidR="00AB26FC">
        <w:rPr>
          <w:lang w:val="en-US"/>
        </w:rPr>
        <w:t>hasil</w:t>
      </w:r>
      <w:proofErr w:type="spellEnd"/>
      <w:r w:rsidR="006D4BEB">
        <w:rPr>
          <w:lang w:val="en-US"/>
        </w:rPr>
        <w:t xml:space="preserve"> </w:t>
      </w:r>
      <w:r w:rsidR="00C57E81">
        <w:rPr>
          <w:i/>
          <w:iCs/>
          <w:lang w:val="en-US"/>
        </w:rPr>
        <w:t>test accuracy</w:t>
      </w:r>
      <w:r w:rsidR="00231AE9">
        <w:rPr>
          <w:i/>
          <w:iCs/>
          <w:lang w:val="en-US"/>
        </w:rPr>
        <w:t xml:space="preserve"> </w:t>
      </w:r>
      <w:proofErr w:type="spellStart"/>
      <w:r w:rsidR="006D4BEB">
        <w:rPr>
          <w:lang w:val="en-US"/>
        </w:rPr>
        <w:t>terbaik</w:t>
      </w:r>
      <w:proofErr w:type="spellEnd"/>
      <w:r w:rsidR="006D4BEB">
        <w:rPr>
          <w:lang w:val="en-US"/>
        </w:rPr>
        <w:t xml:space="preserve"> </w:t>
      </w:r>
      <w:proofErr w:type="spellStart"/>
      <w:r w:rsidR="006D4BEB">
        <w:rPr>
          <w:lang w:val="en-US"/>
        </w:rPr>
        <w:t>didapatkan</w:t>
      </w:r>
      <w:proofErr w:type="spellEnd"/>
      <w:r w:rsidR="006D4BEB">
        <w:rPr>
          <w:lang w:val="en-US"/>
        </w:rPr>
        <w:t xml:space="preserve"> </w:t>
      </w:r>
      <w:r w:rsidR="006C6764">
        <w:rPr>
          <w:lang w:val="en-US"/>
        </w:rPr>
        <w:t xml:space="preserve">dengan </w:t>
      </w:r>
      <w:proofErr w:type="spellStart"/>
      <w:r w:rsidR="006C6764">
        <w:rPr>
          <w:lang w:val="en-US"/>
        </w:rPr>
        <w:t>nilai</w:t>
      </w:r>
      <w:proofErr w:type="spellEnd"/>
      <w:r w:rsidR="006C6764">
        <w:rPr>
          <w:lang w:val="en-US"/>
        </w:rPr>
        <w:t xml:space="preserve"> </w:t>
      </w:r>
      <w:r w:rsidR="0083515C">
        <w:rPr>
          <w:lang w:val="en-US"/>
        </w:rPr>
        <w:t xml:space="preserve">89,67% pada </w:t>
      </w:r>
      <w:r w:rsidR="00742C4F">
        <w:rPr>
          <w:i/>
          <w:iCs/>
          <w:lang w:val="en-US"/>
        </w:rPr>
        <w:t xml:space="preserve">optimizer </w:t>
      </w:r>
      <w:r w:rsidR="00742C4F">
        <w:rPr>
          <w:lang w:val="en-US"/>
        </w:rPr>
        <w:t xml:space="preserve">RMSprop. </w:t>
      </w:r>
      <w:proofErr w:type="spellStart"/>
      <w:r w:rsidR="00231AE9">
        <w:rPr>
          <w:lang w:val="en-US"/>
        </w:rPr>
        <w:t>Namun</w:t>
      </w:r>
      <w:proofErr w:type="spellEnd"/>
      <w:r w:rsidR="00231AE9">
        <w:rPr>
          <w:lang w:val="en-US"/>
        </w:rPr>
        <w:t xml:space="preserve">, untuk </w:t>
      </w:r>
      <w:proofErr w:type="spellStart"/>
      <w:r w:rsidR="00231AE9">
        <w:rPr>
          <w:lang w:val="en-US"/>
        </w:rPr>
        <w:t>hasil</w:t>
      </w:r>
      <w:proofErr w:type="spellEnd"/>
      <w:r w:rsidR="00231AE9">
        <w:rPr>
          <w:lang w:val="en-US"/>
        </w:rPr>
        <w:t xml:space="preserve"> </w:t>
      </w:r>
      <w:r w:rsidR="00231AE9">
        <w:rPr>
          <w:i/>
          <w:iCs/>
          <w:lang w:val="en-US"/>
        </w:rPr>
        <w:t xml:space="preserve">accuracy train </w:t>
      </w:r>
      <w:r w:rsidR="001036C9">
        <w:rPr>
          <w:lang w:val="en-US"/>
        </w:rPr>
        <w:t>pada RMSprop</w:t>
      </w:r>
      <w:r w:rsidR="0023135B">
        <w:rPr>
          <w:lang w:val="en-US"/>
        </w:rPr>
        <w:t xml:space="preserve"> </w:t>
      </w:r>
      <w:proofErr w:type="spellStart"/>
      <w:r w:rsidR="0023135B">
        <w:rPr>
          <w:lang w:val="en-US"/>
        </w:rPr>
        <w:t>bernilai</w:t>
      </w:r>
      <w:proofErr w:type="spellEnd"/>
      <w:r w:rsidR="0023135B">
        <w:rPr>
          <w:lang w:val="en-US"/>
        </w:rPr>
        <w:t xml:space="preserve"> 99,87% </w:t>
      </w:r>
      <w:proofErr w:type="spellStart"/>
      <w:r w:rsidR="0023135B">
        <w:rPr>
          <w:lang w:val="en-US"/>
        </w:rPr>
        <w:t>dimana</w:t>
      </w:r>
      <w:proofErr w:type="spellEnd"/>
      <w:r w:rsidR="0023135B">
        <w:rPr>
          <w:lang w:val="en-US"/>
        </w:rPr>
        <w:t xml:space="preserve"> </w:t>
      </w:r>
      <w:proofErr w:type="spellStart"/>
      <w:r w:rsidR="0023135B">
        <w:rPr>
          <w:lang w:val="en-US"/>
        </w:rPr>
        <w:t>kondisi</w:t>
      </w:r>
      <w:proofErr w:type="spellEnd"/>
      <w:r w:rsidR="0023135B">
        <w:rPr>
          <w:lang w:val="en-US"/>
        </w:rPr>
        <w:t xml:space="preserve"> tersebut</w:t>
      </w:r>
      <w:r w:rsidR="004F7277">
        <w:rPr>
          <w:lang w:val="en-US"/>
        </w:rPr>
        <w:t xml:space="preserve"> </w:t>
      </w:r>
      <w:r w:rsidR="00D92757">
        <w:rPr>
          <w:lang w:val="en-US"/>
        </w:rPr>
        <w:t xml:space="preserve">lebih </w:t>
      </w:r>
      <w:proofErr w:type="spellStart"/>
      <w:r w:rsidR="00D92757">
        <w:rPr>
          <w:lang w:val="en-US"/>
        </w:rPr>
        <w:t>rendah</w:t>
      </w:r>
      <w:proofErr w:type="spellEnd"/>
      <w:r w:rsidR="00D92757">
        <w:rPr>
          <w:lang w:val="en-US"/>
        </w:rPr>
        <w:t xml:space="preserve"> </w:t>
      </w:r>
      <w:r w:rsidR="00BA1038">
        <w:rPr>
          <w:lang w:val="en-US"/>
        </w:rPr>
        <w:t xml:space="preserve">dibandingkan </w:t>
      </w:r>
      <w:r w:rsidR="0023135B">
        <w:rPr>
          <w:i/>
          <w:iCs/>
          <w:lang w:val="en-US"/>
        </w:rPr>
        <w:t xml:space="preserve">optimizer </w:t>
      </w:r>
      <w:r w:rsidR="0023135B">
        <w:rPr>
          <w:lang w:val="en-US"/>
        </w:rPr>
        <w:t>lainnya</w:t>
      </w:r>
      <w:r w:rsidR="005F1B13">
        <w:rPr>
          <w:lang w:val="en-US"/>
        </w:rPr>
        <w:t xml:space="preserve"> </w:t>
      </w:r>
      <w:r w:rsidR="00D92757">
        <w:rPr>
          <w:lang w:val="en-US"/>
        </w:rPr>
        <w:t xml:space="preserve">dengan </w:t>
      </w:r>
      <w:proofErr w:type="spellStart"/>
      <w:r w:rsidR="00D92757">
        <w:rPr>
          <w:lang w:val="en-US"/>
        </w:rPr>
        <w:t>selisih</w:t>
      </w:r>
      <w:proofErr w:type="spellEnd"/>
      <w:r w:rsidR="00D92757">
        <w:rPr>
          <w:lang w:val="en-US"/>
        </w:rPr>
        <w:t xml:space="preserve"> </w:t>
      </w:r>
      <w:r w:rsidR="005F1B13">
        <w:rPr>
          <w:lang w:val="en-US"/>
        </w:rPr>
        <w:t>0,09</w:t>
      </w:r>
      <w:r w:rsidR="0023135B">
        <w:rPr>
          <w:lang w:val="en-US"/>
        </w:rPr>
        <w:t>.</w:t>
      </w:r>
      <w:r w:rsidR="0017232C">
        <w:rPr>
          <w:lang w:val="en-US"/>
        </w:rPr>
        <w:t xml:space="preserve"> Pada </w:t>
      </w:r>
      <w:proofErr w:type="spellStart"/>
      <w:r w:rsidR="0017232C">
        <w:rPr>
          <w:lang w:val="en-US"/>
        </w:rPr>
        <w:t>tahapan</w:t>
      </w:r>
      <w:proofErr w:type="spellEnd"/>
      <w:r w:rsidR="0017232C">
        <w:rPr>
          <w:lang w:val="en-US"/>
        </w:rPr>
        <w:t xml:space="preserve"> </w:t>
      </w:r>
      <w:r w:rsidR="00063901">
        <w:rPr>
          <w:lang w:val="en-US"/>
        </w:rPr>
        <w:t xml:space="preserve">pengujian </w:t>
      </w:r>
      <w:r w:rsidR="0017232C">
        <w:rPr>
          <w:lang w:val="en-US"/>
        </w:rPr>
        <w:t xml:space="preserve">selanjutnya, </w:t>
      </w:r>
      <w:r w:rsidR="0017232C">
        <w:rPr>
          <w:i/>
          <w:iCs/>
          <w:lang w:val="en-US"/>
        </w:rPr>
        <w:t xml:space="preserve">optimizer </w:t>
      </w:r>
      <w:r w:rsidR="0017232C">
        <w:rPr>
          <w:lang w:val="en-US"/>
        </w:rPr>
        <w:t xml:space="preserve">yang </w:t>
      </w:r>
      <w:proofErr w:type="spellStart"/>
      <w:r w:rsidR="0017232C">
        <w:rPr>
          <w:lang w:val="en-US"/>
        </w:rPr>
        <w:t>akan</w:t>
      </w:r>
      <w:proofErr w:type="spellEnd"/>
      <w:r w:rsidR="0017232C">
        <w:rPr>
          <w:lang w:val="en-US"/>
        </w:rPr>
        <w:t xml:space="preserve"> digunakan</w:t>
      </w:r>
      <w:r w:rsidR="00063901">
        <w:rPr>
          <w:lang w:val="en-US"/>
        </w:rPr>
        <w:t xml:space="preserve"> adalah RMSprop.</w:t>
      </w:r>
    </w:p>
    <w:p w14:paraId="6B902A85" w14:textId="69E86EAC" w:rsidR="00805836" w:rsidRPr="00E23535" w:rsidRDefault="00FF6FC3" w:rsidP="00E23535">
      <w:pPr>
        <w:pStyle w:val="ListParagraph"/>
        <w:numPr>
          <w:ilvl w:val="0"/>
          <w:numId w:val="62"/>
        </w:numPr>
        <w:rPr>
          <w:rStyle w:val="normaltextrun"/>
          <w:i/>
          <w:iCs/>
          <w:color w:val="000000"/>
          <w:shd w:val="clear" w:color="auto" w:fill="FFFFFF"/>
        </w:rPr>
      </w:pPr>
      <w:proofErr w:type="spellStart"/>
      <w:r w:rsidRPr="00CF3F54">
        <w:rPr>
          <w:rStyle w:val="normaltextrun"/>
          <w:color w:val="000000"/>
          <w:shd w:val="clear" w:color="auto" w:fill="FFFFFF"/>
          <w:lang w:val="en-US"/>
        </w:rPr>
        <w:t>Pengaruh</w:t>
      </w:r>
      <w:proofErr w:type="spellEnd"/>
      <w:r w:rsidRPr="00CF3F54">
        <w:rPr>
          <w:rStyle w:val="normaltextrun"/>
          <w:color w:val="000000"/>
          <w:shd w:val="clear" w:color="auto" w:fill="FFFFFF"/>
          <w:lang w:val="en-US"/>
        </w:rPr>
        <w:t xml:space="preserve"> ‘</w:t>
      </w:r>
      <w:r w:rsidR="00CF3F54">
        <w:rPr>
          <w:rStyle w:val="normaltextrun"/>
          <w:i/>
          <w:iCs/>
          <w:color w:val="000000"/>
          <w:shd w:val="clear" w:color="auto" w:fill="FFFFFF"/>
          <w:lang w:val="en-US"/>
        </w:rPr>
        <w:t>Learning Rate</w:t>
      </w:r>
      <w:r w:rsidRPr="00CF3F54">
        <w:rPr>
          <w:rStyle w:val="normaltextrun"/>
          <w:color w:val="000000"/>
          <w:shd w:val="clear" w:color="auto" w:fill="FFFFFF"/>
          <w:lang w:val="en-US"/>
        </w:rPr>
        <w:t xml:space="preserve">’ </w:t>
      </w:r>
      <w:proofErr w:type="spellStart"/>
      <w:r w:rsidRPr="00CF3F54">
        <w:rPr>
          <w:rStyle w:val="normaltextrun"/>
          <w:color w:val="000000"/>
          <w:shd w:val="clear" w:color="auto" w:fill="FFFFFF"/>
          <w:lang w:val="en-US"/>
        </w:rPr>
        <w:t>terhadap</w:t>
      </w:r>
      <w:proofErr w:type="spellEnd"/>
      <w:r w:rsidRPr="00CF3F54">
        <w:rPr>
          <w:rStyle w:val="normaltextrun"/>
          <w:color w:val="000000"/>
          <w:shd w:val="clear" w:color="auto" w:fill="FFFFFF"/>
          <w:lang w:val="en-US"/>
        </w:rPr>
        <w:t xml:space="preserve"> </w:t>
      </w:r>
      <w:r w:rsidRPr="00CF3F54">
        <w:rPr>
          <w:rStyle w:val="normaltextrun"/>
          <w:i/>
          <w:iCs/>
          <w:color w:val="000000"/>
          <w:shd w:val="clear" w:color="auto" w:fill="FFFFFF"/>
          <w:lang w:val="en-US"/>
        </w:rPr>
        <w:t xml:space="preserve">accuracy </w:t>
      </w:r>
      <w:r w:rsidRPr="00CF3F54">
        <w:rPr>
          <w:rStyle w:val="normaltextrun"/>
          <w:color w:val="000000"/>
          <w:shd w:val="clear" w:color="auto" w:fill="FFFFFF"/>
          <w:lang w:val="en-US"/>
        </w:rPr>
        <w:t>Arsitektur ResNet152 V2</w:t>
      </w:r>
    </w:p>
    <w:p w14:paraId="09532046" w14:textId="1CC6340E" w:rsidR="00E23535" w:rsidRPr="00AF642E" w:rsidRDefault="00E23535" w:rsidP="00E23535">
      <w:pPr>
        <w:ind w:left="360" w:firstLine="0"/>
        <w:rPr>
          <w:rStyle w:val="eop"/>
          <w:color w:val="000000"/>
          <w:shd w:val="clear" w:color="auto" w:fill="FFFFFF"/>
        </w:rPr>
      </w:pPr>
      <w:proofErr w:type="spellStart"/>
      <w:r>
        <w:rPr>
          <w:rStyle w:val="eop"/>
          <w:color w:val="000000"/>
          <w:shd w:val="clear" w:color="auto" w:fill="FFFFFF"/>
        </w:rPr>
        <w:lastRenderedPageBreak/>
        <w:t>Tahap</w:t>
      </w:r>
      <w:proofErr w:type="spellEnd"/>
      <w:r>
        <w:rPr>
          <w:rStyle w:val="eop"/>
          <w:color w:val="000000"/>
          <w:shd w:val="clear" w:color="auto" w:fill="FFFFFF"/>
        </w:rPr>
        <w:t xml:space="preserve"> </w:t>
      </w:r>
      <w:proofErr w:type="spellStart"/>
      <w:r>
        <w:rPr>
          <w:rStyle w:val="eop"/>
          <w:color w:val="000000"/>
          <w:shd w:val="clear" w:color="auto" w:fill="FFFFFF"/>
        </w:rPr>
        <w:t>selanjutnya</w:t>
      </w:r>
      <w:proofErr w:type="spellEnd"/>
      <w:r>
        <w:rPr>
          <w:rStyle w:val="eop"/>
          <w:color w:val="000000"/>
          <w:shd w:val="clear" w:color="auto" w:fill="FFFFFF"/>
        </w:rPr>
        <w:t xml:space="preserve"> </w:t>
      </w:r>
      <w:proofErr w:type="spellStart"/>
      <w:r w:rsidR="009F5708">
        <w:rPr>
          <w:rStyle w:val="eop"/>
          <w:color w:val="000000"/>
          <w:shd w:val="clear" w:color="auto" w:fill="FFFFFF"/>
        </w:rPr>
        <w:t>setelah</w:t>
      </w:r>
      <w:proofErr w:type="spellEnd"/>
      <w:r w:rsidR="009F5708">
        <w:rPr>
          <w:rStyle w:val="eop"/>
          <w:color w:val="000000"/>
          <w:shd w:val="clear" w:color="auto" w:fill="FFFFFF"/>
        </w:rPr>
        <w:t xml:space="preserve"> </w:t>
      </w:r>
      <w:proofErr w:type="spellStart"/>
      <w:r w:rsidR="009F5708">
        <w:rPr>
          <w:rStyle w:val="eop"/>
          <w:color w:val="000000"/>
          <w:shd w:val="clear" w:color="auto" w:fill="FFFFFF"/>
        </w:rPr>
        <w:t>menentukan</w:t>
      </w:r>
      <w:proofErr w:type="spellEnd"/>
      <w:r w:rsidR="00DC40F5">
        <w:rPr>
          <w:rStyle w:val="eop"/>
          <w:color w:val="000000"/>
          <w:shd w:val="clear" w:color="auto" w:fill="FFFFFF"/>
        </w:rPr>
        <w:t xml:space="preserve"> </w:t>
      </w:r>
      <w:r w:rsidR="00C5788D">
        <w:rPr>
          <w:rStyle w:val="eop"/>
          <w:i/>
          <w:iCs/>
          <w:color w:val="000000"/>
          <w:shd w:val="clear" w:color="auto" w:fill="FFFFFF"/>
        </w:rPr>
        <w:t>optimizer</w:t>
      </w:r>
      <w:r w:rsidR="00C5788D">
        <w:rPr>
          <w:rStyle w:val="eop"/>
          <w:color w:val="000000"/>
          <w:shd w:val="clear" w:color="auto" w:fill="FFFFFF"/>
        </w:rPr>
        <w:t xml:space="preserve"> </w:t>
      </w:r>
      <w:proofErr w:type="spellStart"/>
      <w:r w:rsidR="00AF642E">
        <w:rPr>
          <w:rStyle w:val="eop"/>
          <w:color w:val="000000"/>
          <w:shd w:val="clear" w:color="auto" w:fill="FFFFFF"/>
        </w:rPr>
        <w:t>terbaik</w:t>
      </w:r>
      <w:proofErr w:type="spellEnd"/>
      <w:r w:rsidR="00AF642E">
        <w:rPr>
          <w:rStyle w:val="eop"/>
          <w:color w:val="000000"/>
          <w:shd w:val="clear" w:color="auto" w:fill="FFFFFF"/>
        </w:rPr>
        <w:t xml:space="preserve"> </w:t>
      </w:r>
      <w:proofErr w:type="spellStart"/>
      <w:r w:rsidR="00CF4DB7">
        <w:rPr>
          <w:rStyle w:val="eop"/>
          <w:color w:val="000000"/>
          <w:shd w:val="clear" w:color="auto" w:fill="FFFFFF"/>
        </w:rPr>
        <w:t>adalah</w:t>
      </w:r>
      <w:proofErr w:type="spellEnd"/>
      <w:r>
        <w:rPr>
          <w:rStyle w:val="eop"/>
          <w:color w:val="000000"/>
          <w:shd w:val="clear" w:color="auto" w:fill="FFFFFF"/>
        </w:rPr>
        <w:t xml:space="preserve"> </w:t>
      </w:r>
      <w:proofErr w:type="spellStart"/>
      <w:r>
        <w:rPr>
          <w:rStyle w:val="eop"/>
          <w:color w:val="000000"/>
          <w:shd w:val="clear" w:color="auto" w:fill="FFFFFF"/>
        </w:rPr>
        <w:t>pengujian</w:t>
      </w:r>
      <w:proofErr w:type="spellEnd"/>
      <w:r>
        <w:rPr>
          <w:rStyle w:val="eop"/>
          <w:color w:val="000000"/>
          <w:shd w:val="clear" w:color="auto" w:fill="FFFFFF"/>
        </w:rPr>
        <w:t xml:space="preserve"> </w:t>
      </w:r>
      <w:r w:rsidR="008D22FF">
        <w:rPr>
          <w:rStyle w:val="eop"/>
          <w:color w:val="000000"/>
          <w:shd w:val="clear" w:color="auto" w:fill="FFFFFF"/>
        </w:rPr>
        <w:t xml:space="preserve">pada </w:t>
      </w:r>
      <w:proofErr w:type="spellStart"/>
      <w:r w:rsidR="008D22FF">
        <w:rPr>
          <w:rStyle w:val="eop"/>
          <w:color w:val="000000"/>
          <w:shd w:val="clear" w:color="auto" w:fill="FFFFFF"/>
        </w:rPr>
        <w:t>nilai</w:t>
      </w:r>
      <w:proofErr w:type="spellEnd"/>
      <w:r w:rsidR="008D22FF">
        <w:rPr>
          <w:rStyle w:val="eop"/>
          <w:color w:val="000000"/>
          <w:shd w:val="clear" w:color="auto" w:fill="FFFFFF"/>
        </w:rPr>
        <w:t xml:space="preserve"> </w:t>
      </w:r>
      <w:r w:rsidR="008D22FF">
        <w:rPr>
          <w:rStyle w:val="eop"/>
          <w:i/>
          <w:iCs/>
          <w:color w:val="000000"/>
          <w:shd w:val="clear" w:color="auto" w:fill="FFFFFF"/>
        </w:rPr>
        <w:t>learning rate</w:t>
      </w:r>
      <w:r w:rsidR="008D22FF">
        <w:rPr>
          <w:rStyle w:val="eop"/>
          <w:color w:val="000000"/>
          <w:shd w:val="clear" w:color="auto" w:fill="FFFFFF"/>
        </w:rPr>
        <w:t xml:space="preserve"> </w:t>
      </w:r>
      <w:proofErr w:type="spellStart"/>
      <w:r w:rsidR="008D22FF">
        <w:rPr>
          <w:rStyle w:val="eop"/>
          <w:color w:val="000000"/>
          <w:shd w:val="clear" w:color="auto" w:fill="FFFFFF"/>
        </w:rPr>
        <w:t>dengan</w:t>
      </w:r>
      <w:proofErr w:type="spellEnd"/>
      <w:r w:rsidR="00A91E21">
        <w:rPr>
          <w:rStyle w:val="eop"/>
          <w:color w:val="000000"/>
          <w:shd w:val="clear" w:color="auto" w:fill="FFFFFF"/>
        </w:rPr>
        <w:t xml:space="preserve"> </w:t>
      </w:r>
      <w:proofErr w:type="spellStart"/>
      <w:r w:rsidR="00A91E21">
        <w:rPr>
          <w:rStyle w:val="eop"/>
          <w:color w:val="000000"/>
          <w:shd w:val="clear" w:color="auto" w:fill="FFFFFF"/>
        </w:rPr>
        <w:t>empat</w:t>
      </w:r>
      <w:proofErr w:type="spellEnd"/>
      <w:r w:rsidR="00A91E21">
        <w:rPr>
          <w:rStyle w:val="eop"/>
          <w:color w:val="000000"/>
          <w:shd w:val="clear" w:color="auto" w:fill="FFFFFF"/>
        </w:rPr>
        <w:t xml:space="preserve"> </w:t>
      </w:r>
      <w:proofErr w:type="spellStart"/>
      <w:r w:rsidR="00A91E21">
        <w:rPr>
          <w:rStyle w:val="eop"/>
          <w:color w:val="000000"/>
          <w:shd w:val="clear" w:color="auto" w:fill="FFFFFF"/>
        </w:rPr>
        <w:t>perbandingan</w:t>
      </w:r>
      <w:proofErr w:type="spellEnd"/>
      <w:r w:rsidR="00A91E21">
        <w:rPr>
          <w:rStyle w:val="eop"/>
          <w:color w:val="000000"/>
          <w:shd w:val="clear" w:color="auto" w:fill="FFFFFF"/>
        </w:rPr>
        <w:t xml:space="preserve"> </w:t>
      </w:r>
      <w:proofErr w:type="spellStart"/>
      <w:r w:rsidR="00A91E21">
        <w:rPr>
          <w:rStyle w:val="eop"/>
          <w:color w:val="000000"/>
          <w:shd w:val="clear" w:color="auto" w:fill="FFFFFF"/>
        </w:rPr>
        <w:t>antara</w:t>
      </w:r>
      <w:proofErr w:type="spellEnd"/>
      <w:r w:rsidR="00A91E21">
        <w:rPr>
          <w:rStyle w:val="eop"/>
          <w:color w:val="000000"/>
          <w:shd w:val="clear" w:color="auto" w:fill="FFFFFF"/>
        </w:rPr>
        <w:t xml:space="preserve"> 0</w:t>
      </w:r>
      <w:r w:rsidR="0075363D">
        <w:rPr>
          <w:rStyle w:val="eop"/>
          <w:color w:val="000000"/>
          <w:shd w:val="clear" w:color="auto" w:fill="FFFFFF"/>
        </w:rPr>
        <w:t>.</w:t>
      </w:r>
      <w:r w:rsidR="00A91E21">
        <w:rPr>
          <w:rStyle w:val="eop"/>
          <w:color w:val="000000"/>
          <w:shd w:val="clear" w:color="auto" w:fill="FFFFFF"/>
        </w:rPr>
        <w:t>01, 0</w:t>
      </w:r>
      <w:r w:rsidR="0075363D">
        <w:rPr>
          <w:rStyle w:val="eop"/>
          <w:color w:val="000000"/>
          <w:shd w:val="clear" w:color="auto" w:fill="FFFFFF"/>
        </w:rPr>
        <w:t>.</w:t>
      </w:r>
      <w:r w:rsidR="00A91E21">
        <w:rPr>
          <w:rStyle w:val="eop"/>
          <w:color w:val="000000"/>
          <w:shd w:val="clear" w:color="auto" w:fill="FFFFFF"/>
        </w:rPr>
        <w:t>001, 0</w:t>
      </w:r>
      <w:r w:rsidR="0075363D">
        <w:rPr>
          <w:rStyle w:val="eop"/>
          <w:color w:val="000000"/>
          <w:shd w:val="clear" w:color="auto" w:fill="FFFFFF"/>
        </w:rPr>
        <w:t>.</w:t>
      </w:r>
      <w:r w:rsidR="00A91E21">
        <w:rPr>
          <w:rStyle w:val="eop"/>
          <w:color w:val="000000"/>
          <w:shd w:val="clear" w:color="auto" w:fill="FFFFFF"/>
        </w:rPr>
        <w:t>0001, 0</w:t>
      </w:r>
      <w:r w:rsidR="0075363D">
        <w:rPr>
          <w:rStyle w:val="eop"/>
          <w:color w:val="000000"/>
          <w:shd w:val="clear" w:color="auto" w:fill="FFFFFF"/>
        </w:rPr>
        <w:t>.</w:t>
      </w:r>
      <w:r w:rsidR="00A91E21">
        <w:rPr>
          <w:rStyle w:val="eop"/>
          <w:color w:val="000000"/>
          <w:shd w:val="clear" w:color="auto" w:fill="FFFFFF"/>
        </w:rPr>
        <w:t>00001</w:t>
      </w:r>
      <w:r w:rsidR="00CF4DB7">
        <w:rPr>
          <w:rStyle w:val="eop"/>
          <w:color w:val="000000"/>
          <w:shd w:val="clear" w:color="auto" w:fill="FFFFFF"/>
        </w:rPr>
        <w:t xml:space="preserve">. </w:t>
      </w:r>
      <w:proofErr w:type="spellStart"/>
      <w:r w:rsidR="00C5788D">
        <w:rPr>
          <w:rStyle w:val="eop"/>
          <w:color w:val="000000"/>
          <w:shd w:val="clear" w:color="auto" w:fill="FFFFFF"/>
        </w:rPr>
        <w:t>P</w:t>
      </w:r>
      <w:r w:rsidR="0035620E">
        <w:rPr>
          <w:rStyle w:val="eop"/>
          <w:color w:val="000000"/>
          <w:shd w:val="clear" w:color="auto" w:fill="FFFFFF"/>
        </w:rPr>
        <w:t>engaturan</w:t>
      </w:r>
      <w:proofErr w:type="spellEnd"/>
      <w:r w:rsidR="0035620E">
        <w:rPr>
          <w:rStyle w:val="eop"/>
          <w:color w:val="000000"/>
          <w:shd w:val="clear" w:color="auto" w:fill="FFFFFF"/>
        </w:rPr>
        <w:t xml:space="preserve"> </w:t>
      </w:r>
      <w:proofErr w:type="spellStart"/>
      <w:r w:rsidR="00B9251B">
        <w:rPr>
          <w:rStyle w:val="eop"/>
          <w:color w:val="000000"/>
          <w:shd w:val="clear" w:color="auto" w:fill="FFFFFF"/>
        </w:rPr>
        <w:t>untuk</w:t>
      </w:r>
      <w:proofErr w:type="spellEnd"/>
      <w:r w:rsidR="00844F65">
        <w:rPr>
          <w:rStyle w:val="eop"/>
          <w:color w:val="000000"/>
          <w:shd w:val="clear" w:color="auto" w:fill="FFFFFF"/>
        </w:rPr>
        <w:t xml:space="preserve"> </w:t>
      </w:r>
      <w:proofErr w:type="spellStart"/>
      <w:r w:rsidR="00844F65">
        <w:rPr>
          <w:rStyle w:val="eop"/>
          <w:color w:val="000000"/>
          <w:shd w:val="clear" w:color="auto" w:fill="FFFFFF"/>
        </w:rPr>
        <w:t>nilai</w:t>
      </w:r>
      <w:proofErr w:type="spellEnd"/>
      <w:r w:rsidR="00844F65">
        <w:rPr>
          <w:rStyle w:val="eop"/>
          <w:color w:val="000000"/>
          <w:shd w:val="clear" w:color="auto" w:fill="FFFFFF"/>
        </w:rPr>
        <w:t xml:space="preserve"> </w:t>
      </w:r>
      <w:r w:rsidR="00844F65">
        <w:rPr>
          <w:rStyle w:val="eop"/>
          <w:i/>
          <w:iCs/>
          <w:color w:val="000000"/>
          <w:shd w:val="clear" w:color="auto" w:fill="FFFFFF"/>
        </w:rPr>
        <w:t xml:space="preserve">hyperparameter </w:t>
      </w:r>
      <w:proofErr w:type="spellStart"/>
      <w:r w:rsidR="00844F65">
        <w:rPr>
          <w:rStyle w:val="eop"/>
          <w:color w:val="000000"/>
          <w:shd w:val="clear" w:color="auto" w:fill="FFFFFF"/>
        </w:rPr>
        <w:t>ini</w:t>
      </w:r>
      <w:proofErr w:type="spellEnd"/>
      <w:r w:rsidR="00844F65">
        <w:rPr>
          <w:rStyle w:val="eop"/>
          <w:color w:val="000000"/>
          <w:shd w:val="clear" w:color="auto" w:fill="FFFFFF"/>
        </w:rPr>
        <w:t xml:space="preserve"> </w:t>
      </w:r>
      <w:proofErr w:type="spellStart"/>
      <w:r w:rsidR="00627C0C">
        <w:rPr>
          <w:rStyle w:val="eop"/>
          <w:color w:val="000000"/>
          <w:shd w:val="clear" w:color="auto" w:fill="FFFFFF"/>
        </w:rPr>
        <w:t>menggunakan</w:t>
      </w:r>
      <w:proofErr w:type="spellEnd"/>
      <w:r w:rsidR="00627C0C">
        <w:rPr>
          <w:rStyle w:val="eop"/>
          <w:color w:val="000000"/>
          <w:shd w:val="clear" w:color="auto" w:fill="FFFFFF"/>
        </w:rPr>
        <w:t xml:space="preserve"> </w:t>
      </w:r>
      <w:r w:rsidR="004B4B81">
        <w:rPr>
          <w:rStyle w:val="eop"/>
          <w:i/>
          <w:iCs/>
          <w:color w:val="000000"/>
          <w:shd w:val="clear" w:color="auto" w:fill="FFFFFF"/>
        </w:rPr>
        <w:t xml:space="preserve">optimizer </w:t>
      </w:r>
      <w:r w:rsidR="004B4B81">
        <w:rPr>
          <w:rStyle w:val="eop"/>
          <w:color w:val="000000"/>
          <w:shd w:val="clear" w:color="auto" w:fill="FFFFFF"/>
        </w:rPr>
        <w:t xml:space="preserve">RMSprop </w:t>
      </w:r>
      <w:proofErr w:type="spellStart"/>
      <w:r w:rsidR="00C54046">
        <w:rPr>
          <w:rStyle w:val="eop"/>
          <w:color w:val="000000"/>
          <w:shd w:val="clear" w:color="auto" w:fill="FFFFFF"/>
        </w:rPr>
        <w:t>seperti</w:t>
      </w:r>
      <w:proofErr w:type="spellEnd"/>
      <w:r w:rsidR="00C54046">
        <w:rPr>
          <w:rStyle w:val="eop"/>
          <w:color w:val="000000"/>
          <w:shd w:val="clear" w:color="auto" w:fill="FFFFFF"/>
        </w:rPr>
        <w:t xml:space="preserve"> </w:t>
      </w:r>
      <w:proofErr w:type="spellStart"/>
      <w:r w:rsidR="00C54046">
        <w:rPr>
          <w:rStyle w:val="eop"/>
          <w:color w:val="000000"/>
          <w:shd w:val="clear" w:color="auto" w:fill="FFFFFF"/>
        </w:rPr>
        <w:t>hasil</w:t>
      </w:r>
      <w:proofErr w:type="spellEnd"/>
      <w:r w:rsidR="00C54046">
        <w:rPr>
          <w:rStyle w:val="eop"/>
          <w:color w:val="000000"/>
          <w:shd w:val="clear" w:color="auto" w:fill="FFFFFF"/>
        </w:rPr>
        <w:t xml:space="preserve"> </w:t>
      </w:r>
      <w:proofErr w:type="spellStart"/>
      <w:r w:rsidR="00C54046">
        <w:rPr>
          <w:rStyle w:val="eop"/>
          <w:color w:val="000000"/>
          <w:shd w:val="clear" w:color="auto" w:fill="FFFFFF"/>
        </w:rPr>
        <w:t>pengujian</w:t>
      </w:r>
      <w:proofErr w:type="spellEnd"/>
      <w:r w:rsidR="00C54046">
        <w:rPr>
          <w:rStyle w:val="eop"/>
          <w:color w:val="000000"/>
          <w:shd w:val="clear" w:color="auto" w:fill="FFFFFF"/>
        </w:rPr>
        <w:t xml:space="preserve"> </w:t>
      </w:r>
      <w:proofErr w:type="spellStart"/>
      <w:r w:rsidR="00C54046">
        <w:rPr>
          <w:rStyle w:val="eop"/>
          <w:color w:val="000000"/>
          <w:shd w:val="clear" w:color="auto" w:fill="FFFFFF"/>
        </w:rPr>
        <w:t>sebelumnya</w:t>
      </w:r>
      <w:proofErr w:type="spellEnd"/>
      <w:r w:rsidR="00C54046">
        <w:rPr>
          <w:rStyle w:val="eop"/>
          <w:color w:val="000000"/>
          <w:shd w:val="clear" w:color="auto" w:fill="FFFFFF"/>
        </w:rPr>
        <w:t xml:space="preserve"> </w:t>
      </w:r>
      <w:proofErr w:type="spellStart"/>
      <w:r w:rsidR="004B4B81">
        <w:rPr>
          <w:rStyle w:val="eop"/>
          <w:color w:val="000000"/>
          <w:shd w:val="clear" w:color="auto" w:fill="FFFFFF"/>
        </w:rPr>
        <w:t>dengan</w:t>
      </w:r>
      <w:proofErr w:type="spellEnd"/>
      <w:r w:rsidR="004B4B81">
        <w:rPr>
          <w:rStyle w:val="eop"/>
          <w:color w:val="000000"/>
          <w:shd w:val="clear" w:color="auto" w:fill="FFFFFF"/>
        </w:rPr>
        <w:t xml:space="preserve"> </w:t>
      </w:r>
      <w:r w:rsidR="004B4B81">
        <w:rPr>
          <w:rStyle w:val="eop"/>
          <w:i/>
          <w:iCs/>
          <w:color w:val="000000"/>
          <w:shd w:val="clear" w:color="auto" w:fill="FFFFFF"/>
        </w:rPr>
        <w:t xml:space="preserve">batch size </w:t>
      </w:r>
      <w:r w:rsidR="004B4B81">
        <w:rPr>
          <w:rStyle w:val="eop"/>
          <w:color w:val="000000"/>
          <w:shd w:val="clear" w:color="auto" w:fill="FFFFFF"/>
        </w:rPr>
        <w:t>64</w:t>
      </w:r>
      <w:r w:rsidR="002E1514">
        <w:rPr>
          <w:rStyle w:val="eop"/>
          <w:color w:val="000000"/>
          <w:shd w:val="clear" w:color="auto" w:fill="FFFFFF"/>
        </w:rPr>
        <w:t xml:space="preserve"> dan </w:t>
      </w:r>
      <w:r w:rsidR="002E1514" w:rsidRPr="00DB5D0A">
        <w:rPr>
          <w:rStyle w:val="eop"/>
          <w:i/>
          <w:iCs/>
          <w:color w:val="000000"/>
          <w:shd w:val="clear" w:color="auto" w:fill="FFFFFF"/>
        </w:rPr>
        <w:t>epoch</w:t>
      </w:r>
      <w:r w:rsidR="002E1514">
        <w:rPr>
          <w:rStyle w:val="eop"/>
          <w:color w:val="000000"/>
          <w:shd w:val="clear" w:color="auto" w:fill="FFFFFF"/>
        </w:rPr>
        <w:t xml:space="preserve"> 100</w:t>
      </w:r>
      <w:r w:rsidR="004B4B81">
        <w:rPr>
          <w:rStyle w:val="eop"/>
          <w:color w:val="000000"/>
          <w:shd w:val="clear" w:color="auto" w:fill="FFFFFF"/>
        </w:rPr>
        <w:t xml:space="preserve">. </w:t>
      </w:r>
      <w:proofErr w:type="spellStart"/>
      <w:r w:rsidR="004B4B81">
        <w:rPr>
          <w:rStyle w:val="eop"/>
          <w:color w:val="000000"/>
          <w:shd w:val="clear" w:color="auto" w:fill="FFFFFF"/>
        </w:rPr>
        <w:t>Berikut</w:t>
      </w:r>
      <w:proofErr w:type="spellEnd"/>
      <w:r w:rsidR="004B4B81">
        <w:rPr>
          <w:rStyle w:val="eop"/>
          <w:color w:val="000000"/>
          <w:shd w:val="clear" w:color="auto" w:fill="FFFFFF"/>
        </w:rPr>
        <w:t xml:space="preserve"> </w:t>
      </w:r>
      <w:proofErr w:type="spellStart"/>
      <w:r w:rsidR="004B4B81">
        <w:rPr>
          <w:rStyle w:val="eop"/>
          <w:color w:val="000000"/>
          <w:shd w:val="clear" w:color="auto" w:fill="FFFFFF"/>
        </w:rPr>
        <w:t>merupakan</w:t>
      </w:r>
      <w:proofErr w:type="spellEnd"/>
      <w:r w:rsidR="004B4B81">
        <w:rPr>
          <w:rStyle w:val="eop"/>
          <w:color w:val="000000"/>
          <w:shd w:val="clear" w:color="auto" w:fill="FFFFFF"/>
        </w:rPr>
        <w:t xml:space="preserve"> </w:t>
      </w:r>
      <w:proofErr w:type="spellStart"/>
      <w:r w:rsidR="00AF642E">
        <w:rPr>
          <w:rStyle w:val="eop"/>
          <w:color w:val="000000"/>
          <w:shd w:val="clear" w:color="auto" w:fill="FFFFFF"/>
        </w:rPr>
        <w:t>hasil</w:t>
      </w:r>
      <w:proofErr w:type="spellEnd"/>
      <w:r w:rsidR="00AF642E">
        <w:rPr>
          <w:rStyle w:val="eop"/>
          <w:color w:val="000000"/>
          <w:shd w:val="clear" w:color="auto" w:fill="FFFFFF"/>
        </w:rPr>
        <w:t xml:space="preserve"> </w:t>
      </w:r>
      <w:proofErr w:type="spellStart"/>
      <w:r w:rsidR="00AF642E">
        <w:rPr>
          <w:rStyle w:val="eop"/>
          <w:color w:val="000000"/>
          <w:shd w:val="clear" w:color="auto" w:fill="FFFFFF"/>
        </w:rPr>
        <w:t>pengujian</w:t>
      </w:r>
      <w:proofErr w:type="spellEnd"/>
      <w:r w:rsidR="00AF642E">
        <w:rPr>
          <w:rStyle w:val="eop"/>
          <w:color w:val="000000"/>
          <w:shd w:val="clear" w:color="auto" w:fill="FFFFFF"/>
        </w:rPr>
        <w:t xml:space="preserve"> </w:t>
      </w:r>
      <w:r w:rsidR="00AF642E">
        <w:rPr>
          <w:rStyle w:val="eop"/>
          <w:i/>
          <w:iCs/>
          <w:color w:val="000000"/>
          <w:shd w:val="clear" w:color="auto" w:fill="FFFFFF"/>
        </w:rPr>
        <w:t xml:space="preserve">learning rate </w:t>
      </w:r>
      <w:proofErr w:type="spellStart"/>
      <w:r w:rsidR="00AF642E">
        <w:rPr>
          <w:rStyle w:val="eop"/>
          <w:color w:val="000000"/>
          <w:shd w:val="clear" w:color="auto" w:fill="FFFFFF"/>
        </w:rPr>
        <w:t>terhadap</w:t>
      </w:r>
      <w:proofErr w:type="spellEnd"/>
      <w:r w:rsidR="00AF642E">
        <w:rPr>
          <w:rStyle w:val="eop"/>
          <w:color w:val="000000"/>
          <w:shd w:val="clear" w:color="auto" w:fill="FFFFFF"/>
        </w:rPr>
        <w:t xml:space="preserve"> </w:t>
      </w:r>
      <w:proofErr w:type="spellStart"/>
      <w:r w:rsidR="00AF642E">
        <w:rPr>
          <w:rStyle w:val="eop"/>
          <w:color w:val="000000"/>
          <w:shd w:val="clear" w:color="auto" w:fill="FFFFFF"/>
        </w:rPr>
        <w:t>arsitektur</w:t>
      </w:r>
      <w:proofErr w:type="spellEnd"/>
      <w:r w:rsidR="00AF642E">
        <w:rPr>
          <w:rStyle w:val="eop"/>
          <w:color w:val="000000"/>
          <w:shd w:val="clear" w:color="auto" w:fill="FFFFFF"/>
        </w:rPr>
        <w:t xml:space="preserve"> ResNet152 V2:</w:t>
      </w:r>
    </w:p>
    <w:tbl>
      <w:tblPr>
        <w:tblW w:w="789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60"/>
        <w:gridCol w:w="1260"/>
        <w:gridCol w:w="1275"/>
        <w:gridCol w:w="1380"/>
        <w:gridCol w:w="1215"/>
        <w:gridCol w:w="1200"/>
      </w:tblGrid>
      <w:tr w:rsidR="00805836" w:rsidRPr="00D7078A" w14:paraId="1AB04FA8" w14:textId="77777777" w:rsidTr="00805836">
        <w:trPr>
          <w:trHeight w:val="840"/>
        </w:trPr>
        <w:tc>
          <w:tcPr>
            <w:tcW w:w="15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73B85368" w14:textId="5B1770FA"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Pr>
                <w:rFonts w:eastAsia="Times New Roman" w:cs="Times New Roman"/>
                <w:szCs w:val="24"/>
                <w:lang w:eastAsia="en-ID"/>
              </w:rPr>
              <w:t>Learning Rate</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164C395" w14:textId="77777777"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Train Accuracy</w:t>
            </w:r>
            <w:r w:rsidRPr="00D7078A">
              <w:rPr>
                <w:rFonts w:eastAsia="Times New Roman" w:cs="Times New Roman"/>
                <w:szCs w:val="24"/>
                <w:lang w:eastAsia="en-ID"/>
              </w:rPr>
              <w:t> </w:t>
            </w:r>
          </w:p>
        </w:tc>
        <w:tc>
          <w:tcPr>
            <w:tcW w:w="127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1AFD5EB" w14:textId="77777777"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Train Loss</w:t>
            </w:r>
            <w:r w:rsidRPr="00D7078A">
              <w:rPr>
                <w:rFonts w:eastAsia="Times New Roman" w:cs="Times New Roman"/>
                <w:szCs w:val="24"/>
                <w:lang w:eastAsia="en-ID"/>
              </w:rPr>
              <w:t> </w:t>
            </w:r>
          </w:p>
        </w:tc>
        <w:tc>
          <w:tcPr>
            <w:tcW w:w="138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21AE40FC" w14:textId="77777777"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Validation Accuracy</w:t>
            </w:r>
            <w:r w:rsidRPr="00D7078A">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34FFD3C2" w14:textId="77777777"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Validation Loss</w:t>
            </w:r>
            <w:r w:rsidRPr="00D7078A">
              <w:rPr>
                <w:rFonts w:eastAsia="Times New Roman" w:cs="Times New Roman"/>
                <w:szCs w:val="24"/>
                <w:lang w:eastAsia="en-ID"/>
              </w:rPr>
              <w:t> </w:t>
            </w:r>
          </w:p>
        </w:tc>
        <w:tc>
          <w:tcPr>
            <w:tcW w:w="120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556B9141" w14:textId="77777777"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Test Accuracy</w:t>
            </w:r>
            <w:r w:rsidRPr="00D7078A">
              <w:rPr>
                <w:rFonts w:eastAsia="Times New Roman" w:cs="Times New Roman"/>
                <w:szCs w:val="24"/>
                <w:lang w:eastAsia="en-ID"/>
              </w:rPr>
              <w:t> </w:t>
            </w:r>
          </w:p>
        </w:tc>
      </w:tr>
      <w:tr w:rsidR="00805836" w:rsidRPr="00D7078A" w14:paraId="17584A60" w14:textId="77777777" w:rsidTr="00805836">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ECA483" w14:textId="2AFD8BB9"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val="en-US" w:eastAsia="en-ID"/>
              </w:rPr>
              <w:t>0</w:t>
            </w:r>
            <w:r w:rsidR="0075363D">
              <w:rPr>
                <w:rFonts w:eastAsia="Times New Roman" w:cs="Times New Roman"/>
                <w:lang w:val="en-US" w:eastAsia="en-ID"/>
              </w:rPr>
              <w:t>.</w:t>
            </w:r>
            <w:r w:rsidRPr="01064FA7">
              <w:rPr>
                <w:rFonts w:eastAsia="Times New Roman" w:cs="Times New Roman"/>
                <w:lang w:val="en-US" w:eastAsia="en-ID"/>
              </w:rPr>
              <w:t>01</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2970368B" w14:textId="335E0F22"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99,5%</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50E93D33" w14:textId="100A8AA4"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0,0116</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1EDDAB0A" w14:textId="58B05436"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86,5%</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38F76C7C" w14:textId="0A96D3F0"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0,8681</w:t>
            </w:r>
          </w:p>
        </w:tc>
        <w:tc>
          <w:tcPr>
            <w:tcW w:w="1200" w:type="dxa"/>
            <w:tcBorders>
              <w:top w:val="single" w:sz="6" w:space="0" w:color="auto"/>
              <w:left w:val="single" w:sz="6" w:space="0" w:color="auto"/>
              <w:bottom w:val="single" w:sz="6" w:space="0" w:color="auto"/>
              <w:right w:val="single" w:sz="6" w:space="0" w:color="auto"/>
            </w:tcBorders>
            <w:shd w:val="clear" w:color="auto" w:fill="auto"/>
          </w:tcPr>
          <w:p w14:paraId="0709A053" w14:textId="4C2039FB" w:rsidR="00805836" w:rsidRPr="009C0946" w:rsidRDefault="00805836" w:rsidP="00805836">
            <w:pPr>
              <w:spacing w:after="0" w:line="240" w:lineRule="auto"/>
              <w:ind w:firstLine="0"/>
              <w:jc w:val="center"/>
              <w:textAlignment w:val="baseline"/>
              <w:rPr>
                <w:rFonts w:eastAsia="Times New Roman" w:cs="Times New Roman"/>
                <w:highlight w:val="yellow"/>
                <w:lang w:eastAsia="en-ID"/>
              </w:rPr>
            </w:pPr>
            <w:r w:rsidRPr="01064FA7">
              <w:rPr>
                <w:rFonts w:eastAsia="Times New Roman" w:cs="Times New Roman"/>
                <w:lang w:eastAsia="en-ID"/>
              </w:rPr>
              <w:t>83,33%</w:t>
            </w:r>
          </w:p>
        </w:tc>
      </w:tr>
      <w:tr w:rsidR="00805836" w:rsidRPr="00D7078A" w14:paraId="7E0F33B0" w14:textId="77777777" w:rsidTr="00805836">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29FD86" w14:textId="24B6A361"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val="en-US" w:eastAsia="en-ID"/>
              </w:rPr>
              <w:t>0</w:t>
            </w:r>
            <w:r w:rsidR="0075363D">
              <w:rPr>
                <w:rFonts w:eastAsia="Times New Roman" w:cs="Times New Roman"/>
                <w:lang w:val="en-US" w:eastAsia="en-ID"/>
              </w:rPr>
              <w:t>.</w:t>
            </w:r>
            <w:r w:rsidRPr="01064FA7">
              <w:rPr>
                <w:rFonts w:eastAsia="Times New Roman" w:cs="Times New Roman"/>
                <w:lang w:val="en-US" w:eastAsia="en-ID"/>
              </w:rPr>
              <w:t>001</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32EFBD72" w14:textId="3EAA4483"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100%</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324387FF" w14:textId="69BF3B46"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0,0014</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63C50359" w14:textId="24DC8EFB"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89,83%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181E52A3" w14:textId="2F6DCF1D"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0,6017</w:t>
            </w:r>
          </w:p>
        </w:tc>
        <w:tc>
          <w:tcPr>
            <w:tcW w:w="1200" w:type="dxa"/>
            <w:tcBorders>
              <w:top w:val="single" w:sz="6" w:space="0" w:color="auto"/>
              <w:left w:val="single" w:sz="6" w:space="0" w:color="auto"/>
              <w:bottom w:val="single" w:sz="6" w:space="0" w:color="auto"/>
              <w:right w:val="single" w:sz="6" w:space="0" w:color="auto"/>
            </w:tcBorders>
            <w:shd w:val="clear" w:color="auto" w:fill="auto"/>
          </w:tcPr>
          <w:p w14:paraId="5E5500DE" w14:textId="3E88DD45"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86,33%</w:t>
            </w:r>
          </w:p>
        </w:tc>
      </w:tr>
      <w:tr w:rsidR="00805836" w:rsidRPr="00D7078A" w14:paraId="61D0ACCD" w14:textId="77777777" w:rsidTr="009A2F79">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3EEE7C" w14:textId="46643D22" w:rsidR="00805836" w:rsidRPr="009C0946" w:rsidRDefault="00805836" w:rsidP="00805836">
            <w:pPr>
              <w:spacing w:after="0" w:line="240" w:lineRule="auto"/>
              <w:ind w:firstLine="0"/>
              <w:jc w:val="center"/>
              <w:textAlignment w:val="baseline"/>
              <w:rPr>
                <w:rFonts w:eastAsia="Times New Roman" w:cs="Times New Roman"/>
                <w:lang w:eastAsia="en-ID"/>
              </w:rPr>
            </w:pPr>
            <w:r w:rsidRPr="01064FA7">
              <w:rPr>
                <w:rFonts w:eastAsia="Times New Roman" w:cs="Times New Roman"/>
                <w:lang w:val="en-US" w:eastAsia="en-ID"/>
              </w:rPr>
              <w:t>0</w:t>
            </w:r>
            <w:r w:rsidR="0075363D">
              <w:rPr>
                <w:rFonts w:eastAsia="Times New Roman" w:cs="Times New Roman"/>
                <w:lang w:val="en-US" w:eastAsia="en-ID"/>
              </w:rPr>
              <w:t>.</w:t>
            </w:r>
            <w:r w:rsidRPr="01064FA7">
              <w:rPr>
                <w:rFonts w:eastAsia="Times New Roman" w:cs="Times New Roman"/>
                <w:lang w:val="en-US" w:eastAsia="en-ID"/>
              </w:rPr>
              <w:t>0001</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114FD527" w14:textId="589B9FB2" w:rsidR="00805836" w:rsidRPr="009C0946" w:rsidRDefault="00805836" w:rsidP="00805836">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99,87%</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3EB1054C" w14:textId="6F76BA13" w:rsidR="00805836" w:rsidRPr="009C0946" w:rsidRDefault="00805836" w:rsidP="00805836">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0,019</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2824FD11" w14:textId="389EBE7E" w:rsidR="00805836" w:rsidRPr="009C0946" w:rsidRDefault="00805836" w:rsidP="00805836">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89,17%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2E0D4174" w14:textId="15B805CE" w:rsidR="00805836" w:rsidRPr="009C0946" w:rsidRDefault="00805836" w:rsidP="00805836">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0,4479</w:t>
            </w:r>
          </w:p>
        </w:tc>
        <w:tc>
          <w:tcPr>
            <w:tcW w:w="1200"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4D94D588" w14:textId="147B349C" w:rsidR="00805836" w:rsidRPr="009C0946" w:rsidRDefault="00805836" w:rsidP="00805836">
            <w:pPr>
              <w:spacing w:after="0" w:line="240" w:lineRule="auto"/>
              <w:ind w:firstLine="0"/>
              <w:jc w:val="center"/>
              <w:textAlignment w:val="baseline"/>
              <w:rPr>
                <w:rFonts w:eastAsia="Times New Roman" w:cs="Times New Roman"/>
                <w:lang w:eastAsia="en-ID"/>
              </w:rPr>
            </w:pPr>
            <w:r w:rsidRPr="009A2F79">
              <w:rPr>
                <w:rFonts w:eastAsia="Times New Roman" w:cs="Times New Roman"/>
                <w:lang w:eastAsia="en-ID"/>
              </w:rPr>
              <w:t>89,67%</w:t>
            </w:r>
          </w:p>
        </w:tc>
      </w:tr>
      <w:tr w:rsidR="00805836" w14:paraId="434CB794" w14:textId="77777777" w:rsidTr="00805836">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8231FB" w14:textId="6524E2BE" w:rsidR="00805836" w:rsidRDefault="00805836" w:rsidP="00805836">
            <w:pPr>
              <w:spacing w:line="240" w:lineRule="auto"/>
              <w:ind w:firstLine="0"/>
              <w:jc w:val="center"/>
              <w:rPr>
                <w:rFonts w:eastAsia="Times New Roman" w:cs="Times New Roman"/>
                <w:lang w:eastAsia="en-ID"/>
              </w:rPr>
            </w:pPr>
            <w:r w:rsidRPr="01064FA7">
              <w:rPr>
                <w:rFonts w:eastAsia="Times New Roman" w:cs="Times New Roman"/>
                <w:lang w:val="en-US" w:eastAsia="en-ID"/>
              </w:rPr>
              <w:t>0</w:t>
            </w:r>
            <w:r w:rsidR="0075363D">
              <w:rPr>
                <w:rFonts w:eastAsia="Times New Roman" w:cs="Times New Roman"/>
                <w:lang w:val="en-US" w:eastAsia="en-ID"/>
              </w:rPr>
              <w:t>.</w:t>
            </w:r>
            <w:r w:rsidRPr="01064FA7">
              <w:rPr>
                <w:rFonts w:eastAsia="Times New Roman" w:cs="Times New Roman"/>
                <w:lang w:val="en-US" w:eastAsia="en-ID"/>
              </w:rPr>
              <w:t>00001</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26C4272D" w14:textId="55841C10" w:rsidR="00805836" w:rsidRDefault="00805836" w:rsidP="00805836">
            <w:pPr>
              <w:spacing w:line="240" w:lineRule="auto"/>
              <w:ind w:firstLine="0"/>
              <w:jc w:val="center"/>
              <w:rPr>
                <w:rFonts w:eastAsia="Times New Roman" w:cs="Times New Roman"/>
                <w:lang w:eastAsia="en-ID"/>
              </w:rPr>
            </w:pPr>
            <w:r w:rsidRPr="01064FA7">
              <w:rPr>
                <w:rFonts w:eastAsia="Times New Roman" w:cs="Times New Roman"/>
                <w:lang w:eastAsia="en-ID"/>
              </w:rPr>
              <w:t>98,37%</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4E1FBDA4" w14:textId="44A37503" w:rsidR="00805836" w:rsidRDefault="00805836" w:rsidP="00805836">
            <w:pPr>
              <w:spacing w:line="240" w:lineRule="auto"/>
              <w:ind w:firstLine="0"/>
              <w:jc w:val="center"/>
              <w:rPr>
                <w:rFonts w:eastAsia="Times New Roman" w:cs="Times New Roman"/>
                <w:lang w:eastAsia="en-ID"/>
              </w:rPr>
            </w:pPr>
            <w:r w:rsidRPr="01064FA7">
              <w:rPr>
                <w:rFonts w:eastAsia="Times New Roman" w:cs="Times New Roman"/>
                <w:lang w:eastAsia="en-ID"/>
              </w:rPr>
              <w:t>0,1281</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32BB23AE" w14:textId="45557183" w:rsidR="00805836" w:rsidRDefault="00805836" w:rsidP="00805836">
            <w:pPr>
              <w:spacing w:line="240" w:lineRule="auto"/>
              <w:ind w:firstLine="0"/>
              <w:jc w:val="center"/>
              <w:rPr>
                <w:rFonts w:eastAsia="Times New Roman" w:cs="Times New Roman"/>
                <w:lang w:eastAsia="en-ID"/>
              </w:rPr>
            </w:pPr>
            <w:r w:rsidRPr="01064FA7">
              <w:rPr>
                <w:rFonts w:eastAsia="Times New Roman" w:cs="Times New Roman"/>
                <w:lang w:eastAsia="en-ID"/>
              </w:rPr>
              <w:t>87,17%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054A1A7" w14:textId="1B91F6EE" w:rsidR="00805836" w:rsidRDefault="00805836" w:rsidP="00805836">
            <w:pPr>
              <w:spacing w:line="240" w:lineRule="auto"/>
              <w:ind w:firstLine="0"/>
              <w:jc w:val="center"/>
              <w:rPr>
                <w:rFonts w:eastAsia="Times New Roman" w:cs="Times New Roman"/>
                <w:lang w:eastAsia="en-ID"/>
              </w:rPr>
            </w:pPr>
            <w:r w:rsidRPr="01064FA7">
              <w:rPr>
                <w:rFonts w:eastAsia="Times New Roman" w:cs="Times New Roman"/>
                <w:lang w:eastAsia="en-ID"/>
              </w:rPr>
              <w:t>0,4006</w:t>
            </w:r>
          </w:p>
        </w:tc>
        <w:tc>
          <w:tcPr>
            <w:tcW w:w="1200" w:type="dxa"/>
            <w:tcBorders>
              <w:top w:val="single" w:sz="6" w:space="0" w:color="auto"/>
              <w:left w:val="single" w:sz="6" w:space="0" w:color="auto"/>
              <w:bottom w:val="single" w:sz="6" w:space="0" w:color="auto"/>
              <w:right w:val="single" w:sz="6" w:space="0" w:color="auto"/>
            </w:tcBorders>
            <w:shd w:val="clear" w:color="auto" w:fill="auto"/>
          </w:tcPr>
          <w:p w14:paraId="59CA5C88" w14:textId="1C24B3B9" w:rsidR="00805836" w:rsidRDefault="00805836" w:rsidP="00805836">
            <w:pPr>
              <w:spacing w:line="240" w:lineRule="auto"/>
              <w:ind w:firstLine="0"/>
              <w:jc w:val="center"/>
              <w:rPr>
                <w:rFonts w:eastAsia="Times New Roman" w:cs="Times New Roman"/>
                <w:lang w:eastAsia="en-ID"/>
              </w:rPr>
            </w:pPr>
            <w:r w:rsidRPr="01064FA7">
              <w:rPr>
                <w:rFonts w:eastAsia="Times New Roman" w:cs="Times New Roman"/>
                <w:lang w:eastAsia="en-ID"/>
              </w:rPr>
              <w:t>80,33%</w:t>
            </w:r>
          </w:p>
        </w:tc>
      </w:tr>
    </w:tbl>
    <w:p w14:paraId="09833DB2" w14:textId="075FB036" w:rsidR="00F41CCB" w:rsidRPr="00302F36" w:rsidRDefault="001803F6" w:rsidP="009C0946">
      <w:pPr>
        <w:ind w:firstLine="0"/>
        <w:rPr>
          <w:lang w:val="en-US"/>
        </w:rPr>
      </w:pPr>
      <w:r>
        <w:rPr>
          <w:lang w:val="en-US"/>
        </w:rPr>
        <w:t xml:space="preserve">Tabel </w:t>
      </w:r>
      <w:r w:rsidR="006A685A">
        <w:rPr>
          <w:lang w:val="en-US"/>
        </w:rPr>
        <w:t xml:space="preserve">… di </w:t>
      </w:r>
      <w:proofErr w:type="spellStart"/>
      <w:r w:rsidR="006A685A">
        <w:rPr>
          <w:lang w:val="en-US"/>
        </w:rPr>
        <w:t>atas</w:t>
      </w:r>
      <w:proofErr w:type="spellEnd"/>
      <w:r w:rsidR="006A685A">
        <w:rPr>
          <w:lang w:val="en-US"/>
        </w:rPr>
        <w:t xml:space="preserve"> me</w:t>
      </w:r>
      <w:r w:rsidR="003A16CB">
        <w:rPr>
          <w:lang w:val="en-US"/>
        </w:rPr>
        <w:t xml:space="preserve">rupakan </w:t>
      </w:r>
      <w:proofErr w:type="spellStart"/>
      <w:r w:rsidR="003A16CB">
        <w:rPr>
          <w:lang w:val="en-US"/>
        </w:rPr>
        <w:t>hasil</w:t>
      </w:r>
      <w:proofErr w:type="spellEnd"/>
      <w:r w:rsidR="003A16CB">
        <w:rPr>
          <w:lang w:val="en-US"/>
        </w:rPr>
        <w:t xml:space="preserve"> pengujian untuk </w:t>
      </w:r>
      <w:r w:rsidR="003A16CB">
        <w:rPr>
          <w:i/>
          <w:iCs/>
          <w:lang w:val="en-US"/>
        </w:rPr>
        <w:t>learning rate</w:t>
      </w:r>
      <w:r w:rsidR="003A16CB">
        <w:rPr>
          <w:lang w:val="en-US"/>
        </w:rPr>
        <w:t xml:space="preserve">. </w:t>
      </w:r>
      <w:r w:rsidR="00E05371">
        <w:rPr>
          <w:lang w:val="en-US"/>
        </w:rPr>
        <w:t>P</w:t>
      </w:r>
      <w:r w:rsidR="00A91363">
        <w:rPr>
          <w:lang w:val="en-US"/>
        </w:rPr>
        <w:t>engujian</w:t>
      </w:r>
      <w:r w:rsidR="002A2F4E">
        <w:rPr>
          <w:lang w:val="en-US"/>
        </w:rPr>
        <w:t xml:space="preserve"> ini memiliki</w:t>
      </w:r>
      <w:r w:rsidR="00A91363">
        <w:rPr>
          <w:lang w:val="en-US"/>
        </w:rPr>
        <w:t xml:space="preserve"> </w:t>
      </w:r>
      <w:proofErr w:type="spellStart"/>
      <w:r w:rsidR="00A91363">
        <w:rPr>
          <w:lang w:val="en-US"/>
        </w:rPr>
        <w:t>empat</w:t>
      </w:r>
      <w:proofErr w:type="spellEnd"/>
      <w:r w:rsidR="00A91363">
        <w:rPr>
          <w:lang w:val="en-US"/>
        </w:rPr>
        <w:t xml:space="preserve"> </w:t>
      </w:r>
      <w:proofErr w:type="spellStart"/>
      <w:r w:rsidR="006B1A99">
        <w:rPr>
          <w:lang w:val="en-US"/>
        </w:rPr>
        <w:t>variasi</w:t>
      </w:r>
      <w:proofErr w:type="spellEnd"/>
      <w:r w:rsidR="00A91363">
        <w:rPr>
          <w:lang w:val="en-US"/>
        </w:rPr>
        <w:t xml:space="preserve"> </w:t>
      </w:r>
      <w:r w:rsidR="00A91363">
        <w:rPr>
          <w:i/>
          <w:iCs/>
          <w:lang w:val="en-US"/>
        </w:rPr>
        <w:t xml:space="preserve">learning rate </w:t>
      </w:r>
      <w:r w:rsidR="00D36A39">
        <w:rPr>
          <w:lang w:val="en-US"/>
        </w:rPr>
        <w:t>dan</w:t>
      </w:r>
      <w:r w:rsidR="00A91363">
        <w:rPr>
          <w:lang w:val="en-US"/>
        </w:rPr>
        <w:t xml:space="preserve"> dapat </w:t>
      </w:r>
      <w:proofErr w:type="spellStart"/>
      <w:r w:rsidR="00A91363">
        <w:rPr>
          <w:lang w:val="en-US"/>
        </w:rPr>
        <w:t>dilihat</w:t>
      </w:r>
      <w:proofErr w:type="spellEnd"/>
      <w:r w:rsidR="00A91363">
        <w:rPr>
          <w:lang w:val="en-US"/>
        </w:rPr>
        <w:t xml:space="preserve"> bahwa </w:t>
      </w:r>
      <w:proofErr w:type="spellStart"/>
      <w:r w:rsidR="00A91363">
        <w:rPr>
          <w:lang w:val="en-US"/>
        </w:rPr>
        <w:t>hasil</w:t>
      </w:r>
      <w:proofErr w:type="spellEnd"/>
      <w:r w:rsidR="006174A2">
        <w:rPr>
          <w:lang w:val="en-US"/>
        </w:rPr>
        <w:t xml:space="preserve"> </w:t>
      </w:r>
      <w:proofErr w:type="spellStart"/>
      <w:r w:rsidR="006174A2">
        <w:rPr>
          <w:lang w:val="en-US"/>
        </w:rPr>
        <w:t>terbaik</w:t>
      </w:r>
      <w:proofErr w:type="spellEnd"/>
      <w:r w:rsidR="00A91363">
        <w:rPr>
          <w:lang w:val="en-US"/>
        </w:rPr>
        <w:t xml:space="preserve"> </w:t>
      </w:r>
      <w:proofErr w:type="spellStart"/>
      <w:r w:rsidR="00A91363">
        <w:rPr>
          <w:lang w:val="en-US"/>
        </w:rPr>
        <w:t>didapatkan</w:t>
      </w:r>
      <w:proofErr w:type="spellEnd"/>
      <w:r w:rsidR="0027237C">
        <w:rPr>
          <w:lang w:val="en-US"/>
        </w:rPr>
        <w:t xml:space="preserve"> </w:t>
      </w:r>
      <w:r w:rsidR="00E5062B">
        <w:rPr>
          <w:lang w:val="en-US"/>
        </w:rPr>
        <w:t xml:space="preserve">pada </w:t>
      </w:r>
      <w:proofErr w:type="spellStart"/>
      <w:r w:rsidR="00016C21">
        <w:rPr>
          <w:lang w:val="en-US"/>
        </w:rPr>
        <w:t>nilai</w:t>
      </w:r>
      <w:proofErr w:type="spellEnd"/>
      <w:r w:rsidR="00016C21">
        <w:rPr>
          <w:lang w:val="en-US"/>
        </w:rPr>
        <w:t xml:space="preserve"> 0.0001. </w:t>
      </w:r>
      <w:r w:rsidR="006174A2">
        <w:rPr>
          <w:lang w:val="en-US"/>
        </w:rPr>
        <w:t xml:space="preserve">Pengujian </w:t>
      </w:r>
      <w:r w:rsidR="001B75E4">
        <w:rPr>
          <w:i/>
          <w:iCs/>
          <w:lang w:val="en-US"/>
        </w:rPr>
        <w:t>learning rate</w:t>
      </w:r>
      <w:r w:rsidR="00BD75A2">
        <w:rPr>
          <w:lang w:val="en-US"/>
        </w:rPr>
        <w:t xml:space="preserve"> </w:t>
      </w:r>
      <w:r w:rsidR="00734A81">
        <w:rPr>
          <w:lang w:val="en-US"/>
        </w:rPr>
        <w:t xml:space="preserve">tersebut </w:t>
      </w:r>
      <w:r w:rsidR="00BD75A2">
        <w:rPr>
          <w:lang w:val="en-US"/>
        </w:rPr>
        <w:t xml:space="preserve">memiliki </w:t>
      </w:r>
      <w:proofErr w:type="spellStart"/>
      <w:r w:rsidR="00BD75A2">
        <w:rPr>
          <w:lang w:val="en-US"/>
        </w:rPr>
        <w:t>hasil</w:t>
      </w:r>
      <w:proofErr w:type="spellEnd"/>
      <w:r w:rsidR="00BD75A2">
        <w:rPr>
          <w:lang w:val="en-US"/>
        </w:rPr>
        <w:t xml:space="preserve"> </w:t>
      </w:r>
      <w:r w:rsidR="00C57E81">
        <w:rPr>
          <w:i/>
          <w:iCs/>
          <w:lang w:val="en-US"/>
        </w:rPr>
        <w:t>test accuracy</w:t>
      </w:r>
      <w:r w:rsidR="00D36A39">
        <w:rPr>
          <w:lang w:val="en-US"/>
        </w:rPr>
        <w:t xml:space="preserve"> </w:t>
      </w:r>
      <w:proofErr w:type="spellStart"/>
      <w:r w:rsidR="00166D56">
        <w:rPr>
          <w:lang w:val="en-US"/>
        </w:rPr>
        <w:t>sebesar</w:t>
      </w:r>
      <w:proofErr w:type="spellEnd"/>
      <w:r w:rsidR="00166D56">
        <w:rPr>
          <w:lang w:val="en-US"/>
        </w:rPr>
        <w:t xml:space="preserve"> 89,67%</w:t>
      </w:r>
      <w:r w:rsidR="004552B4">
        <w:rPr>
          <w:lang w:val="en-US"/>
        </w:rPr>
        <w:t xml:space="preserve"> pada </w:t>
      </w:r>
      <w:proofErr w:type="spellStart"/>
      <w:r w:rsidR="004552B4">
        <w:rPr>
          <w:lang w:val="en-US"/>
        </w:rPr>
        <w:t>kolom</w:t>
      </w:r>
      <w:proofErr w:type="spellEnd"/>
      <w:r w:rsidR="004552B4">
        <w:rPr>
          <w:lang w:val="en-US"/>
        </w:rPr>
        <w:t xml:space="preserve"> </w:t>
      </w:r>
      <w:proofErr w:type="spellStart"/>
      <w:r w:rsidR="004552B4">
        <w:rPr>
          <w:lang w:val="en-US"/>
        </w:rPr>
        <w:t>berwarna</w:t>
      </w:r>
      <w:proofErr w:type="spellEnd"/>
      <w:r w:rsidR="004552B4">
        <w:rPr>
          <w:lang w:val="en-US"/>
        </w:rPr>
        <w:t xml:space="preserve"> </w:t>
      </w:r>
      <w:proofErr w:type="spellStart"/>
      <w:r w:rsidR="000D4270">
        <w:rPr>
          <w:lang w:val="en-US"/>
        </w:rPr>
        <w:t>biru</w:t>
      </w:r>
      <w:proofErr w:type="spellEnd"/>
      <w:r w:rsidR="00F53E46">
        <w:rPr>
          <w:lang w:val="en-US"/>
        </w:rPr>
        <w:t xml:space="preserve">, </w:t>
      </w:r>
      <w:proofErr w:type="spellStart"/>
      <w:r w:rsidR="00F53E46">
        <w:rPr>
          <w:lang w:val="en-US"/>
        </w:rPr>
        <w:t>sedangkan</w:t>
      </w:r>
      <w:proofErr w:type="spellEnd"/>
      <w:r w:rsidR="00DB1E02">
        <w:rPr>
          <w:lang w:val="en-US"/>
        </w:rPr>
        <w:t xml:space="preserve"> </w:t>
      </w:r>
      <w:r w:rsidR="00F53E46">
        <w:rPr>
          <w:lang w:val="en-US"/>
        </w:rPr>
        <w:t>pada</w:t>
      </w:r>
      <w:r w:rsidR="00DB1E02">
        <w:rPr>
          <w:lang w:val="en-US"/>
        </w:rPr>
        <w:t xml:space="preserve"> </w:t>
      </w:r>
      <w:r w:rsidR="00205CD7">
        <w:rPr>
          <w:i/>
          <w:iCs/>
          <w:lang w:val="en-US"/>
        </w:rPr>
        <w:t xml:space="preserve">train accuracy </w:t>
      </w:r>
      <w:r w:rsidR="00ED30F0">
        <w:rPr>
          <w:lang w:val="en-US"/>
        </w:rPr>
        <w:t xml:space="preserve">memiliki </w:t>
      </w:r>
      <w:proofErr w:type="spellStart"/>
      <w:r w:rsidR="00ED30F0">
        <w:rPr>
          <w:lang w:val="en-US"/>
        </w:rPr>
        <w:t>hasil</w:t>
      </w:r>
      <w:proofErr w:type="spellEnd"/>
      <w:r w:rsidR="00205CD7">
        <w:rPr>
          <w:lang w:val="en-US"/>
        </w:rPr>
        <w:t xml:space="preserve"> 99,87%</w:t>
      </w:r>
      <w:r w:rsidR="001B75E4">
        <w:rPr>
          <w:lang w:val="en-US"/>
        </w:rPr>
        <w:t>. H</w:t>
      </w:r>
      <w:r w:rsidR="00ED30F0">
        <w:rPr>
          <w:lang w:val="en-US"/>
        </w:rPr>
        <w:t>al tersebut</w:t>
      </w:r>
      <w:r w:rsidR="00174AA4">
        <w:rPr>
          <w:lang w:val="en-US"/>
        </w:rPr>
        <w:t xml:space="preserve"> </w:t>
      </w:r>
      <w:proofErr w:type="spellStart"/>
      <w:r w:rsidR="00B64B63">
        <w:rPr>
          <w:lang w:val="en-US"/>
        </w:rPr>
        <w:t>mem</w:t>
      </w:r>
      <w:r w:rsidR="00E95A48">
        <w:rPr>
          <w:lang w:val="en-US"/>
        </w:rPr>
        <w:t>punyai</w:t>
      </w:r>
      <w:proofErr w:type="spellEnd"/>
      <w:r w:rsidR="00E95A48">
        <w:rPr>
          <w:lang w:val="en-US"/>
        </w:rPr>
        <w:t xml:space="preserve"> </w:t>
      </w:r>
      <w:proofErr w:type="spellStart"/>
      <w:r w:rsidR="00E95A48">
        <w:rPr>
          <w:lang w:val="en-US"/>
        </w:rPr>
        <w:t>nilai</w:t>
      </w:r>
      <w:proofErr w:type="spellEnd"/>
      <w:r w:rsidR="00E95A48">
        <w:rPr>
          <w:lang w:val="en-US"/>
        </w:rPr>
        <w:t xml:space="preserve"> </w:t>
      </w:r>
      <w:r w:rsidR="00174AA4">
        <w:rPr>
          <w:lang w:val="en-US"/>
        </w:rPr>
        <w:t xml:space="preserve">lebih </w:t>
      </w:r>
      <w:proofErr w:type="spellStart"/>
      <w:r w:rsidR="00174AA4">
        <w:rPr>
          <w:lang w:val="en-US"/>
        </w:rPr>
        <w:t>rendah</w:t>
      </w:r>
      <w:proofErr w:type="spellEnd"/>
      <w:r w:rsidR="00174AA4">
        <w:rPr>
          <w:lang w:val="en-US"/>
        </w:rPr>
        <w:t xml:space="preserve"> dibandingkan </w:t>
      </w:r>
      <w:r w:rsidR="0083587C">
        <w:rPr>
          <w:i/>
          <w:iCs/>
          <w:lang w:val="en-US"/>
        </w:rPr>
        <w:t xml:space="preserve">learning rate </w:t>
      </w:r>
      <w:r w:rsidR="0083587C">
        <w:rPr>
          <w:lang w:val="en-US"/>
        </w:rPr>
        <w:t>0.00</w:t>
      </w:r>
      <w:r w:rsidR="00E95A48">
        <w:rPr>
          <w:lang w:val="en-US"/>
        </w:rPr>
        <w:t>1</w:t>
      </w:r>
      <w:r w:rsidR="00C44BF4">
        <w:rPr>
          <w:lang w:val="en-US"/>
        </w:rPr>
        <w:t xml:space="preserve"> yang </w:t>
      </w:r>
      <w:proofErr w:type="spellStart"/>
      <w:r w:rsidR="00C44BF4">
        <w:rPr>
          <w:lang w:val="en-US"/>
        </w:rPr>
        <w:t>mencapai</w:t>
      </w:r>
      <w:proofErr w:type="spellEnd"/>
      <w:r w:rsidR="00C44BF4">
        <w:rPr>
          <w:lang w:val="en-US"/>
        </w:rPr>
        <w:t xml:space="preserve"> 100%</w:t>
      </w:r>
      <w:r w:rsidR="00E95A48">
        <w:rPr>
          <w:lang w:val="en-US"/>
        </w:rPr>
        <w:t xml:space="preserve">. </w:t>
      </w:r>
      <w:r w:rsidR="003528F5">
        <w:rPr>
          <w:lang w:val="en-US"/>
        </w:rPr>
        <w:t>Selanjutnya,</w:t>
      </w:r>
      <w:r w:rsidR="00C44BF4">
        <w:rPr>
          <w:lang w:val="en-US"/>
        </w:rPr>
        <w:t xml:space="preserve"> p</w:t>
      </w:r>
      <w:r w:rsidR="006D7523">
        <w:rPr>
          <w:lang w:val="en-US"/>
        </w:rPr>
        <w:t>engujian</w:t>
      </w:r>
      <w:r w:rsidR="00302F36">
        <w:rPr>
          <w:lang w:val="en-US"/>
        </w:rPr>
        <w:t xml:space="preserve"> </w:t>
      </w:r>
      <w:proofErr w:type="spellStart"/>
      <w:r w:rsidR="00302F36">
        <w:rPr>
          <w:lang w:val="en-US"/>
        </w:rPr>
        <w:t>akan</w:t>
      </w:r>
      <w:proofErr w:type="spellEnd"/>
      <w:r w:rsidR="00302F36">
        <w:rPr>
          <w:lang w:val="en-US"/>
        </w:rPr>
        <w:t xml:space="preserve"> menggunakan </w:t>
      </w:r>
      <w:r w:rsidR="00302F36">
        <w:rPr>
          <w:i/>
          <w:iCs/>
          <w:lang w:val="en-US"/>
        </w:rPr>
        <w:t xml:space="preserve">learning rate </w:t>
      </w:r>
      <w:r w:rsidR="00302F36">
        <w:rPr>
          <w:lang w:val="en-US"/>
        </w:rPr>
        <w:t>0.0001.</w:t>
      </w:r>
    </w:p>
    <w:p w14:paraId="42BD00CB" w14:textId="533F0171" w:rsidR="009C0946" w:rsidRPr="008964FE" w:rsidRDefault="008964FE" w:rsidP="008964FE">
      <w:pPr>
        <w:pStyle w:val="ListParagraph"/>
        <w:numPr>
          <w:ilvl w:val="0"/>
          <w:numId w:val="62"/>
        </w:numPr>
        <w:rPr>
          <w:rStyle w:val="eop"/>
          <w:i/>
          <w:iCs/>
          <w:color w:val="000000"/>
          <w:shd w:val="clear" w:color="auto" w:fill="FFFFFF"/>
        </w:rPr>
      </w:pPr>
      <w:proofErr w:type="spellStart"/>
      <w:r>
        <w:rPr>
          <w:rStyle w:val="normaltextrun"/>
          <w:color w:val="000000"/>
          <w:shd w:val="clear" w:color="auto" w:fill="FFFFFF"/>
          <w:lang w:val="en-US"/>
        </w:rPr>
        <w:t>Pengaruh</w:t>
      </w:r>
      <w:proofErr w:type="spellEnd"/>
      <w:r>
        <w:rPr>
          <w:rStyle w:val="normaltextrun"/>
          <w:color w:val="000000"/>
          <w:shd w:val="clear" w:color="auto" w:fill="FFFFFF"/>
          <w:lang w:val="en-US"/>
        </w:rPr>
        <w:t xml:space="preserve"> ‘</w:t>
      </w:r>
      <w:r w:rsidR="009C0946" w:rsidRPr="008964FE">
        <w:rPr>
          <w:rStyle w:val="normaltextrun"/>
          <w:i/>
          <w:iCs/>
          <w:color w:val="000000"/>
          <w:shd w:val="clear" w:color="auto" w:fill="FFFFFF"/>
          <w:lang w:val="en-US"/>
        </w:rPr>
        <w:t>Batch Size</w:t>
      </w:r>
      <w:r>
        <w:rPr>
          <w:rStyle w:val="normaltextrun"/>
          <w:color w:val="000000"/>
          <w:shd w:val="clear" w:color="auto" w:fill="FFFFFF"/>
          <w:lang w:val="en-US"/>
        </w:rPr>
        <w:t xml:space="preserve">’ </w:t>
      </w:r>
      <w:proofErr w:type="spellStart"/>
      <w:r w:rsidRPr="00CF3F54">
        <w:rPr>
          <w:rStyle w:val="normaltextrun"/>
          <w:color w:val="000000"/>
          <w:shd w:val="clear" w:color="auto" w:fill="FFFFFF"/>
          <w:lang w:val="en-US"/>
        </w:rPr>
        <w:t>terhadap</w:t>
      </w:r>
      <w:proofErr w:type="spellEnd"/>
      <w:r w:rsidRPr="00CF3F54">
        <w:rPr>
          <w:rStyle w:val="normaltextrun"/>
          <w:color w:val="000000"/>
          <w:shd w:val="clear" w:color="auto" w:fill="FFFFFF"/>
          <w:lang w:val="en-US"/>
        </w:rPr>
        <w:t xml:space="preserve"> </w:t>
      </w:r>
      <w:r w:rsidRPr="00CF3F54">
        <w:rPr>
          <w:rStyle w:val="normaltextrun"/>
          <w:i/>
          <w:iCs/>
          <w:color w:val="000000"/>
          <w:shd w:val="clear" w:color="auto" w:fill="FFFFFF"/>
          <w:lang w:val="en-US"/>
        </w:rPr>
        <w:t xml:space="preserve">accuracy </w:t>
      </w:r>
      <w:r w:rsidRPr="00CF3F54">
        <w:rPr>
          <w:rStyle w:val="normaltextrun"/>
          <w:color w:val="000000"/>
          <w:shd w:val="clear" w:color="auto" w:fill="FFFFFF"/>
          <w:lang w:val="en-US"/>
        </w:rPr>
        <w:t>Arsitektur ResNet152 V2</w:t>
      </w:r>
    </w:p>
    <w:p w14:paraId="67D43F84" w14:textId="04C910F4" w:rsidR="009C0946" w:rsidRPr="00192A63" w:rsidRDefault="009E0DA6" w:rsidP="009C0946">
      <w:pPr>
        <w:ind w:firstLine="0"/>
        <w:rPr>
          <w:rStyle w:val="eop"/>
          <w:color w:val="000000"/>
          <w:shd w:val="clear" w:color="auto" w:fill="FFFFFF"/>
        </w:rPr>
      </w:pPr>
      <w:proofErr w:type="spellStart"/>
      <w:r>
        <w:rPr>
          <w:rStyle w:val="eop"/>
          <w:color w:val="000000"/>
          <w:shd w:val="clear" w:color="auto" w:fill="FFFFFF"/>
        </w:rPr>
        <w:t>Tahap</w:t>
      </w:r>
      <w:proofErr w:type="spellEnd"/>
      <w:r>
        <w:rPr>
          <w:rStyle w:val="eop"/>
          <w:color w:val="000000"/>
          <w:shd w:val="clear" w:color="auto" w:fill="FFFFFF"/>
        </w:rPr>
        <w:t xml:space="preserve"> </w:t>
      </w:r>
      <w:proofErr w:type="spellStart"/>
      <w:r>
        <w:rPr>
          <w:rStyle w:val="eop"/>
          <w:color w:val="000000"/>
          <w:shd w:val="clear" w:color="auto" w:fill="FFFFFF"/>
        </w:rPr>
        <w:t>terakhir</w:t>
      </w:r>
      <w:proofErr w:type="spellEnd"/>
      <w:r>
        <w:rPr>
          <w:rStyle w:val="eop"/>
          <w:color w:val="000000"/>
          <w:shd w:val="clear" w:color="auto" w:fill="FFFFFF"/>
        </w:rPr>
        <w:t xml:space="preserve"> pada </w:t>
      </w:r>
      <w:proofErr w:type="spellStart"/>
      <w:r w:rsidR="00027028">
        <w:rPr>
          <w:rStyle w:val="eop"/>
          <w:color w:val="000000"/>
          <w:shd w:val="clear" w:color="auto" w:fill="FFFFFF"/>
        </w:rPr>
        <w:t>pengujian</w:t>
      </w:r>
      <w:proofErr w:type="spellEnd"/>
      <w:r w:rsidR="00027028">
        <w:rPr>
          <w:rStyle w:val="eop"/>
          <w:color w:val="000000"/>
          <w:shd w:val="clear" w:color="auto" w:fill="FFFFFF"/>
        </w:rPr>
        <w:t xml:space="preserve"> </w:t>
      </w:r>
      <w:r w:rsidR="00027028">
        <w:rPr>
          <w:rStyle w:val="eop"/>
          <w:i/>
          <w:iCs/>
          <w:color w:val="000000"/>
          <w:shd w:val="clear" w:color="auto" w:fill="FFFFFF"/>
        </w:rPr>
        <w:t>classification</w:t>
      </w:r>
      <w:r w:rsidR="00027028">
        <w:rPr>
          <w:rStyle w:val="eop"/>
          <w:color w:val="000000"/>
          <w:shd w:val="clear" w:color="auto" w:fill="FFFFFF"/>
        </w:rPr>
        <w:t xml:space="preserve"> </w:t>
      </w:r>
      <w:proofErr w:type="spellStart"/>
      <w:r w:rsidR="00D65CB6">
        <w:rPr>
          <w:rStyle w:val="eop"/>
          <w:color w:val="000000"/>
          <w:shd w:val="clear" w:color="auto" w:fill="FFFFFF"/>
        </w:rPr>
        <w:t>adalah</w:t>
      </w:r>
      <w:proofErr w:type="spellEnd"/>
      <w:r w:rsidR="00D65CB6">
        <w:rPr>
          <w:rStyle w:val="eop"/>
          <w:color w:val="000000"/>
          <w:shd w:val="clear" w:color="auto" w:fill="FFFFFF"/>
        </w:rPr>
        <w:t xml:space="preserve"> </w:t>
      </w:r>
      <w:proofErr w:type="spellStart"/>
      <w:r w:rsidR="00091C80">
        <w:rPr>
          <w:rStyle w:val="eop"/>
          <w:color w:val="000000"/>
          <w:shd w:val="clear" w:color="auto" w:fill="FFFFFF"/>
        </w:rPr>
        <w:t>membandingkan</w:t>
      </w:r>
      <w:proofErr w:type="spellEnd"/>
      <w:r w:rsidR="00091C80">
        <w:rPr>
          <w:rStyle w:val="eop"/>
          <w:color w:val="000000"/>
          <w:shd w:val="clear" w:color="auto" w:fill="FFFFFF"/>
        </w:rPr>
        <w:t xml:space="preserve"> </w:t>
      </w:r>
      <w:proofErr w:type="spellStart"/>
      <w:r w:rsidR="00541A7B">
        <w:rPr>
          <w:rStyle w:val="eop"/>
          <w:color w:val="000000"/>
          <w:shd w:val="clear" w:color="auto" w:fill="FFFFFF"/>
        </w:rPr>
        <w:t>empat</w:t>
      </w:r>
      <w:proofErr w:type="spellEnd"/>
      <w:r w:rsidR="00541A7B">
        <w:rPr>
          <w:rStyle w:val="eop"/>
          <w:color w:val="000000"/>
          <w:shd w:val="clear" w:color="auto" w:fill="FFFFFF"/>
        </w:rPr>
        <w:t xml:space="preserve"> </w:t>
      </w:r>
      <w:proofErr w:type="spellStart"/>
      <w:r w:rsidR="00541A7B">
        <w:rPr>
          <w:rStyle w:val="eop"/>
          <w:color w:val="000000"/>
          <w:shd w:val="clear" w:color="auto" w:fill="FFFFFF"/>
        </w:rPr>
        <w:t>variasi</w:t>
      </w:r>
      <w:proofErr w:type="spellEnd"/>
      <w:r w:rsidR="00541A7B">
        <w:rPr>
          <w:rStyle w:val="eop"/>
          <w:color w:val="000000"/>
          <w:shd w:val="clear" w:color="auto" w:fill="FFFFFF"/>
        </w:rPr>
        <w:t xml:space="preserve"> </w:t>
      </w:r>
      <w:r w:rsidR="00541A7B">
        <w:rPr>
          <w:rStyle w:val="eop"/>
          <w:i/>
          <w:iCs/>
          <w:color w:val="000000"/>
          <w:shd w:val="clear" w:color="auto" w:fill="FFFFFF"/>
        </w:rPr>
        <w:t>batch size</w:t>
      </w:r>
      <w:r w:rsidR="00A91640">
        <w:rPr>
          <w:rStyle w:val="eop"/>
          <w:color w:val="000000"/>
          <w:shd w:val="clear" w:color="auto" w:fill="FFFFFF"/>
        </w:rPr>
        <w:t xml:space="preserve"> </w:t>
      </w:r>
      <w:proofErr w:type="spellStart"/>
      <w:r w:rsidR="00A91640">
        <w:rPr>
          <w:rStyle w:val="eop"/>
          <w:color w:val="000000"/>
          <w:shd w:val="clear" w:color="auto" w:fill="FFFFFF"/>
        </w:rPr>
        <w:t>antara</w:t>
      </w:r>
      <w:proofErr w:type="spellEnd"/>
      <w:r w:rsidR="00473414">
        <w:rPr>
          <w:rStyle w:val="eop"/>
          <w:color w:val="000000"/>
          <w:shd w:val="clear" w:color="auto" w:fill="FFFFFF"/>
        </w:rPr>
        <w:t xml:space="preserve"> 16, 32, 64, dan 128. </w:t>
      </w:r>
      <w:proofErr w:type="spellStart"/>
      <w:r w:rsidR="00CD750C">
        <w:rPr>
          <w:rStyle w:val="eop"/>
          <w:color w:val="000000"/>
          <w:shd w:val="clear" w:color="auto" w:fill="FFFFFF"/>
        </w:rPr>
        <w:t>Pengujian</w:t>
      </w:r>
      <w:proofErr w:type="spellEnd"/>
      <w:r w:rsidR="00CD750C">
        <w:rPr>
          <w:rStyle w:val="eop"/>
          <w:color w:val="000000"/>
          <w:shd w:val="clear" w:color="auto" w:fill="FFFFFF"/>
        </w:rPr>
        <w:t xml:space="preserve"> </w:t>
      </w:r>
      <w:proofErr w:type="spellStart"/>
      <w:r w:rsidR="00CD750C">
        <w:rPr>
          <w:rStyle w:val="eop"/>
          <w:color w:val="000000"/>
          <w:shd w:val="clear" w:color="auto" w:fill="FFFFFF"/>
        </w:rPr>
        <w:t>ini</w:t>
      </w:r>
      <w:proofErr w:type="spellEnd"/>
      <w:r w:rsidR="00CD750C">
        <w:rPr>
          <w:rStyle w:val="eop"/>
          <w:color w:val="000000"/>
          <w:shd w:val="clear" w:color="auto" w:fill="FFFFFF"/>
        </w:rPr>
        <w:t xml:space="preserve"> </w:t>
      </w:r>
      <w:proofErr w:type="spellStart"/>
      <w:r w:rsidR="004A3BCC">
        <w:rPr>
          <w:rStyle w:val="eop"/>
          <w:color w:val="000000"/>
          <w:shd w:val="clear" w:color="auto" w:fill="FFFFFF"/>
        </w:rPr>
        <w:t>menggunakan</w:t>
      </w:r>
      <w:proofErr w:type="spellEnd"/>
      <w:r w:rsidR="004A3BCC">
        <w:rPr>
          <w:rStyle w:val="eop"/>
          <w:color w:val="000000"/>
          <w:shd w:val="clear" w:color="auto" w:fill="FFFFFF"/>
        </w:rPr>
        <w:t xml:space="preserve"> </w:t>
      </w:r>
      <w:r w:rsidR="004A3BCC">
        <w:rPr>
          <w:rStyle w:val="eop"/>
          <w:i/>
          <w:iCs/>
          <w:color w:val="000000"/>
          <w:shd w:val="clear" w:color="auto" w:fill="FFFFFF"/>
        </w:rPr>
        <w:t>hyperparameter</w:t>
      </w:r>
      <w:r w:rsidR="004A3BCC">
        <w:rPr>
          <w:rStyle w:val="eop"/>
          <w:color w:val="000000"/>
          <w:shd w:val="clear" w:color="auto" w:fill="FFFFFF"/>
        </w:rPr>
        <w:t xml:space="preserve"> </w:t>
      </w:r>
      <w:r w:rsidR="00E673BD">
        <w:rPr>
          <w:rStyle w:val="eop"/>
          <w:color w:val="000000"/>
          <w:shd w:val="clear" w:color="auto" w:fill="FFFFFF"/>
        </w:rPr>
        <w:t>optimal</w:t>
      </w:r>
      <w:r w:rsidR="00423D9C">
        <w:rPr>
          <w:rStyle w:val="eop"/>
          <w:color w:val="000000"/>
          <w:shd w:val="clear" w:color="auto" w:fill="FFFFFF"/>
        </w:rPr>
        <w:t xml:space="preserve"> yang </w:t>
      </w:r>
      <w:proofErr w:type="spellStart"/>
      <w:r w:rsidR="00423D9C">
        <w:rPr>
          <w:rStyle w:val="eop"/>
          <w:color w:val="000000"/>
          <w:shd w:val="clear" w:color="auto" w:fill="FFFFFF"/>
        </w:rPr>
        <w:t>sudah</w:t>
      </w:r>
      <w:proofErr w:type="spellEnd"/>
      <w:r w:rsidR="00423D9C">
        <w:rPr>
          <w:rStyle w:val="eop"/>
          <w:color w:val="000000"/>
          <w:shd w:val="clear" w:color="auto" w:fill="FFFFFF"/>
        </w:rPr>
        <w:t xml:space="preserve"> </w:t>
      </w:r>
      <w:proofErr w:type="spellStart"/>
      <w:r w:rsidR="00423D9C">
        <w:rPr>
          <w:rStyle w:val="eop"/>
          <w:color w:val="000000"/>
          <w:shd w:val="clear" w:color="auto" w:fill="FFFFFF"/>
        </w:rPr>
        <w:t>disesuaikan</w:t>
      </w:r>
      <w:proofErr w:type="spellEnd"/>
      <w:r w:rsidR="00423D9C">
        <w:rPr>
          <w:rStyle w:val="eop"/>
          <w:color w:val="000000"/>
          <w:shd w:val="clear" w:color="auto" w:fill="FFFFFF"/>
        </w:rPr>
        <w:t xml:space="preserve"> </w:t>
      </w:r>
      <w:proofErr w:type="spellStart"/>
      <w:r w:rsidR="00DB5D0A">
        <w:rPr>
          <w:rStyle w:val="eop"/>
          <w:color w:val="000000"/>
          <w:shd w:val="clear" w:color="auto" w:fill="FFFFFF"/>
        </w:rPr>
        <w:t>mulai</w:t>
      </w:r>
      <w:proofErr w:type="spellEnd"/>
      <w:r w:rsidR="00DB5D0A">
        <w:rPr>
          <w:rStyle w:val="eop"/>
          <w:color w:val="000000"/>
          <w:shd w:val="clear" w:color="auto" w:fill="FFFFFF"/>
        </w:rPr>
        <w:t xml:space="preserve"> </w:t>
      </w:r>
      <w:proofErr w:type="spellStart"/>
      <w:r w:rsidR="00DB5D0A">
        <w:rPr>
          <w:rStyle w:val="eop"/>
          <w:color w:val="000000"/>
          <w:shd w:val="clear" w:color="auto" w:fill="FFFFFF"/>
        </w:rPr>
        <w:t>dari</w:t>
      </w:r>
      <w:proofErr w:type="spellEnd"/>
      <w:r w:rsidR="00DB5D0A">
        <w:rPr>
          <w:rStyle w:val="eop"/>
          <w:color w:val="000000"/>
          <w:shd w:val="clear" w:color="auto" w:fill="FFFFFF"/>
        </w:rPr>
        <w:t xml:space="preserve"> </w:t>
      </w:r>
      <w:r w:rsidR="00DB5D0A">
        <w:rPr>
          <w:rStyle w:val="eop"/>
          <w:i/>
          <w:iCs/>
          <w:color w:val="000000"/>
          <w:shd w:val="clear" w:color="auto" w:fill="FFFFFF"/>
        </w:rPr>
        <w:t xml:space="preserve">optimizer </w:t>
      </w:r>
      <w:r w:rsidR="00DB5D0A">
        <w:rPr>
          <w:rStyle w:val="eop"/>
          <w:color w:val="000000"/>
          <w:shd w:val="clear" w:color="auto" w:fill="FFFFFF"/>
        </w:rPr>
        <w:t>RMSprop</w:t>
      </w:r>
      <w:r w:rsidR="00E17912">
        <w:rPr>
          <w:rStyle w:val="eop"/>
          <w:color w:val="000000"/>
          <w:shd w:val="clear" w:color="auto" w:fill="FFFFFF"/>
        </w:rPr>
        <w:t xml:space="preserve"> dan</w:t>
      </w:r>
      <w:r w:rsidR="00DB5D0A">
        <w:rPr>
          <w:rStyle w:val="eop"/>
          <w:color w:val="000000"/>
          <w:shd w:val="clear" w:color="auto" w:fill="FFFFFF"/>
        </w:rPr>
        <w:t xml:space="preserve"> </w:t>
      </w:r>
      <w:r w:rsidR="00DB5D0A">
        <w:rPr>
          <w:rStyle w:val="eop"/>
          <w:i/>
          <w:iCs/>
          <w:color w:val="000000"/>
          <w:shd w:val="clear" w:color="auto" w:fill="FFFFFF"/>
        </w:rPr>
        <w:t xml:space="preserve">learning rate </w:t>
      </w:r>
      <w:r w:rsidR="00DB5D0A">
        <w:rPr>
          <w:rStyle w:val="eop"/>
          <w:color w:val="000000"/>
          <w:shd w:val="clear" w:color="auto" w:fill="FFFFFF"/>
        </w:rPr>
        <w:t>0.0001</w:t>
      </w:r>
      <w:r w:rsidR="00E17912">
        <w:rPr>
          <w:rStyle w:val="eop"/>
          <w:color w:val="000000"/>
          <w:shd w:val="clear" w:color="auto" w:fill="FFFFFF"/>
        </w:rPr>
        <w:t xml:space="preserve">. </w:t>
      </w:r>
      <w:r w:rsidR="00F6679B">
        <w:rPr>
          <w:rStyle w:val="eop"/>
          <w:color w:val="000000"/>
          <w:shd w:val="clear" w:color="auto" w:fill="FFFFFF"/>
        </w:rPr>
        <w:t xml:space="preserve">Hasil </w:t>
      </w:r>
      <w:proofErr w:type="spellStart"/>
      <w:r w:rsidR="00192A63">
        <w:rPr>
          <w:rStyle w:val="eop"/>
          <w:color w:val="000000"/>
          <w:shd w:val="clear" w:color="auto" w:fill="FFFFFF"/>
        </w:rPr>
        <w:t>pengujian</w:t>
      </w:r>
      <w:proofErr w:type="spellEnd"/>
      <w:r w:rsidR="00192A63">
        <w:rPr>
          <w:rStyle w:val="eop"/>
          <w:color w:val="000000"/>
          <w:shd w:val="clear" w:color="auto" w:fill="FFFFFF"/>
        </w:rPr>
        <w:t xml:space="preserve"> </w:t>
      </w:r>
      <w:r w:rsidR="00F6679B">
        <w:rPr>
          <w:rStyle w:val="eop"/>
          <w:i/>
          <w:iCs/>
          <w:color w:val="000000"/>
          <w:shd w:val="clear" w:color="auto" w:fill="FFFFFF"/>
        </w:rPr>
        <w:t xml:space="preserve">batch size </w:t>
      </w:r>
      <w:proofErr w:type="spellStart"/>
      <w:r w:rsidR="00C66772">
        <w:rPr>
          <w:rStyle w:val="eop"/>
          <w:color w:val="000000"/>
          <w:shd w:val="clear" w:color="auto" w:fill="FFFFFF"/>
        </w:rPr>
        <w:t>terbaik</w:t>
      </w:r>
      <w:proofErr w:type="spellEnd"/>
      <w:r w:rsidR="00C66772">
        <w:rPr>
          <w:rStyle w:val="eop"/>
          <w:color w:val="000000"/>
          <w:shd w:val="clear" w:color="auto" w:fill="FFFFFF"/>
        </w:rPr>
        <w:t xml:space="preserve"> </w:t>
      </w:r>
      <w:proofErr w:type="spellStart"/>
      <w:r w:rsidR="00C66772">
        <w:rPr>
          <w:rStyle w:val="eop"/>
          <w:color w:val="000000"/>
          <w:shd w:val="clear" w:color="auto" w:fill="FFFFFF"/>
        </w:rPr>
        <w:t>akan</w:t>
      </w:r>
      <w:proofErr w:type="spellEnd"/>
      <w:r w:rsidR="00C66772">
        <w:rPr>
          <w:rStyle w:val="eop"/>
          <w:color w:val="000000"/>
          <w:shd w:val="clear" w:color="auto" w:fill="FFFFFF"/>
        </w:rPr>
        <w:t xml:space="preserve"> </w:t>
      </w:r>
      <w:proofErr w:type="spellStart"/>
      <w:r w:rsidR="00C66772">
        <w:rPr>
          <w:rStyle w:val="eop"/>
          <w:color w:val="000000"/>
          <w:shd w:val="clear" w:color="auto" w:fill="FFFFFF"/>
        </w:rPr>
        <w:t>berpengaruh</w:t>
      </w:r>
      <w:proofErr w:type="spellEnd"/>
      <w:r w:rsidR="00C66772">
        <w:rPr>
          <w:rStyle w:val="eop"/>
          <w:color w:val="000000"/>
          <w:shd w:val="clear" w:color="auto" w:fill="FFFFFF"/>
        </w:rPr>
        <w:t xml:space="preserve"> </w:t>
      </w:r>
      <w:proofErr w:type="spellStart"/>
      <w:r w:rsidR="00C66772">
        <w:rPr>
          <w:rStyle w:val="eop"/>
          <w:color w:val="000000"/>
          <w:shd w:val="clear" w:color="auto" w:fill="FFFFFF"/>
        </w:rPr>
        <w:t>untuk</w:t>
      </w:r>
      <w:proofErr w:type="spellEnd"/>
      <w:r w:rsidR="00C66772">
        <w:rPr>
          <w:rStyle w:val="eop"/>
          <w:color w:val="000000"/>
          <w:shd w:val="clear" w:color="auto" w:fill="FFFFFF"/>
        </w:rPr>
        <w:t xml:space="preserve"> </w:t>
      </w:r>
      <w:proofErr w:type="spellStart"/>
      <w:r w:rsidR="00E673BD">
        <w:rPr>
          <w:rStyle w:val="eop"/>
          <w:color w:val="000000"/>
          <w:shd w:val="clear" w:color="auto" w:fill="FFFFFF"/>
        </w:rPr>
        <w:t>keseluruhan</w:t>
      </w:r>
      <w:proofErr w:type="spellEnd"/>
      <w:r w:rsidR="00E673BD">
        <w:rPr>
          <w:rStyle w:val="eop"/>
          <w:color w:val="000000"/>
          <w:shd w:val="clear" w:color="auto" w:fill="FFFFFF"/>
        </w:rPr>
        <w:t xml:space="preserve"> </w:t>
      </w:r>
      <w:proofErr w:type="spellStart"/>
      <w:r w:rsidR="00E673BD">
        <w:rPr>
          <w:rStyle w:val="eop"/>
          <w:color w:val="000000"/>
          <w:shd w:val="clear" w:color="auto" w:fill="FFFFFF"/>
        </w:rPr>
        <w:t>dari</w:t>
      </w:r>
      <w:proofErr w:type="spellEnd"/>
      <w:r w:rsidR="00E673BD">
        <w:rPr>
          <w:rStyle w:val="eop"/>
          <w:color w:val="000000"/>
          <w:shd w:val="clear" w:color="auto" w:fill="FFFFFF"/>
        </w:rPr>
        <w:t xml:space="preserve"> </w:t>
      </w:r>
      <w:proofErr w:type="spellStart"/>
      <w:r w:rsidR="00E673BD">
        <w:rPr>
          <w:rStyle w:val="eop"/>
          <w:color w:val="000000"/>
          <w:shd w:val="clear" w:color="auto" w:fill="FFFFFF"/>
        </w:rPr>
        <w:t>tahapan</w:t>
      </w:r>
      <w:proofErr w:type="spellEnd"/>
      <w:r w:rsidR="00E673BD">
        <w:rPr>
          <w:rStyle w:val="eop"/>
          <w:color w:val="000000"/>
          <w:shd w:val="clear" w:color="auto" w:fill="FFFFFF"/>
        </w:rPr>
        <w:t xml:space="preserve"> </w:t>
      </w:r>
      <w:r w:rsidR="00E673BD">
        <w:rPr>
          <w:rStyle w:val="eop"/>
          <w:i/>
          <w:iCs/>
          <w:color w:val="000000"/>
          <w:shd w:val="clear" w:color="auto" w:fill="FFFFFF"/>
        </w:rPr>
        <w:t xml:space="preserve">classification. </w:t>
      </w:r>
      <w:proofErr w:type="spellStart"/>
      <w:r w:rsidR="00192A63">
        <w:rPr>
          <w:rStyle w:val="eop"/>
          <w:color w:val="000000"/>
          <w:shd w:val="clear" w:color="auto" w:fill="FFFFFF"/>
        </w:rPr>
        <w:t>Berikut</w:t>
      </w:r>
      <w:proofErr w:type="spellEnd"/>
      <w:r w:rsidR="00192A63">
        <w:rPr>
          <w:rStyle w:val="eop"/>
          <w:color w:val="000000"/>
          <w:shd w:val="clear" w:color="auto" w:fill="FFFFFF"/>
        </w:rPr>
        <w:t xml:space="preserve"> </w:t>
      </w:r>
      <w:proofErr w:type="spellStart"/>
      <w:r w:rsidR="00192A63">
        <w:rPr>
          <w:rStyle w:val="eop"/>
          <w:color w:val="000000"/>
          <w:shd w:val="clear" w:color="auto" w:fill="FFFFFF"/>
        </w:rPr>
        <w:t>merupakan</w:t>
      </w:r>
      <w:proofErr w:type="spellEnd"/>
      <w:r w:rsidR="00192A63">
        <w:rPr>
          <w:rStyle w:val="eop"/>
          <w:color w:val="000000"/>
          <w:shd w:val="clear" w:color="auto" w:fill="FFFFFF"/>
        </w:rPr>
        <w:t xml:space="preserve"> </w:t>
      </w:r>
      <w:proofErr w:type="spellStart"/>
      <w:r w:rsidR="00192A63">
        <w:rPr>
          <w:rStyle w:val="eop"/>
          <w:color w:val="000000"/>
          <w:shd w:val="clear" w:color="auto" w:fill="FFFFFF"/>
        </w:rPr>
        <w:t>hasil</w:t>
      </w:r>
      <w:proofErr w:type="spellEnd"/>
      <w:r w:rsidR="00192A63">
        <w:rPr>
          <w:rStyle w:val="eop"/>
          <w:color w:val="000000"/>
          <w:shd w:val="clear" w:color="auto" w:fill="FFFFFF"/>
        </w:rPr>
        <w:t xml:space="preserve"> </w:t>
      </w:r>
      <w:proofErr w:type="spellStart"/>
      <w:r w:rsidR="00CA4EE5" w:rsidRPr="00CA4EE5">
        <w:rPr>
          <w:rStyle w:val="eop"/>
          <w:color w:val="000000"/>
          <w:shd w:val="clear" w:color="auto" w:fill="FFFFFF"/>
        </w:rPr>
        <w:t>pengujian</w:t>
      </w:r>
      <w:proofErr w:type="spellEnd"/>
      <w:r w:rsidR="00CA4EE5" w:rsidRPr="00CA4EE5">
        <w:rPr>
          <w:rStyle w:val="eop"/>
          <w:color w:val="000000"/>
          <w:shd w:val="clear" w:color="auto" w:fill="FFFFFF"/>
        </w:rPr>
        <w:t xml:space="preserve"> </w:t>
      </w:r>
      <w:r w:rsidR="00CA4EE5">
        <w:rPr>
          <w:rStyle w:val="eop"/>
          <w:i/>
          <w:iCs/>
          <w:color w:val="000000"/>
          <w:shd w:val="clear" w:color="auto" w:fill="FFFFFF"/>
        </w:rPr>
        <w:t>batch size</w:t>
      </w:r>
      <w:r w:rsidR="00CA4EE5" w:rsidRPr="00CA4EE5">
        <w:rPr>
          <w:rStyle w:val="eop"/>
          <w:color w:val="000000"/>
          <w:shd w:val="clear" w:color="auto" w:fill="FFFFFF"/>
        </w:rPr>
        <w:t xml:space="preserve"> </w:t>
      </w:r>
      <w:proofErr w:type="spellStart"/>
      <w:r w:rsidR="00CA4EE5" w:rsidRPr="00CA4EE5">
        <w:rPr>
          <w:rStyle w:val="eop"/>
          <w:color w:val="000000"/>
          <w:shd w:val="clear" w:color="auto" w:fill="FFFFFF"/>
        </w:rPr>
        <w:t>terhadap</w:t>
      </w:r>
      <w:proofErr w:type="spellEnd"/>
      <w:r w:rsidR="00CA4EE5" w:rsidRPr="00CA4EE5">
        <w:rPr>
          <w:rStyle w:val="eop"/>
          <w:color w:val="000000"/>
          <w:shd w:val="clear" w:color="auto" w:fill="FFFFFF"/>
        </w:rPr>
        <w:t xml:space="preserve"> </w:t>
      </w:r>
      <w:proofErr w:type="spellStart"/>
      <w:r w:rsidR="00CA4EE5" w:rsidRPr="00CA4EE5">
        <w:rPr>
          <w:rStyle w:val="eop"/>
          <w:color w:val="000000"/>
          <w:shd w:val="clear" w:color="auto" w:fill="FFFFFF"/>
        </w:rPr>
        <w:t>arsitektur</w:t>
      </w:r>
      <w:proofErr w:type="spellEnd"/>
      <w:r w:rsidR="00CA4EE5" w:rsidRPr="00CA4EE5">
        <w:rPr>
          <w:rStyle w:val="eop"/>
          <w:color w:val="000000"/>
          <w:shd w:val="clear" w:color="auto" w:fill="FFFFFF"/>
        </w:rPr>
        <w:t xml:space="preserve"> ResNet152 V2:</w:t>
      </w:r>
    </w:p>
    <w:tbl>
      <w:tblPr>
        <w:tblW w:w="789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60"/>
        <w:gridCol w:w="1260"/>
        <w:gridCol w:w="1275"/>
        <w:gridCol w:w="1380"/>
        <w:gridCol w:w="1215"/>
        <w:gridCol w:w="1200"/>
      </w:tblGrid>
      <w:tr w:rsidR="00805836" w:rsidRPr="00D7078A" w14:paraId="08033B7A" w14:textId="77777777" w:rsidTr="00EB25D9">
        <w:trPr>
          <w:trHeight w:val="840"/>
        </w:trPr>
        <w:tc>
          <w:tcPr>
            <w:tcW w:w="15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DD4A41B" w14:textId="0E7352F0"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Pr>
                <w:rFonts w:eastAsia="Times New Roman" w:cs="Times New Roman"/>
                <w:szCs w:val="24"/>
                <w:lang w:eastAsia="en-ID"/>
              </w:rPr>
              <w:t>Batch Size</w:t>
            </w:r>
          </w:p>
        </w:tc>
        <w:tc>
          <w:tcPr>
            <w:tcW w:w="126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01A85071" w14:textId="77777777"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Train Accuracy</w:t>
            </w:r>
            <w:r w:rsidRPr="00D7078A">
              <w:rPr>
                <w:rFonts w:eastAsia="Times New Roman" w:cs="Times New Roman"/>
                <w:szCs w:val="24"/>
                <w:lang w:eastAsia="en-ID"/>
              </w:rPr>
              <w:t> </w:t>
            </w:r>
          </w:p>
        </w:tc>
        <w:tc>
          <w:tcPr>
            <w:tcW w:w="127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3122AE1B" w14:textId="77777777"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Train Loss</w:t>
            </w:r>
            <w:r w:rsidRPr="00D7078A">
              <w:rPr>
                <w:rFonts w:eastAsia="Times New Roman" w:cs="Times New Roman"/>
                <w:szCs w:val="24"/>
                <w:lang w:eastAsia="en-ID"/>
              </w:rPr>
              <w:t> </w:t>
            </w:r>
          </w:p>
        </w:tc>
        <w:tc>
          <w:tcPr>
            <w:tcW w:w="138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A7E1E59" w14:textId="77777777"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Validation Accuracy</w:t>
            </w:r>
            <w:r w:rsidRPr="00D7078A">
              <w:rPr>
                <w:rFonts w:eastAsia="Times New Roman" w:cs="Times New Roman"/>
                <w:szCs w:val="24"/>
                <w:lang w:eastAsia="en-ID"/>
              </w:rPr>
              <w:t> </w:t>
            </w:r>
          </w:p>
        </w:tc>
        <w:tc>
          <w:tcPr>
            <w:tcW w:w="1215"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735F07D2" w14:textId="77777777"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Validation Loss</w:t>
            </w:r>
            <w:r w:rsidRPr="00D7078A">
              <w:rPr>
                <w:rFonts w:eastAsia="Times New Roman" w:cs="Times New Roman"/>
                <w:szCs w:val="24"/>
                <w:lang w:eastAsia="en-ID"/>
              </w:rPr>
              <w:t> </w:t>
            </w:r>
          </w:p>
        </w:tc>
        <w:tc>
          <w:tcPr>
            <w:tcW w:w="1200" w:type="dxa"/>
            <w:tcBorders>
              <w:top w:val="single" w:sz="6" w:space="0" w:color="auto"/>
              <w:left w:val="single" w:sz="6" w:space="0" w:color="auto"/>
              <w:bottom w:val="single" w:sz="6" w:space="0" w:color="auto"/>
              <w:right w:val="single" w:sz="6" w:space="0" w:color="auto"/>
            </w:tcBorders>
            <w:shd w:val="clear" w:color="auto" w:fill="C2D69B"/>
            <w:vAlign w:val="center"/>
            <w:hideMark/>
          </w:tcPr>
          <w:p w14:paraId="1FBBF06D" w14:textId="77777777" w:rsidR="00805836" w:rsidRPr="00D7078A" w:rsidRDefault="00805836" w:rsidP="00EB25D9">
            <w:pPr>
              <w:spacing w:after="0" w:line="240" w:lineRule="auto"/>
              <w:ind w:firstLine="0"/>
              <w:jc w:val="center"/>
              <w:textAlignment w:val="baseline"/>
              <w:rPr>
                <w:rFonts w:ascii="Segoe UI" w:eastAsia="Times New Roman" w:hAnsi="Segoe UI" w:cs="Segoe UI"/>
                <w:sz w:val="18"/>
                <w:szCs w:val="18"/>
                <w:lang w:eastAsia="en-ID"/>
              </w:rPr>
            </w:pPr>
            <w:r w:rsidRPr="00D7078A">
              <w:rPr>
                <w:rFonts w:eastAsia="Times New Roman" w:cs="Times New Roman"/>
                <w:szCs w:val="24"/>
                <w:lang w:val="en-US" w:eastAsia="en-ID"/>
              </w:rPr>
              <w:t>Test Accuracy</w:t>
            </w:r>
            <w:r w:rsidRPr="00D7078A">
              <w:rPr>
                <w:rFonts w:eastAsia="Times New Roman" w:cs="Times New Roman"/>
                <w:szCs w:val="24"/>
                <w:lang w:eastAsia="en-ID"/>
              </w:rPr>
              <w:t> </w:t>
            </w:r>
          </w:p>
        </w:tc>
      </w:tr>
      <w:tr w:rsidR="00BF3EEC" w:rsidRPr="00D7078A" w14:paraId="7DE72DDF" w14:textId="77777777" w:rsidTr="00EB25D9">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0D5B6F" w14:textId="570A8A53" w:rsidR="00BF3EEC" w:rsidRPr="009C0946" w:rsidRDefault="00BF3EEC" w:rsidP="00BF3EEC">
            <w:pPr>
              <w:spacing w:after="0" w:line="240" w:lineRule="auto"/>
              <w:ind w:firstLine="0"/>
              <w:jc w:val="center"/>
              <w:textAlignment w:val="baseline"/>
              <w:rPr>
                <w:rFonts w:eastAsia="Times New Roman" w:cs="Times New Roman"/>
                <w:lang w:eastAsia="en-ID"/>
              </w:rPr>
            </w:pPr>
            <w:r w:rsidRPr="009C0946">
              <w:rPr>
                <w:rFonts w:eastAsia="Times New Roman" w:cs="Times New Roman"/>
                <w:szCs w:val="24"/>
                <w:lang w:val="en-US" w:eastAsia="en-ID"/>
              </w:rPr>
              <w:t>16</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3E79A04B" w14:textId="49C55C6B" w:rsidR="00BF3EEC" w:rsidRPr="009C0946" w:rsidRDefault="00BF3EEC" w:rsidP="00BF3EEC">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99,96%</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5B073789" w14:textId="0463BEA9" w:rsidR="00BF3EEC" w:rsidRPr="009C0946" w:rsidRDefault="00BF3EEC" w:rsidP="00BF3EEC">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0,0047</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3EEA57E3" w14:textId="76E29CE0" w:rsidR="00BF3EEC" w:rsidRPr="009C0946" w:rsidRDefault="00BF3EEC" w:rsidP="00BF3EEC">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88,17%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3F3A867E" w14:textId="6D0E1B16" w:rsidR="00BF3EEC" w:rsidRPr="009C0946" w:rsidRDefault="00BF3EEC" w:rsidP="00BF3EEC">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0,5251</w:t>
            </w:r>
          </w:p>
        </w:tc>
        <w:tc>
          <w:tcPr>
            <w:tcW w:w="1200" w:type="dxa"/>
            <w:tcBorders>
              <w:top w:val="single" w:sz="6" w:space="0" w:color="auto"/>
              <w:left w:val="single" w:sz="6" w:space="0" w:color="auto"/>
              <w:bottom w:val="single" w:sz="6" w:space="0" w:color="auto"/>
              <w:right w:val="single" w:sz="6" w:space="0" w:color="auto"/>
            </w:tcBorders>
            <w:shd w:val="clear" w:color="auto" w:fill="auto"/>
          </w:tcPr>
          <w:p w14:paraId="4346603F" w14:textId="098C6773" w:rsidR="00BF3EEC" w:rsidRPr="009C0946" w:rsidRDefault="00BF3EEC" w:rsidP="00BF3EEC">
            <w:pPr>
              <w:spacing w:after="0" w:line="240" w:lineRule="auto"/>
              <w:ind w:firstLine="0"/>
              <w:jc w:val="center"/>
              <w:textAlignment w:val="baseline"/>
              <w:rPr>
                <w:rFonts w:eastAsia="Times New Roman" w:cs="Times New Roman"/>
                <w:highlight w:val="yellow"/>
                <w:lang w:eastAsia="en-ID"/>
              </w:rPr>
            </w:pPr>
            <w:r w:rsidRPr="01064FA7">
              <w:rPr>
                <w:rFonts w:eastAsia="Times New Roman" w:cs="Times New Roman"/>
                <w:lang w:eastAsia="en-ID"/>
              </w:rPr>
              <w:t>86,67%</w:t>
            </w:r>
          </w:p>
        </w:tc>
      </w:tr>
      <w:tr w:rsidR="00BF3EEC" w:rsidRPr="00D7078A" w14:paraId="024113D8" w14:textId="77777777" w:rsidTr="00EB25D9">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D7ADD0" w14:textId="68369015" w:rsidR="00BF3EEC" w:rsidRPr="009C0946" w:rsidRDefault="00BF3EEC" w:rsidP="00BF3EEC">
            <w:pPr>
              <w:spacing w:after="0" w:line="240" w:lineRule="auto"/>
              <w:ind w:firstLine="0"/>
              <w:jc w:val="center"/>
              <w:textAlignment w:val="baseline"/>
              <w:rPr>
                <w:rFonts w:eastAsia="Times New Roman" w:cs="Times New Roman"/>
                <w:lang w:eastAsia="en-ID"/>
              </w:rPr>
            </w:pPr>
            <w:r w:rsidRPr="009C0946">
              <w:rPr>
                <w:rFonts w:eastAsia="Times New Roman" w:cs="Times New Roman"/>
                <w:szCs w:val="24"/>
                <w:lang w:val="en-US" w:eastAsia="en-ID"/>
              </w:rPr>
              <w:t>32</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7533CA51" w14:textId="5EF771D6" w:rsidR="00BF3EEC" w:rsidRPr="009C0946" w:rsidRDefault="00BF3EEC" w:rsidP="00BF3EEC">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99,92%</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5EE589BF" w14:textId="357B01BD" w:rsidR="00BF3EEC" w:rsidRPr="009C0946" w:rsidRDefault="00BF3EEC" w:rsidP="00BF3EEC">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0,0101</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26E25C33" w14:textId="20137A83" w:rsidR="00BF3EEC" w:rsidRPr="009C0946" w:rsidRDefault="00BF3EEC" w:rsidP="00BF3EEC">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88,33%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54F7D503" w14:textId="5CE239A4" w:rsidR="00BF3EEC" w:rsidRPr="009C0946" w:rsidRDefault="00BF3EEC" w:rsidP="00BF3EEC">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0,4527</w:t>
            </w:r>
          </w:p>
        </w:tc>
        <w:tc>
          <w:tcPr>
            <w:tcW w:w="1200" w:type="dxa"/>
            <w:tcBorders>
              <w:top w:val="single" w:sz="6" w:space="0" w:color="auto"/>
              <w:left w:val="single" w:sz="6" w:space="0" w:color="auto"/>
              <w:bottom w:val="single" w:sz="6" w:space="0" w:color="auto"/>
              <w:right w:val="single" w:sz="6" w:space="0" w:color="auto"/>
            </w:tcBorders>
            <w:shd w:val="clear" w:color="auto" w:fill="auto"/>
          </w:tcPr>
          <w:p w14:paraId="42B3AEAE" w14:textId="031220F2" w:rsidR="00BF3EEC" w:rsidRPr="009C0946" w:rsidRDefault="00BF3EEC" w:rsidP="00BF3EEC">
            <w:pPr>
              <w:spacing w:after="0" w:line="240" w:lineRule="auto"/>
              <w:ind w:firstLine="0"/>
              <w:jc w:val="center"/>
              <w:textAlignment w:val="baseline"/>
              <w:rPr>
                <w:rFonts w:eastAsia="Times New Roman" w:cs="Times New Roman"/>
                <w:lang w:eastAsia="en-ID"/>
              </w:rPr>
            </w:pPr>
            <w:r w:rsidRPr="01064FA7">
              <w:rPr>
                <w:rFonts w:eastAsia="Times New Roman" w:cs="Times New Roman"/>
                <w:lang w:eastAsia="en-ID"/>
              </w:rPr>
              <w:t>89,33%</w:t>
            </w:r>
          </w:p>
        </w:tc>
      </w:tr>
      <w:tr w:rsidR="00805836" w:rsidRPr="00D7078A" w14:paraId="2C0D375E" w14:textId="77777777" w:rsidTr="000D272B">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A2F5A7" w14:textId="19B47BC7" w:rsidR="00805836" w:rsidRPr="009C0946" w:rsidRDefault="00805836" w:rsidP="00805836">
            <w:pPr>
              <w:spacing w:after="0" w:line="240" w:lineRule="auto"/>
              <w:ind w:firstLine="0"/>
              <w:jc w:val="center"/>
              <w:textAlignment w:val="baseline"/>
              <w:rPr>
                <w:rFonts w:eastAsia="Times New Roman" w:cs="Times New Roman"/>
                <w:lang w:eastAsia="en-ID"/>
              </w:rPr>
            </w:pPr>
            <w:r w:rsidRPr="009C0946">
              <w:rPr>
                <w:rFonts w:eastAsia="Times New Roman" w:cs="Times New Roman"/>
                <w:szCs w:val="24"/>
                <w:lang w:val="en-US" w:eastAsia="en-ID"/>
              </w:rPr>
              <w:t>64</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27B6B348" w14:textId="77777777" w:rsidR="00805836" w:rsidRPr="009C0946" w:rsidRDefault="00805836" w:rsidP="00805836">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99,87%</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270890B3" w14:textId="77777777" w:rsidR="00805836" w:rsidRPr="009C0946" w:rsidRDefault="00805836" w:rsidP="00805836">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0,019</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0EA3D7B5" w14:textId="77777777" w:rsidR="00805836" w:rsidRPr="009C0946" w:rsidRDefault="00805836" w:rsidP="00805836">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89,17%</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3E96E277" w14:textId="77777777" w:rsidR="00805836" w:rsidRPr="009C0946" w:rsidRDefault="00805836" w:rsidP="00805836">
            <w:pPr>
              <w:spacing w:after="0" w:line="240" w:lineRule="auto"/>
              <w:ind w:firstLine="0"/>
              <w:jc w:val="center"/>
              <w:textAlignment w:val="baseline"/>
              <w:rPr>
                <w:rFonts w:eastAsia="Times New Roman" w:cs="Times New Roman"/>
                <w:lang w:eastAsia="en-ID"/>
              </w:rPr>
            </w:pPr>
            <w:r w:rsidRPr="6A2FA4C0">
              <w:rPr>
                <w:rFonts w:eastAsia="Times New Roman" w:cs="Times New Roman"/>
                <w:lang w:eastAsia="en-ID"/>
              </w:rPr>
              <w:t>0,4479</w:t>
            </w:r>
          </w:p>
        </w:tc>
        <w:tc>
          <w:tcPr>
            <w:tcW w:w="1200"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3D7AD369" w14:textId="77777777" w:rsidR="00805836" w:rsidRPr="000D272B" w:rsidRDefault="00805836" w:rsidP="00805836">
            <w:pPr>
              <w:spacing w:after="0" w:line="240" w:lineRule="auto"/>
              <w:ind w:firstLine="0"/>
              <w:jc w:val="center"/>
              <w:textAlignment w:val="baseline"/>
              <w:rPr>
                <w:rFonts w:eastAsia="Times New Roman" w:cs="Times New Roman"/>
                <w:lang w:eastAsia="en-ID"/>
              </w:rPr>
            </w:pPr>
            <w:r w:rsidRPr="000D272B">
              <w:rPr>
                <w:rFonts w:eastAsia="Times New Roman" w:cs="Times New Roman"/>
                <w:lang w:eastAsia="en-ID"/>
              </w:rPr>
              <w:t>89,67%</w:t>
            </w:r>
          </w:p>
        </w:tc>
      </w:tr>
      <w:tr w:rsidR="00BF3EEC" w14:paraId="694048D8" w14:textId="77777777" w:rsidTr="00EB25D9">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11CAEC" w14:textId="6C316C42" w:rsidR="00BF3EEC" w:rsidRDefault="00BF3EEC" w:rsidP="00BF3EEC">
            <w:pPr>
              <w:spacing w:line="240" w:lineRule="auto"/>
              <w:ind w:firstLine="0"/>
              <w:jc w:val="center"/>
              <w:rPr>
                <w:rFonts w:eastAsia="Times New Roman" w:cs="Times New Roman"/>
                <w:lang w:eastAsia="en-ID"/>
              </w:rPr>
            </w:pPr>
            <w:r w:rsidRPr="01064FA7">
              <w:rPr>
                <w:rFonts w:eastAsia="Times New Roman" w:cs="Times New Roman"/>
                <w:lang w:val="en-US" w:eastAsia="en-ID"/>
              </w:rPr>
              <w:t>128</w:t>
            </w:r>
          </w:p>
        </w:tc>
        <w:tc>
          <w:tcPr>
            <w:tcW w:w="1260" w:type="dxa"/>
            <w:tcBorders>
              <w:top w:val="single" w:sz="6" w:space="0" w:color="auto"/>
              <w:left w:val="single" w:sz="6" w:space="0" w:color="auto"/>
              <w:bottom w:val="single" w:sz="6" w:space="0" w:color="auto"/>
              <w:right w:val="single" w:sz="6" w:space="0" w:color="auto"/>
            </w:tcBorders>
            <w:shd w:val="clear" w:color="auto" w:fill="auto"/>
          </w:tcPr>
          <w:p w14:paraId="4FA274EF" w14:textId="57D563C6" w:rsidR="00BF3EEC" w:rsidRDefault="00BF3EEC" w:rsidP="00BF3EEC">
            <w:pPr>
              <w:spacing w:line="240" w:lineRule="auto"/>
              <w:ind w:firstLine="0"/>
              <w:jc w:val="center"/>
              <w:rPr>
                <w:rFonts w:eastAsia="Times New Roman" w:cs="Times New Roman"/>
                <w:lang w:eastAsia="en-ID"/>
              </w:rPr>
            </w:pPr>
            <w:r w:rsidRPr="01064FA7">
              <w:rPr>
                <w:rFonts w:eastAsia="Times New Roman" w:cs="Times New Roman"/>
                <w:lang w:eastAsia="en-ID"/>
              </w:rPr>
              <w:t>100%</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266CCD51" w14:textId="2AF8D554" w:rsidR="00BF3EEC" w:rsidRDefault="00BF3EEC" w:rsidP="00BF3EEC">
            <w:pPr>
              <w:spacing w:line="240" w:lineRule="auto"/>
              <w:ind w:firstLine="0"/>
              <w:jc w:val="center"/>
              <w:rPr>
                <w:rFonts w:eastAsia="Times New Roman" w:cs="Times New Roman"/>
                <w:lang w:eastAsia="en-ID"/>
              </w:rPr>
            </w:pPr>
            <w:r w:rsidRPr="01064FA7">
              <w:rPr>
                <w:rFonts w:eastAsia="Times New Roman" w:cs="Times New Roman"/>
                <w:lang w:eastAsia="en-ID"/>
              </w:rPr>
              <w:t>0,0222</w:t>
            </w:r>
          </w:p>
        </w:tc>
        <w:tc>
          <w:tcPr>
            <w:tcW w:w="1380" w:type="dxa"/>
            <w:tcBorders>
              <w:top w:val="single" w:sz="6" w:space="0" w:color="auto"/>
              <w:left w:val="single" w:sz="6" w:space="0" w:color="auto"/>
              <w:bottom w:val="single" w:sz="6" w:space="0" w:color="auto"/>
              <w:right w:val="single" w:sz="6" w:space="0" w:color="auto"/>
            </w:tcBorders>
            <w:shd w:val="clear" w:color="auto" w:fill="auto"/>
          </w:tcPr>
          <w:p w14:paraId="370D63C2" w14:textId="16C0CB6F" w:rsidR="00BF3EEC" w:rsidRDefault="00BF3EEC" w:rsidP="00BF3EEC">
            <w:pPr>
              <w:spacing w:line="240" w:lineRule="auto"/>
              <w:ind w:firstLine="0"/>
              <w:jc w:val="center"/>
              <w:rPr>
                <w:rFonts w:eastAsia="Times New Roman" w:cs="Times New Roman"/>
                <w:lang w:eastAsia="en-ID"/>
              </w:rPr>
            </w:pPr>
            <w:r w:rsidRPr="01064FA7">
              <w:rPr>
                <w:rFonts w:eastAsia="Times New Roman" w:cs="Times New Roman"/>
                <w:lang w:eastAsia="en-ID"/>
              </w:rPr>
              <w:t>87,33%</w:t>
            </w:r>
          </w:p>
        </w:tc>
        <w:tc>
          <w:tcPr>
            <w:tcW w:w="1215" w:type="dxa"/>
            <w:tcBorders>
              <w:top w:val="single" w:sz="6" w:space="0" w:color="auto"/>
              <w:left w:val="single" w:sz="6" w:space="0" w:color="auto"/>
              <w:bottom w:val="single" w:sz="6" w:space="0" w:color="auto"/>
              <w:right w:val="single" w:sz="6" w:space="0" w:color="auto"/>
            </w:tcBorders>
            <w:shd w:val="clear" w:color="auto" w:fill="auto"/>
          </w:tcPr>
          <w:p w14:paraId="17B8E052" w14:textId="77F1EB2B" w:rsidR="00BF3EEC" w:rsidRDefault="00BF3EEC" w:rsidP="00BF3EEC">
            <w:pPr>
              <w:spacing w:line="240" w:lineRule="auto"/>
              <w:ind w:firstLine="0"/>
              <w:jc w:val="center"/>
              <w:rPr>
                <w:rFonts w:eastAsia="Times New Roman" w:cs="Times New Roman"/>
                <w:lang w:eastAsia="en-ID"/>
              </w:rPr>
            </w:pPr>
            <w:r w:rsidRPr="01064FA7">
              <w:rPr>
                <w:rFonts w:eastAsia="Times New Roman" w:cs="Times New Roman"/>
                <w:lang w:eastAsia="en-ID"/>
              </w:rPr>
              <w:t>0,4512</w:t>
            </w:r>
          </w:p>
        </w:tc>
        <w:tc>
          <w:tcPr>
            <w:tcW w:w="1200" w:type="dxa"/>
            <w:tcBorders>
              <w:top w:val="single" w:sz="6" w:space="0" w:color="auto"/>
              <w:left w:val="single" w:sz="6" w:space="0" w:color="auto"/>
              <w:bottom w:val="single" w:sz="6" w:space="0" w:color="auto"/>
              <w:right w:val="single" w:sz="6" w:space="0" w:color="auto"/>
            </w:tcBorders>
            <w:shd w:val="clear" w:color="auto" w:fill="auto"/>
          </w:tcPr>
          <w:p w14:paraId="2A827146" w14:textId="6DAFE036" w:rsidR="00BF3EEC" w:rsidRDefault="00BF3EEC" w:rsidP="00BF3EEC">
            <w:pPr>
              <w:spacing w:line="240" w:lineRule="auto"/>
              <w:ind w:firstLine="0"/>
              <w:jc w:val="center"/>
              <w:rPr>
                <w:rFonts w:eastAsia="Times New Roman" w:cs="Times New Roman"/>
                <w:lang w:eastAsia="en-ID"/>
              </w:rPr>
            </w:pPr>
            <w:r w:rsidRPr="01064FA7">
              <w:rPr>
                <w:rFonts w:eastAsia="Times New Roman" w:cs="Times New Roman"/>
                <w:lang w:eastAsia="en-ID"/>
              </w:rPr>
              <w:t>84,33%</w:t>
            </w:r>
          </w:p>
        </w:tc>
      </w:tr>
    </w:tbl>
    <w:bookmarkEnd w:id="61"/>
    <w:p w14:paraId="1332DDE1" w14:textId="2188B52B" w:rsidR="009C0946" w:rsidRPr="00566B0A" w:rsidRDefault="00F07C46" w:rsidP="00A80BC7">
      <w:pPr>
        <w:ind w:firstLine="0"/>
        <w:rPr>
          <w:lang w:val="en-US"/>
        </w:rPr>
      </w:pPr>
      <w:r>
        <w:rPr>
          <w:lang w:val="en-US"/>
        </w:rPr>
        <w:t xml:space="preserve">Pada tabel … di </w:t>
      </w:r>
      <w:proofErr w:type="spellStart"/>
      <w:r>
        <w:rPr>
          <w:lang w:val="en-US"/>
        </w:rPr>
        <w:t>atas</w:t>
      </w:r>
      <w:proofErr w:type="spellEnd"/>
      <w:r w:rsidR="00D57095">
        <w:rPr>
          <w:lang w:val="en-US"/>
        </w:rPr>
        <w:t xml:space="preserve"> merupakan </w:t>
      </w:r>
      <w:proofErr w:type="spellStart"/>
      <w:r w:rsidR="00D57095">
        <w:rPr>
          <w:lang w:val="en-US"/>
        </w:rPr>
        <w:t>hasil</w:t>
      </w:r>
      <w:proofErr w:type="spellEnd"/>
      <w:r w:rsidR="00D57095">
        <w:rPr>
          <w:lang w:val="en-US"/>
        </w:rPr>
        <w:t xml:space="preserve"> pengujian </w:t>
      </w:r>
      <w:r w:rsidR="00D57095">
        <w:rPr>
          <w:i/>
          <w:iCs/>
          <w:lang w:val="en-US"/>
        </w:rPr>
        <w:t>batch size</w:t>
      </w:r>
      <w:r w:rsidR="002A76CA">
        <w:rPr>
          <w:lang w:val="en-US"/>
        </w:rPr>
        <w:t xml:space="preserve"> </w:t>
      </w:r>
      <w:r w:rsidR="00B63A40">
        <w:rPr>
          <w:lang w:val="en-US"/>
        </w:rPr>
        <w:t>16, 32, 64, dan 128.</w:t>
      </w:r>
      <w:r w:rsidR="00500239">
        <w:rPr>
          <w:lang w:val="en-US"/>
        </w:rPr>
        <w:t xml:space="preserve"> </w:t>
      </w:r>
      <w:r w:rsidR="00B97958">
        <w:rPr>
          <w:lang w:val="en-US"/>
        </w:rPr>
        <w:t>S</w:t>
      </w:r>
      <w:r w:rsidR="00C6288F">
        <w:rPr>
          <w:lang w:val="en-US"/>
        </w:rPr>
        <w:t xml:space="preserve">etelah </w:t>
      </w:r>
      <w:proofErr w:type="spellStart"/>
      <w:r w:rsidR="00C6288F">
        <w:rPr>
          <w:lang w:val="en-US"/>
        </w:rPr>
        <w:t>melakukan</w:t>
      </w:r>
      <w:proofErr w:type="spellEnd"/>
      <w:r w:rsidR="00C6288F">
        <w:rPr>
          <w:lang w:val="en-US"/>
        </w:rPr>
        <w:t xml:space="preserve"> pengujian untuk </w:t>
      </w:r>
      <w:proofErr w:type="spellStart"/>
      <w:r w:rsidR="00C6288F">
        <w:rPr>
          <w:lang w:val="en-US"/>
        </w:rPr>
        <w:t>keempat</w:t>
      </w:r>
      <w:proofErr w:type="spellEnd"/>
      <w:r w:rsidR="00C6288F">
        <w:rPr>
          <w:lang w:val="en-US"/>
        </w:rPr>
        <w:t xml:space="preserve"> </w:t>
      </w:r>
      <w:proofErr w:type="spellStart"/>
      <w:r w:rsidR="00C6288F">
        <w:rPr>
          <w:lang w:val="en-US"/>
        </w:rPr>
        <w:t>nilai</w:t>
      </w:r>
      <w:proofErr w:type="spellEnd"/>
      <w:r w:rsidR="00C6288F">
        <w:rPr>
          <w:lang w:val="en-US"/>
        </w:rPr>
        <w:t xml:space="preserve"> tersebut</w:t>
      </w:r>
      <w:r w:rsidR="005B2482">
        <w:rPr>
          <w:lang w:val="en-US"/>
        </w:rPr>
        <w:t>,</w:t>
      </w:r>
      <w:r w:rsidR="00C6288F">
        <w:rPr>
          <w:lang w:val="en-US"/>
        </w:rPr>
        <w:t xml:space="preserve"> </w:t>
      </w:r>
      <w:r w:rsidR="006836DD">
        <w:rPr>
          <w:lang w:val="en-US"/>
        </w:rPr>
        <w:t xml:space="preserve">dapat </w:t>
      </w:r>
      <w:proofErr w:type="spellStart"/>
      <w:r w:rsidR="006836DD">
        <w:rPr>
          <w:lang w:val="en-US"/>
        </w:rPr>
        <w:t>dilihat</w:t>
      </w:r>
      <w:proofErr w:type="spellEnd"/>
      <w:r w:rsidR="006836DD">
        <w:rPr>
          <w:lang w:val="en-US"/>
        </w:rPr>
        <w:t xml:space="preserve"> </w:t>
      </w:r>
      <w:r w:rsidR="006A761F">
        <w:rPr>
          <w:lang w:val="en-US"/>
        </w:rPr>
        <w:t xml:space="preserve">pada </w:t>
      </w:r>
      <w:proofErr w:type="spellStart"/>
      <w:r w:rsidR="006A761F">
        <w:rPr>
          <w:lang w:val="en-US"/>
        </w:rPr>
        <w:t>kolom</w:t>
      </w:r>
      <w:proofErr w:type="spellEnd"/>
      <w:r w:rsidR="006A761F">
        <w:rPr>
          <w:lang w:val="en-US"/>
        </w:rPr>
        <w:t xml:space="preserve"> </w:t>
      </w:r>
      <w:proofErr w:type="spellStart"/>
      <w:r w:rsidR="006A761F">
        <w:rPr>
          <w:lang w:val="en-US"/>
        </w:rPr>
        <w:t>berwarna</w:t>
      </w:r>
      <w:proofErr w:type="spellEnd"/>
      <w:r w:rsidR="006A761F">
        <w:rPr>
          <w:lang w:val="en-US"/>
        </w:rPr>
        <w:t xml:space="preserve"> </w:t>
      </w:r>
      <w:proofErr w:type="spellStart"/>
      <w:r w:rsidR="006A761F">
        <w:rPr>
          <w:lang w:val="en-US"/>
        </w:rPr>
        <w:t>biru</w:t>
      </w:r>
      <w:proofErr w:type="spellEnd"/>
      <w:r w:rsidR="00742E16">
        <w:rPr>
          <w:lang w:val="en-US"/>
        </w:rPr>
        <w:t xml:space="preserve">. </w:t>
      </w:r>
      <w:r w:rsidR="00C3066A">
        <w:rPr>
          <w:lang w:val="en-US"/>
        </w:rPr>
        <w:t xml:space="preserve">Dari tabel …, </w:t>
      </w:r>
      <w:r w:rsidR="00A25BCC">
        <w:rPr>
          <w:i/>
          <w:iCs/>
          <w:lang w:val="en-US"/>
        </w:rPr>
        <w:t xml:space="preserve">batch size </w:t>
      </w:r>
      <w:r w:rsidR="00A25BCC">
        <w:rPr>
          <w:lang w:val="en-US"/>
        </w:rPr>
        <w:t xml:space="preserve">dengan </w:t>
      </w:r>
      <w:proofErr w:type="spellStart"/>
      <w:r w:rsidR="00A25BCC">
        <w:rPr>
          <w:lang w:val="en-US"/>
        </w:rPr>
        <w:t>nilai</w:t>
      </w:r>
      <w:proofErr w:type="spellEnd"/>
      <w:r w:rsidR="00A25BCC">
        <w:rPr>
          <w:lang w:val="en-US"/>
        </w:rPr>
        <w:t xml:space="preserve"> </w:t>
      </w:r>
      <w:r w:rsidR="00DD7AD5">
        <w:rPr>
          <w:lang w:val="en-US"/>
        </w:rPr>
        <w:t>64</w:t>
      </w:r>
      <w:r w:rsidR="00E258D9">
        <w:rPr>
          <w:lang w:val="en-US"/>
        </w:rPr>
        <w:t xml:space="preserve"> </w:t>
      </w:r>
      <w:r w:rsidR="00DD7AD5">
        <w:rPr>
          <w:lang w:val="en-US"/>
        </w:rPr>
        <w:t xml:space="preserve">memiliki </w:t>
      </w:r>
      <w:proofErr w:type="spellStart"/>
      <w:r w:rsidR="00DD7AD5">
        <w:rPr>
          <w:lang w:val="en-US"/>
        </w:rPr>
        <w:t>hasil</w:t>
      </w:r>
      <w:proofErr w:type="spellEnd"/>
      <w:r w:rsidR="00DD7AD5">
        <w:rPr>
          <w:lang w:val="en-US"/>
        </w:rPr>
        <w:t xml:space="preserve"> akurasi </w:t>
      </w:r>
      <w:proofErr w:type="spellStart"/>
      <w:r w:rsidR="00DD7AD5">
        <w:rPr>
          <w:lang w:val="en-US"/>
        </w:rPr>
        <w:t>tertinggi</w:t>
      </w:r>
      <w:proofErr w:type="spellEnd"/>
      <w:r w:rsidR="00566B0A">
        <w:rPr>
          <w:lang w:val="en-US"/>
        </w:rPr>
        <w:t xml:space="preserve"> pada </w:t>
      </w:r>
      <w:r w:rsidR="00566B0A">
        <w:rPr>
          <w:i/>
          <w:iCs/>
          <w:lang w:val="en-US"/>
        </w:rPr>
        <w:t>test accuracy</w:t>
      </w:r>
      <w:r w:rsidR="00E258D9">
        <w:rPr>
          <w:lang w:val="en-US"/>
        </w:rPr>
        <w:t xml:space="preserve"> </w:t>
      </w:r>
      <w:proofErr w:type="spellStart"/>
      <w:r w:rsidR="00586CA4">
        <w:rPr>
          <w:lang w:val="en-US"/>
        </w:rPr>
        <w:t>sebesar</w:t>
      </w:r>
      <w:proofErr w:type="spellEnd"/>
      <w:r w:rsidR="00586CA4">
        <w:rPr>
          <w:lang w:val="en-US"/>
        </w:rPr>
        <w:t xml:space="preserve"> </w:t>
      </w:r>
      <w:r w:rsidR="006A761F">
        <w:rPr>
          <w:lang w:val="en-US"/>
        </w:rPr>
        <w:t>89,67%.</w:t>
      </w:r>
      <w:r w:rsidR="00566B0A">
        <w:rPr>
          <w:lang w:val="en-US"/>
        </w:rPr>
        <w:t xml:space="preserve"> </w:t>
      </w:r>
      <w:r w:rsidR="00101A17">
        <w:rPr>
          <w:lang w:val="en-US"/>
        </w:rPr>
        <w:t xml:space="preserve">Untuk </w:t>
      </w:r>
      <w:proofErr w:type="spellStart"/>
      <w:r w:rsidR="00101A17">
        <w:rPr>
          <w:lang w:val="en-US"/>
        </w:rPr>
        <w:t>hasil</w:t>
      </w:r>
      <w:proofErr w:type="spellEnd"/>
      <w:r w:rsidR="00101A17">
        <w:rPr>
          <w:lang w:val="en-US"/>
        </w:rPr>
        <w:t xml:space="preserve"> </w:t>
      </w:r>
      <w:proofErr w:type="spellStart"/>
      <w:r w:rsidR="00082D7A">
        <w:rPr>
          <w:lang w:val="en-US"/>
        </w:rPr>
        <w:t>akhir</w:t>
      </w:r>
      <w:proofErr w:type="spellEnd"/>
      <w:r w:rsidR="00082D7A">
        <w:rPr>
          <w:lang w:val="en-US"/>
        </w:rPr>
        <w:t xml:space="preserve"> </w:t>
      </w:r>
      <w:r w:rsidR="002D59BA">
        <w:rPr>
          <w:lang w:val="en-US"/>
        </w:rPr>
        <w:t xml:space="preserve">pada pengujian </w:t>
      </w:r>
      <w:r w:rsidR="002D59BA">
        <w:rPr>
          <w:i/>
          <w:iCs/>
          <w:lang w:val="en-US"/>
        </w:rPr>
        <w:t>classification</w:t>
      </w:r>
      <w:r w:rsidR="002D59BA">
        <w:rPr>
          <w:lang w:val="en-US"/>
        </w:rPr>
        <w:t xml:space="preserve"> digunakan</w:t>
      </w:r>
      <w:r w:rsidR="00E7404C">
        <w:rPr>
          <w:lang w:val="en-US"/>
        </w:rPr>
        <w:t xml:space="preserve"> </w:t>
      </w:r>
      <w:r w:rsidR="00E7404C">
        <w:rPr>
          <w:i/>
          <w:iCs/>
          <w:lang w:val="en-US"/>
        </w:rPr>
        <w:t xml:space="preserve">batch size </w:t>
      </w:r>
      <w:r w:rsidR="00E7404C">
        <w:rPr>
          <w:lang w:val="en-US"/>
        </w:rPr>
        <w:t xml:space="preserve">64 </w:t>
      </w:r>
      <w:r w:rsidR="002D59BA">
        <w:rPr>
          <w:lang w:val="en-US"/>
        </w:rPr>
        <w:t xml:space="preserve">dengan </w:t>
      </w:r>
      <w:proofErr w:type="spellStart"/>
      <w:r w:rsidR="00451ED1">
        <w:rPr>
          <w:lang w:val="en-US"/>
        </w:rPr>
        <w:t>hasil</w:t>
      </w:r>
      <w:proofErr w:type="spellEnd"/>
      <w:r w:rsidR="00451ED1">
        <w:rPr>
          <w:lang w:val="en-US"/>
        </w:rPr>
        <w:t xml:space="preserve"> </w:t>
      </w:r>
      <w:r w:rsidR="00451ED1">
        <w:rPr>
          <w:i/>
          <w:iCs/>
          <w:lang w:val="en-US"/>
        </w:rPr>
        <w:t xml:space="preserve">train accuracy </w:t>
      </w:r>
      <w:proofErr w:type="spellStart"/>
      <w:r w:rsidR="00451ED1">
        <w:rPr>
          <w:lang w:val="en-US"/>
        </w:rPr>
        <w:t>sebesar</w:t>
      </w:r>
      <w:proofErr w:type="spellEnd"/>
      <w:r w:rsidR="00451ED1">
        <w:rPr>
          <w:lang w:val="en-US"/>
        </w:rPr>
        <w:t xml:space="preserve"> 99,87%. Sehingga, dapat </w:t>
      </w:r>
      <w:proofErr w:type="spellStart"/>
      <w:r w:rsidR="00451ED1">
        <w:rPr>
          <w:lang w:val="en-US"/>
        </w:rPr>
        <w:t>disimpulkan</w:t>
      </w:r>
      <w:proofErr w:type="spellEnd"/>
      <w:r w:rsidR="00451ED1">
        <w:rPr>
          <w:lang w:val="en-US"/>
        </w:rPr>
        <w:t xml:space="preserve"> untuk </w:t>
      </w:r>
      <w:proofErr w:type="spellStart"/>
      <w:r w:rsidR="001B0895">
        <w:rPr>
          <w:lang w:val="en-US"/>
        </w:rPr>
        <w:t>hasil</w:t>
      </w:r>
      <w:proofErr w:type="spellEnd"/>
      <w:r w:rsidR="001B0895">
        <w:rPr>
          <w:lang w:val="en-US"/>
        </w:rPr>
        <w:t xml:space="preserve"> </w:t>
      </w:r>
      <w:r w:rsidR="001B0895">
        <w:rPr>
          <w:lang w:val="en-US"/>
        </w:rPr>
        <w:lastRenderedPageBreak/>
        <w:t xml:space="preserve">pengujian </w:t>
      </w:r>
      <w:r w:rsidR="001B0895">
        <w:rPr>
          <w:i/>
          <w:iCs/>
          <w:lang w:val="en-US"/>
        </w:rPr>
        <w:t xml:space="preserve">hyperparameter </w:t>
      </w:r>
      <w:r w:rsidR="001B0895">
        <w:rPr>
          <w:lang w:val="en-US"/>
        </w:rPr>
        <w:t xml:space="preserve">yang optimal </w:t>
      </w:r>
      <w:proofErr w:type="spellStart"/>
      <w:r w:rsidR="00DB02CC">
        <w:rPr>
          <w:lang w:val="en-US"/>
        </w:rPr>
        <w:t>yaitu</w:t>
      </w:r>
      <w:proofErr w:type="spellEnd"/>
      <w:r w:rsidR="00DB02CC">
        <w:rPr>
          <w:lang w:val="en-US"/>
        </w:rPr>
        <w:t xml:space="preserve"> menggunakan </w:t>
      </w:r>
      <w:r w:rsidR="00DB02CC">
        <w:rPr>
          <w:i/>
          <w:iCs/>
          <w:lang w:val="en-US"/>
        </w:rPr>
        <w:t xml:space="preserve">optimizer </w:t>
      </w:r>
      <w:r w:rsidR="00DB02CC">
        <w:rPr>
          <w:lang w:val="en-US"/>
        </w:rPr>
        <w:t>RMSprop</w:t>
      </w:r>
      <w:r w:rsidR="00795DCE">
        <w:rPr>
          <w:lang w:val="en-US"/>
        </w:rPr>
        <w:t xml:space="preserve">, </w:t>
      </w:r>
      <w:r w:rsidR="00795DCE">
        <w:rPr>
          <w:i/>
          <w:iCs/>
          <w:lang w:val="en-US"/>
        </w:rPr>
        <w:t xml:space="preserve">learning rate </w:t>
      </w:r>
      <w:r w:rsidR="00795DCE">
        <w:rPr>
          <w:lang w:val="en-US"/>
        </w:rPr>
        <w:t xml:space="preserve">0.0001, dan </w:t>
      </w:r>
      <w:r w:rsidR="00795DCE">
        <w:rPr>
          <w:i/>
          <w:iCs/>
          <w:lang w:val="en-US"/>
        </w:rPr>
        <w:t xml:space="preserve">batch size </w:t>
      </w:r>
      <w:r w:rsidR="00795DCE">
        <w:rPr>
          <w:lang w:val="en-US"/>
        </w:rPr>
        <w:t>64.</w:t>
      </w:r>
      <w:r w:rsidR="00082D7A">
        <w:rPr>
          <w:lang w:val="en-US"/>
        </w:rPr>
        <w:t xml:space="preserve"> </w:t>
      </w:r>
    </w:p>
    <w:p w14:paraId="1748E363" w14:textId="77777777" w:rsidR="00A16601" w:rsidRPr="007E2E50" w:rsidRDefault="00A16601" w:rsidP="00A16601">
      <w:pPr>
        <w:pStyle w:val="Heading3"/>
        <w:rPr>
          <w:b/>
          <w:bCs/>
          <w:lang w:val="sv-SE"/>
        </w:rPr>
      </w:pPr>
      <w:r w:rsidRPr="007E2E50">
        <w:rPr>
          <w:b/>
          <w:bCs/>
          <w:lang w:val="sv-SE"/>
        </w:rPr>
        <w:t xml:space="preserve">Proses Pengujian </w:t>
      </w:r>
      <w:r>
        <w:rPr>
          <w:rStyle w:val="normaltextrun"/>
          <w:b/>
          <w:bCs/>
          <w:i/>
          <w:iCs/>
          <w:color w:val="000000"/>
          <w:bdr w:val="none" w:sz="0" w:space="0" w:color="auto" w:frame="1"/>
          <w:lang w:val="en-US"/>
        </w:rPr>
        <w:t>Mobile Application</w:t>
      </w:r>
    </w:p>
    <w:p w14:paraId="62481BA4" w14:textId="77777777" w:rsidR="00A16601" w:rsidRDefault="00A16601" w:rsidP="00A16601">
      <w:pPr>
        <w:ind w:firstLine="576"/>
        <w:rPr>
          <w:rStyle w:val="eop"/>
          <w:color w:val="000000"/>
          <w:shd w:val="clear" w:color="auto" w:fill="FFFFFF"/>
        </w:rPr>
      </w:pPr>
      <w:r>
        <w:rPr>
          <w:rStyle w:val="normaltextrun"/>
          <w:i/>
          <w:iCs/>
          <w:color w:val="000000"/>
          <w:shd w:val="clear" w:color="auto" w:fill="FFFFFF"/>
          <w:lang w:val="en-US"/>
        </w:rPr>
        <w:t>Mobile application</w:t>
      </w:r>
      <w:r>
        <w:rPr>
          <w:rStyle w:val="normaltextrun"/>
          <w:color w:val="000000"/>
          <w:shd w:val="clear" w:color="auto" w:fill="FFFFFF"/>
          <w:lang w:val="en-US"/>
        </w:rPr>
        <w:t xml:space="preserve"> memiliki beberapa parameter yang diuji untuk </w:t>
      </w:r>
      <w:proofErr w:type="spellStart"/>
      <w:r>
        <w:rPr>
          <w:rStyle w:val="normaltextrun"/>
          <w:color w:val="000000"/>
          <w:shd w:val="clear" w:color="auto" w:fill="FFFFFF"/>
          <w:lang w:val="en-US"/>
        </w:rPr>
        <w:t>melihat</w:t>
      </w:r>
      <w:proofErr w:type="spellEnd"/>
      <w:r>
        <w:rPr>
          <w:rStyle w:val="normaltextrun"/>
          <w:color w:val="000000"/>
          <w:shd w:val="clear" w:color="auto" w:fill="FFFFFF"/>
          <w:lang w:val="en-US"/>
        </w:rPr>
        <w:t xml:space="preserve"> apakah </w:t>
      </w:r>
      <w:proofErr w:type="spellStart"/>
      <w:r>
        <w:rPr>
          <w:rStyle w:val="normaltextrun"/>
          <w:color w:val="000000"/>
          <w:shd w:val="clear" w:color="auto" w:fill="FFFFFF"/>
          <w:lang w:val="en-US"/>
        </w:rPr>
        <w:t>dari</w:t>
      </w:r>
      <w:proofErr w:type="spellEnd"/>
      <w:r>
        <w:rPr>
          <w:rStyle w:val="normaltextrun"/>
          <w:color w:val="000000"/>
          <w:shd w:val="clear" w:color="auto" w:fill="FFFFFF"/>
          <w:lang w:val="en-US"/>
        </w:rPr>
        <w:t xml:space="preserve"> parameter yang </w:t>
      </w:r>
      <w:proofErr w:type="spellStart"/>
      <w:r>
        <w:rPr>
          <w:rStyle w:val="normaltextrun"/>
          <w:color w:val="000000"/>
          <w:shd w:val="clear" w:color="auto" w:fill="FFFFFF"/>
          <w:lang w:val="en-US"/>
        </w:rPr>
        <w:t>diujikan</w:t>
      </w:r>
      <w:proofErr w:type="spellEnd"/>
      <w:r>
        <w:rPr>
          <w:rStyle w:val="normaltextrun"/>
          <w:color w:val="000000"/>
          <w:shd w:val="clear" w:color="auto" w:fill="FFFFFF"/>
          <w:lang w:val="en-US"/>
        </w:rPr>
        <w:t xml:space="preserve"> dapat </w:t>
      </w:r>
      <w:proofErr w:type="spellStart"/>
      <w:r>
        <w:rPr>
          <w:rStyle w:val="normaltextrun"/>
          <w:color w:val="000000"/>
          <w:shd w:val="clear" w:color="auto" w:fill="FFFFFF"/>
          <w:lang w:val="en-US"/>
        </w:rPr>
        <w:t>berjalan</w:t>
      </w:r>
      <w:proofErr w:type="spellEnd"/>
      <w:r>
        <w:rPr>
          <w:rStyle w:val="normaltextrun"/>
          <w:color w:val="000000"/>
          <w:shd w:val="clear" w:color="auto" w:fill="FFFFFF"/>
          <w:lang w:val="en-US"/>
        </w:rPr>
        <w:t xml:space="preserve"> dengan lancar. Parameter yang dapat </w:t>
      </w:r>
      <w:proofErr w:type="spellStart"/>
      <w:r>
        <w:rPr>
          <w:rStyle w:val="normaltextrun"/>
          <w:color w:val="000000"/>
          <w:shd w:val="clear" w:color="auto" w:fill="FFFFFF"/>
          <w:lang w:val="en-US"/>
        </w:rPr>
        <w:t>diujikan</w:t>
      </w:r>
      <w:proofErr w:type="spellEnd"/>
      <w:r>
        <w:rPr>
          <w:rStyle w:val="normaltextrun"/>
          <w:color w:val="000000"/>
          <w:shd w:val="clear" w:color="auto" w:fill="FFFFFF"/>
          <w:lang w:val="en-US"/>
        </w:rPr>
        <w:t xml:space="preserve"> </w:t>
      </w:r>
      <w:proofErr w:type="spellStart"/>
      <w:r>
        <w:rPr>
          <w:rStyle w:val="normaltextrun"/>
          <w:color w:val="000000"/>
          <w:shd w:val="clear" w:color="auto" w:fill="FFFFFF"/>
          <w:lang w:val="en-US"/>
        </w:rPr>
        <w:t>yaitu</w:t>
      </w:r>
      <w:proofErr w:type="spellEnd"/>
      <w:r>
        <w:rPr>
          <w:rStyle w:val="normaltextrun"/>
          <w:color w:val="000000"/>
          <w:shd w:val="clear" w:color="auto" w:fill="FFFFFF"/>
          <w:lang w:val="en-US"/>
        </w:rPr>
        <w:t xml:space="preserve"> </w:t>
      </w:r>
      <w:proofErr w:type="spellStart"/>
      <w:r>
        <w:rPr>
          <w:rStyle w:val="normaltextrun"/>
          <w:color w:val="000000"/>
          <w:shd w:val="clear" w:color="auto" w:fill="FFFFFF"/>
          <w:lang w:val="en-US"/>
        </w:rPr>
        <w:t>dari</w:t>
      </w:r>
      <w:proofErr w:type="spellEnd"/>
      <w:r>
        <w:rPr>
          <w:rStyle w:val="normaltextrun"/>
          <w:color w:val="000000"/>
          <w:shd w:val="clear" w:color="auto" w:fill="FFFFFF"/>
          <w:lang w:val="en-US"/>
        </w:rPr>
        <w:t xml:space="preserve"> </w:t>
      </w:r>
      <w:proofErr w:type="spellStart"/>
      <w:r>
        <w:rPr>
          <w:rStyle w:val="normaltextrun"/>
          <w:color w:val="000000"/>
          <w:shd w:val="clear" w:color="auto" w:fill="FFFFFF"/>
          <w:lang w:val="en-US"/>
        </w:rPr>
        <w:t>fitur</w:t>
      </w:r>
      <w:proofErr w:type="spellEnd"/>
      <w:r>
        <w:rPr>
          <w:rStyle w:val="normaltextrun"/>
          <w:color w:val="000000"/>
          <w:shd w:val="clear" w:color="auto" w:fill="FFFFFF"/>
          <w:lang w:val="en-US"/>
        </w:rPr>
        <w:t xml:space="preserve"> </w:t>
      </w:r>
      <w:proofErr w:type="spellStart"/>
      <w:r>
        <w:rPr>
          <w:rStyle w:val="normaltextrun"/>
          <w:color w:val="000000"/>
          <w:shd w:val="clear" w:color="auto" w:fill="FFFFFF"/>
          <w:lang w:val="en-US"/>
        </w:rPr>
        <w:t>utama</w:t>
      </w:r>
      <w:proofErr w:type="spellEnd"/>
      <w:r>
        <w:rPr>
          <w:rStyle w:val="normaltextrun"/>
          <w:color w:val="000000"/>
          <w:shd w:val="clear" w:color="auto" w:fill="FFFFFF"/>
          <w:lang w:val="en-US"/>
        </w:rPr>
        <w:t xml:space="preserve"> </w:t>
      </w:r>
      <w:r>
        <w:rPr>
          <w:rStyle w:val="normaltextrun"/>
          <w:i/>
          <w:iCs/>
          <w:color w:val="000000"/>
          <w:shd w:val="clear" w:color="auto" w:fill="FFFFFF"/>
          <w:lang w:val="en-US"/>
        </w:rPr>
        <w:t>Mobile Application</w:t>
      </w:r>
      <w:r>
        <w:rPr>
          <w:rStyle w:val="normaltextrun"/>
          <w:color w:val="000000"/>
          <w:shd w:val="clear" w:color="auto" w:fill="FFFFFF"/>
          <w:lang w:val="en-US"/>
        </w:rPr>
        <w:t xml:space="preserve"> </w:t>
      </w:r>
      <w:proofErr w:type="spellStart"/>
      <w:r>
        <w:rPr>
          <w:rStyle w:val="normaltextrun"/>
          <w:color w:val="000000"/>
          <w:shd w:val="clear" w:color="auto" w:fill="FFFFFF"/>
          <w:lang w:val="en-US"/>
        </w:rPr>
        <w:t>yaitu</w:t>
      </w:r>
      <w:proofErr w:type="spellEnd"/>
      <w:r>
        <w:rPr>
          <w:rStyle w:val="normaltextrun"/>
          <w:color w:val="000000"/>
          <w:shd w:val="clear" w:color="auto" w:fill="FFFFFF"/>
          <w:lang w:val="en-US"/>
        </w:rPr>
        <w:t xml:space="preserve"> parameter kamera, </w:t>
      </w:r>
      <w:r>
        <w:rPr>
          <w:rStyle w:val="normaltextrun"/>
          <w:i/>
          <w:iCs/>
          <w:color w:val="000000"/>
          <w:shd w:val="clear" w:color="auto" w:fill="FFFFFF"/>
          <w:lang w:val="en-US"/>
        </w:rPr>
        <w:t xml:space="preserve">gallery </w:t>
      </w:r>
      <w:r>
        <w:rPr>
          <w:rStyle w:val="normaltextrun"/>
          <w:color w:val="000000"/>
          <w:shd w:val="clear" w:color="auto" w:fill="FFFFFF"/>
          <w:lang w:val="en-US"/>
        </w:rPr>
        <w:t xml:space="preserve">dan </w:t>
      </w:r>
      <w:proofErr w:type="spellStart"/>
      <w:r>
        <w:rPr>
          <w:rStyle w:val="normaltextrun"/>
          <w:color w:val="000000"/>
          <w:shd w:val="clear" w:color="auto" w:fill="FFFFFF"/>
          <w:lang w:val="en-US"/>
        </w:rPr>
        <w:t>halaman</w:t>
      </w:r>
      <w:proofErr w:type="spellEnd"/>
      <w:r>
        <w:rPr>
          <w:rStyle w:val="normaltextrun"/>
          <w:color w:val="000000"/>
          <w:shd w:val="clear" w:color="auto" w:fill="FFFFFF"/>
          <w:lang w:val="en-US"/>
        </w:rPr>
        <w:t xml:space="preserve"> informasi</w:t>
      </w:r>
      <w:r>
        <w:rPr>
          <w:rStyle w:val="normaltextrun"/>
          <w:i/>
          <w:iCs/>
          <w:color w:val="000000"/>
          <w:shd w:val="clear" w:color="auto" w:fill="FFFFFF"/>
          <w:lang w:val="en-US"/>
        </w:rPr>
        <w:t xml:space="preserve"> </w:t>
      </w:r>
      <w:proofErr w:type="spellStart"/>
      <w:r>
        <w:rPr>
          <w:rStyle w:val="normaltextrun"/>
          <w:color w:val="000000"/>
          <w:shd w:val="clear" w:color="auto" w:fill="FFFFFF"/>
          <w:lang w:val="en-US"/>
        </w:rPr>
        <w:t>serta</w:t>
      </w:r>
      <w:proofErr w:type="spellEnd"/>
      <w:r>
        <w:rPr>
          <w:rStyle w:val="normaltextrun"/>
          <w:color w:val="000000"/>
          <w:shd w:val="clear" w:color="auto" w:fill="FFFFFF"/>
          <w:lang w:val="en-US"/>
        </w:rPr>
        <w:t xml:space="preserve"> </w:t>
      </w:r>
      <w:proofErr w:type="spellStart"/>
      <w:r>
        <w:rPr>
          <w:rStyle w:val="normaltextrun"/>
          <w:color w:val="000000"/>
          <w:shd w:val="clear" w:color="auto" w:fill="FFFFFF"/>
          <w:lang w:val="en-US"/>
        </w:rPr>
        <w:t>dari</w:t>
      </w:r>
      <w:proofErr w:type="spellEnd"/>
      <w:r>
        <w:rPr>
          <w:rStyle w:val="normaltextrun"/>
          <w:color w:val="000000"/>
          <w:shd w:val="clear" w:color="auto" w:fill="FFFFFF"/>
          <w:lang w:val="en-US"/>
        </w:rPr>
        <w:t xml:space="preserve"> </w:t>
      </w:r>
      <w:proofErr w:type="spellStart"/>
      <w:r>
        <w:rPr>
          <w:rStyle w:val="normaltextrun"/>
          <w:color w:val="000000"/>
          <w:shd w:val="clear" w:color="auto" w:fill="FFFFFF"/>
          <w:lang w:val="en-US"/>
        </w:rPr>
        <w:t>fitur</w:t>
      </w:r>
      <w:proofErr w:type="spellEnd"/>
      <w:r>
        <w:rPr>
          <w:rStyle w:val="normaltextrun"/>
          <w:color w:val="000000"/>
          <w:shd w:val="clear" w:color="auto" w:fill="FFFFFF"/>
          <w:lang w:val="en-US"/>
        </w:rPr>
        <w:t xml:space="preserve"> tambahan </w:t>
      </w:r>
      <w:proofErr w:type="spellStart"/>
      <w:r>
        <w:rPr>
          <w:rStyle w:val="normaltextrun"/>
          <w:color w:val="000000"/>
          <w:shd w:val="clear" w:color="auto" w:fill="FFFFFF"/>
          <w:lang w:val="en-US"/>
        </w:rPr>
        <w:t>yaitu</w:t>
      </w:r>
      <w:proofErr w:type="spellEnd"/>
      <w:r>
        <w:rPr>
          <w:rStyle w:val="normaltextrun"/>
          <w:color w:val="000000"/>
          <w:shd w:val="clear" w:color="auto" w:fill="FFFFFF"/>
          <w:lang w:val="en-US"/>
        </w:rPr>
        <w:t xml:space="preserve"> </w:t>
      </w:r>
      <w:r>
        <w:rPr>
          <w:rStyle w:val="normaltextrun"/>
          <w:i/>
          <w:iCs/>
          <w:color w:val="000000"/>
          <w:shd w:val="clear" w:color="auto" w:fill="FFFFFF"/>
          <w:lang w:val="en-US"/>
        </w:rPr>
        <w:t>About Us</w:t>
      </w:r>
      <w:r>
        <w:rPr>
          <w:rStyle w:val="eop"/>
          <w:color w:val="000000"/>
          <w:shd w:val="clear" w:color="auto" w:fill="FFFFFF"/>
        </w:rPr>
        <w:t xml:space="preserve">. Lalu </w:t>
      </w:r>
      <w:proofErr w:type="spellStart"/>
      <w:r>
        <w:rPr>
          <w:rStyle w:val="eop"/>
          <w:color w:val="000000"/>
          <w:shd w:val="clear" w:color="auto" w:fill="FFFFFF"/>
        </w:rPr>
        <w:t>terdapat</w:t>
      </w:r>
      <w:proofErr w:type="spellEnd"/>
      <w:r>
        <w:rPr>
          <w:rStyle w:val="eop"/>
          <w:color w:val="000000"/>
          <w:shd w:val="clear" w:color="auto" w:fill="FFFFFF"/>
        </w:rPr>
        <w:t xml:space="preserve"> parameter lain yang </w:t>
      </w:r>
      <w:proofErr w:type="spellStart"/>
      <w:r>
        <w:rPr>
          <w:rStyle w:val="eop"/>
          <w:color w:val="000000"/>
          <w:shd w:val="clear" w:color="auto" w:fill="FFFFFF"/>
        </w:rPr>
        <w:t>diujikan</w:t>
      </w:r>
      <w:proofErr w:type="spellEnd"/>
      <w:r>
        <w:rPr>
          <w:rStyle w:val="eop"/>
          <w:color w:val="000000"/>
          <w:shd w:val="clear" w:color="auto" w:fill="FFFFFF"/>
        </w:rPr>
        <w:t xml:space="preserve"> </w:t>
      </w:r>
      <w:proofErr w:type="spellStart"/>
      <w:r>
        <w:rPr>
          <w:rStyle w:val="eop"/>
          <w:color w:val="000000"/>
          <w:shd w:val="clear" w:color="auto" w:fill="FFFFFF"/>
        </w:rPr>
        <w:t>seperti</w:t>
      </w:r>
      <w:proofErr w:type="spellEnd"/>
      <w:r>
        <w:rPr>
          <w:rStyle w:val="eop"/>
          <w:color w:val="000000"/>
          <w:shd w:val="clear" w:color="auto" w:fill="FFFFFF"/>
        </w:rPr>
        <w:t xml:space="preserve"> uji </w:t>
      </w:r>
      <w:proofErr w:type="spellStart"/>
      <w:r>
        <w:rPr>
          <w:rStyle w:val="eop"/>
          <w:color w:val="000000"/>
          <w:shd w:val="clear" w:color="auto" w:fill="FFFFFF"/>
        </w:rPr>
        <w:t>fungsionalitas</w:t>
      </w:r>
      <w:proofErr w:type="spellEnd"/>
      <w:r>
        <w:rPr>
          <w:rStyle w:val="eop"/>
          <w:color w:val="000000"/>
          <w:shd w:val="clear" w:color="auto" w:fill="FFFFFF"/>
        </w:rPr>
        <w:t xml:space="preserve"> </w:t>
      </w:r>
      <w:proofErr w:type="spellStart"/>
      <w:r>
        <w:rPr>
          <w:rStyle w:val="eop"/>
          <w:color w:val="000000"/>
          <w:shd w:val="clear" w:color="auto" w:fill="FFFFFF"/>
        </w:rPr>
        <w:t>seluruh</w:t>
      </w:r>
      <w:proofErr w:type="spellEnd"/>
      <w:r>
        <w:rPr>
          <w:rStyle w:val="eop"/>
          <w:color w:val="000000"/>
          <w:shd w:val="clear" w:color="auto" w:fill="FFFFFF"/>
        </w:rPr>
        <w:t xml:space="preserve"> Fitur </w:t>
      </w:r>
      <w:proofErr w:type="spellStart"/>
      <w:r>
        <w:rPr>
          <w:rStyle w:val="eop"/>
          <w:color w:val="000000"/>
          <w:shd w:val="clear" w:color="auto" w:fill="FFFFFF"/>
        </w:rPr>
        <w:t>Aplikasi</w:t>
      </w:r>
      <w:proofErr w:type="spellEnd"/>
      <w:r>
        <w:rPr>
          <w:rStyle w:val="eop"/>
          <w:color w:val="000000"/>
          <w:shd w:val="clear" w:color="auto" w:fill="FFFFFF"/>
        </w:rPr>
        <w:t xml:space="preserve"> </w:t>
      </w:r>
      <w:proofErr w:type="spellStart"/>
      <w:r>
        <w:rPr>
          <w:rStyle w:val="eop"/>
          <w:color w:val="000000"/>
          <w:shd w:val="clear" w:color="auto" w:fill="FFFFFF"/>
        </w:rPr>
        <w:t>dengan</w:t>
      </w:r>
      <w:proofErr w:type="spellEnd"/>
      <w:r>
        <w:rPr>
          <w:rStyle w:val="eop"/>
          <w:color w:val="000000"/>
          <w:shd w:val="clear" w:color="auto" w:fill="FFFFFF"/>
        </w:rPr>
        <w:t xml:space="preserve"> </w:t>
      </w:r>
      <w:proofErr w:type="spellStart"/>
      <w:r>
        <w:rPr>
          <w:rStyle w:val="eop"/>
          <w:color w:val="000000"/>
          <w:shd w:val="clear" w:color="auto" w:fill="FFFFFF"/>
        </w:rPr>
        <w:t>menggunakan</w:t>
      </w:r>
      <w:proofErr w:type="spellEnd"/>
      <w:r>
        <w:rPr>
          <w:rStyle w:val="eop"/>
          <w:color w:val="000000"/>
          <w:shd w:val="clear" w:color="auto" w:fill="FFFFFF"/>
        </w:rPr>
        <w:t xml:space="preserve"> </w:t>
      </w:r>
      <w:proofErr w:type="spellStart"/>
      <w:r>
        <w:rPr>
          <w:rStyle w:val="eop"/>
          <w:color w:val="000000"/>
          <w:shd w:val="clear" w:color="auto" w:fill="FFFFFF"/>
        </w:rPr>
        <w:t>metode</w:t>
      </w:r>
      <w:proofErr w:type="spellEnd"/>
      <w:r>
        <w:rPr>
          <w:rStyle w:val="eop"/>
          <w:color w:val="000000"/>
          <w:shd w:val="clear" w:color="auto" w:fill="FFFFFF"/>
        </w:rPr>
        <w:t xml:space="preserve"> SUS </w:t>
      </w:r>
      <w:r>
        <w:t>(</w:t>
      </w:r>
      <w:r w:rsidRPr="00805687">
        <w:rPr>
          <w:i/>
          <w:iCs/>
        </w:rPr>
        <w:t>System Usability Scale</w:t>
      </w:r>
      <w:r>
        <w:t>).</w:t>
      </w:r>
    </w:p>
    <w:p w14:paraId="035948C9" w14:textId="77777777" w:rsidR="00A16601" w:rsidRPr="00294C4E" w:rsidRDefault="00A16601" w:rsidP="00A16601">
      <w:pPr>
        <w:ind w:firstLine="0"/>
        <w:rPr>
          <w:b/>
          <w:bCs/>
        </w:rPr>
      </w:pPr>
      <w:r w:rsidRPr="00294C4E">
        <w:rPr>
          <w:b/>
          <w:bCs/>
          <w:lang w:val="id-ID"/>
        </w:rPr>
        <w:t>Pengujian pada Fitur Utama Aplikasi</w:t>
      </w:r>
      <w:r w:rsidRPr="00294C4E">
        <w:rPr>
          <w:b/>
          <w:bCs/>
        </w:rPr>
        <w:t> </w:t>
      </w:r>
    </w:p>
    <w:p w14:paraId="1349F135" w14:textId="77777777" w:rsidR="00A16601" w:rsidRPr="00294C4E" w:rsidRDefault="00A16601" w:rsidP="00A16601">
      <w:pPr>
        <w:rPr>
          <w:i/>
          <w:iCs/>
        </w:rPr>
      </w:pPr>
      <w:r w:rsidRPr="00294C4E">
        <w:rPr>
          <w:lang w:val="id-ID"/>
        </w:rPr>
        <w:t>Pengujian Tombol Kamera  </w:t>
      </w:r>
      <w:r w:rsidRPr="00294C4E">
        <w:rPr>
          <w:i/>
          <w:iCs/>
        </w:rPr>
        <w:t> </w:t>
      </w:r>
    </w:p>
    <w:p w14:paraId="16B73BD9" w14:textId="77777777" w:rsidR="00A16601" w:rsidRPr="00294C4E" w:rsidRDefault="00A16601" w:rsidP="00A16601">
      <w:pPr>
        <w:ind w:firstLine="576"/>
      </w:pPr>
      <w:r w:rsidRPr="00294C4E">
        <w:rPr>
          <w:lang w:val="id-ID"/>
        </w:rPr>
        <w:t xml:space="preserve">Untuk pengujian tombol kamera pada aplikasi dilakukan pada Android Studio dan </w:t>
      </w:r>
      <w:proofErr w:type="spellStart"/>
      <w:r w:rsidRPr="00294C4E">
        <w:rPr>
          <w:lang w:val="id-ID"/>
        </w:rPr>
        <w:t>handphone</w:t>
      </w:r>
      <w:proofErr w:type="spellEnd"/>
      <w:r w:rsidRPr="00294C4E">
        <w:rPr>
          <w:lang w:val="id-ID"/>
        </w:rPr>
        <w:t>. Langkah pengujian sebagai berikut :</w:t>
      </w:r>
      <w:r w:rsidRPr="00294C4E">
        <w:t> </w:t>
      </w:r>
    </w:p>
    <w:p w14:paraId="0E7FB326" w14:textId="77777777" w:rsidR="00A16601" w:rsidRPr="00294C4E" w:rsidRDefault="00A16601" w:rsidP="00543721">
      <w:pPr>
        <w:numPr>
          <w:ilvl w:val="0"/>
          <w:numId w:val="15"/>
        </w:numPr>
      </w:pPr>
      <w:r w:rsidRPr="00294C4E">
        <w:rPr>
          <w:lang w:val="id-ID"/>
        </w:rPr>
        <w:t xml:space="preserve">Buka </w:t>
      </w:r>
      <w:r w:rsidRPr="00294C4E">
        <w:rPr>
          <w:i/>
          <w:iCs/>
          <w:lang w:val="id-ID"/>
        </w:rPr>
        <w:t>Android Studio</w:t>
      </w:r>
      <w:r w:rsidRPr="00294C4E">
        <w:t> </w:t>
      </w:r>
    </w:p>
    <w:p w14:paraId="54087EF0" w14:textId="77777777" w:rsidR="00A16601" w:rsidRPr="00294C4E" w:rsidRDefault="00A16601" w:rsidP="00543721">
      <w:pPr>
        <w:numPr>
          <w:ilvl w:val="0"/>
          <w:numId w:val="16"/>
        </w:numPr>
      </w:pPr>
      <w:r w:rsidRPr="00294C4E">
        <w:rPr>
          <w:lang w:val="id-ID"/>
        </w:rPr>
        <w:t>Buka Project yang telah dibuat sebelumnya</w:t>
      </w:r>
      <w:r w:rsidRPr="00294C4E">
        <w:t> </w:t>
      </w:r>
    </w:p>
    <w:p w14:paraId="64FA97A0" w14:textId="77777777" w:rsidR="00A16601" w:rsidRPr="00294C4E" w:rsidRDefault="00A16601" w:rsidP="00543721">
      <w:pPr>
        <w:numPr>
          <w:ilvl w:val="0"/>
          <w:numId w:val="17"/>
        </w:numPr>
      </w:pPr>
      <w:r w:rsidRPr="00294C4E">
        <w:rPr>
          <w:lang w:val="id-ID"/>
        </w:rPr>
        <w:t xml:space="preserve">Tekan tombol </w:t>
      </w:r>
      <w:proofErr w:type="spellStart"/>
      <w:r w:rsidRPr="00294C4E">
        <w:rPr>
          <w:lang w:val="id-ID"/>
        </w:rPr>
        <w:t>play</w:t>
      </w:r>
      <w:proofErr w:type="spellEnd"/>
      <w:r w:rsidRPr="00294C4E">
        <w:rPr>
          <w:lang w:val="id-ID"/>
        </w:rPr>
        <w:t xml:space="preserve"> untuk </w:t>
      </w:r>
      <w:proofErr w:type="spellStart"/>
      <w:r w:rsidRPr="00294C4E">
        <w:rPr>
          <w:lang w:val="id-ID"/>
        </w:rPr>
        <w:t>run</w:t>
      </w:r>
      <w:proofErr w:type="spellEnd"/>
      <w:r w:rsidRPr="00294C4E">
        <w:rPr>
          <w:lang w:val="id-ID"/>
        </w:rPr>
        <w:t xml:space="preserve"> pada emulator yang disediakan oleh </w:t>
      </w:r>
      <w:r w:rsidRPr="00294C4E">
        <w:rPr>
          <w:i/>
          <w:iCs/>
          <w:lang w:val="id-ID"/>
        </w:rPr>
        <w:t>Android Studio</w:t>
      </w:r>
      <w:r w:rsidRPr="00294C4E">
        <w:t> </w:t>
      </w:r>
    </w:p>
    <w:p w14:paraId="7C97B82D" w14:textId="77777777" w:rsidR="00A16601" w:rsidRPr="00294C4E" w:rsidRDefault="00A16601" w:rsidP="00543721">
      <w:pPr>
        <w:numPr>
          <w:ilvl w:val="0"/>
          <w:numId w:val="18"/>
        </w:numPr>
      </w:pPr>
      <w:r w:rsidRPr="00294C4E">
        <w:rPr>
          <w:lang w:val="id-ID"/>
        </w:rPr>
        <w:t>Tekan tombol Mulai untuk memulai aplikasi </w:t>
      </w:r>
      <w:r w:rsidRPr="00294C4E">
        <w:t> </w:t>
      </w:r>
    </w:p>
    <w:p w14:paraId="63819B7E" w14:textId="77777777" w:rsidR="00A16601" w:rsidRPr="00294C4E" w:rsidRDefault="00A16601" w:rsidP="00543721">
      <w:pPr>
        <w:numPr>
          <w:ilvl w:val="0"/>
          <w:numId w:val="19"/>
        </w:numPr>
      </w:pPr>
      <w:r w:rsidRPr="00294C4E">
        <w:rPr>
          <w:lang w:val="id-ID"/>
        </w:rPr>
        <w:t xml:space="preserve">Tekan tombol kamera dan mulai potret dari simulasi yang telah disediakan oleh </w:t>
      </w:r>
      <w:r w:rsidRPr="00294C4E">
        <w:rPr>
          <w:i/>
          <w:iCs/>
          <w:lang w:val="id-ID"/>
        </w:rPr>
        <w:t>Android Studio</w:t>
      </w:r>
      <w:r w:rsidRPr="00294C4E">
        <w:t> </w:t>
      </w:r>
    </w:p>
    <w:p w14:paraId="7E37286E" w14:textId="77777777" w:rsidR="00A16601" w:rsidRPr="00294C4E" w:rsidRDefault="00A16601" w:rsidP="00543721">
      <w:pPr>
        <w:numPr>
          <w:ilvl w:val="0"/>
          <w:numId w:val="20"/>
        </w:numPr>
      </w:pPr>
      <w:r w:rsidRPr="00294C4E">
        <w:rPr>
          <w:lang w:val="id-ID"/>
        </w:rPr>
        <w:t xml:space="preserve">Gambar yang telah dipotret akan ditampilkan kembali pada </w:t>
      </w:r>
      <w:proofErr w:type="spellStart"/>
      <w:r w:rsidRPr="00294C4E">
        <w:rPr>
          <w:i/>
          <w:iCs/>
          <w:lang w:val="id-ID"/>
        </w:rPr>
        <w:t>ImageView</w:t>
      </w:r>
      <w:proofErr w:type="spellEnd"/>
      <w:r w:rsidRPr="00294C4E">
        <w:rPr>
          <w:i/>
          <w:iCs/>
          <w:lang w:val="id-ID"/>
        </w:rPr>
        <w:t xml:space="preserve"> </w:t>
      </w:r>
      <w:r w:rsidRPr="00294C4E">
        <w:rPr>
          <w:lang w:val="id-ID"/>
        </w:rPr>
        <w:t>aplikasi</w:t>
      </w:r>
      <w:r w:rsidRPr="00294C4E">
        <w:t> </w:t>
      </w:r>
    </w:p>
    <w:p w14:paraId="2517073D" w14:textId="77777777" w:rsidR="00A16601" w:rsidRPr="00294C4E" w:rsidRDefault="00A16601" w:rsidP="00543721">
      <w:pPr>
        <w:numPr>
          <w:ilvl w:val="0"/>
          <w:numId w:val="21"/>
        </w:numPr>
      </w:pPr>
      <w:r w:rsidRPr="00294C4E">
        <w:rPr>
          <w:lang w:val="id-ID"/>
        </w:rPr>
        <w:t>Setelah melakukan simulasi pada emulator berjalan, selanjutnya dapat dilakukan</w:t>
      </w:r>
      <w:r w:rsidRPr="00294C4E">
        <w:rPr>
          <w:i/>
          <w:iCs/>
          <w:lang w:val="id-ID"/>
        </w:rPr>
        <w:t xml:space="preserve"> </w:t>
      </w:r>
      <w:proofErr w:type="spellStart"/>
      <w:r w:rsidRPr="00294C4E">
        <w:rPr>
          <w:i/>
          <w:iCs/>
          <w:lang w:val="id-ID"/>
        </w:rPr>
        <w:t>debugging</w:t>
      </w:r>
      <w:proofErr w:type="spellEnd"/>
      <w:r w:rsidRPr="00294C4E">
        <w:rPr>
          <w:lang w:val="id-ID"/>
        </w:rPr>
        <w:t xml:space="preserve"> pada </w:t>
      </w:r>
      <w:proofErr w:type="spellStart"/>
      <w:r w:rsidRPr="00090C67">
        <w:rPr>
          <w:i/>
          <w:iCs/>
          <w:lang w:val="id-ID"/>
        </w:rPr>
        <w:t>handphone</w:t>
      </w:r>
      <w:proofErr w:type="spellEnd"/>
      <w:r w:rsidRPr="00090C67">
        <w:rPr>
          <w:i/>
          <w:iCs/>
        </w:rPr>
        <w:t> </w:t>
      </w:r>
    </w:p>
    <w:p w14:paraId="7F7D6BA0" w14:textId="77777777" w:rsidR="00A16601" w:rsidRDefault="00A16601" w:rsidP="00543721">
      <w:pPr>
        <w:numPr>
          <w:ilvl w:val="0"/>
          <w:numId w:val="22"/>
        </w:numPr>
      </w:pPr>
      <w:proofErr w:type="spellStart"/>
      <w:r w:rsidRPr="00294C4E">
        <w:rPr>
          <w:lang w:val="id-ID"/>
        </w:rPr>
        <w:t>Debugging</w:t>
      </w:r>
      <w:proofErr w:type="spellEnd"/>
      <w:r w:rsidRPr="00294C4E">
        <w:rPr>
          <w:lang w:val="id-ID"/>
        </w:rPr>
        <w:t xml:space="preserve"> pada </w:t>
      </w:r>
      <w:proofErr w:type="spellStart"/>
      <w:r w:rsidRPr="00294C4E">
        <w:rPr>
          <w:lang w:val="id-ID"/>
        </w:rPr>
        <w:t>handphone</w:t>
      </w:r>
      <w:proofErr w:type="spellEnd"/>
      <w:r w:rsidRPr="00294C4E">
        <w:rPr>
          <w:lang w:val="id-ID"/>
        </w:rPr>
        <w:t xml:space="preserve"> dilakukan menggunakan kabel USB sebagai perantara antara </w:t>
      </w:r>
      <w:r w:rsidRPr="00294C4E">
        <w:rPr>
          <w:i/>
          <w:iCs/>
          <w:lang w:val="id-ID"/>
        </w:rPr>
        <w:t>Android Studio</w:t>
      </w:r>
      <w:r w:rsidRPr="00294C4E">
        <w:rPr>
          <w:lang w:val="id-ID"/>
        </w:rPr>
        <w:t xml:space="preserve"> dengan </w:t>
      </w:r>
      <w:proofErr w:type="spellStart"/>
      <w:r w:rsidRPr="00090C67">
        <w:rPr>
          <w:i/>
          <w:iCs/>
          <w:lang w:val="id-ID"/>
        </w:rPr>
        <w:t>handphone</w:t>
      </w:r>
      <w:proofErr w:type="spellEnd"/>
      <w:r w:rsidRPr="00294C4E">
        <w:t> </w:t>
      </w:r>
    </w:p>
    <w:p w14:paraId="0996C95F" w14:textId="77777777" w:rsidR="00A16601" w:rsidRPr="0076014B" w:rsidRDefault="00A16601" w:rsidP="00A16601">
      <w:pPr>
        <w:ind w:firstLine="360"/>
        <w:rPr>
          <w:i/>
          <w:iCs/>
        </w:rPr>
      </w:pPr>
      <w:r w:rsidRPr="0076014B">
        <w:rPr>
          <w:lang w:val="id-ID"/>
        </w:rPr>
        <w:t xml:space="preserve">Pengujian Tombol </w:t>
      </w:r>
      <w:proofErr w:type="spellStart"/>
      <w:r w:rsidRPr="0076014B">
        <w:rPr>
          <w:i/>
          <w:iCs/>
          <w:lang w:val="id-ID"/>
        </w:rPr>
        <w:t>Gallery</w:t>
      </w:r>
      <w:proofErr w:type="spellEnd"/>
      <w:r w:rsidRPr="0076014B">
        <w:rPr>
          <w:i/>
          <w:iCs/>
        </w:rPr>
        <w:t> </w:t>
      </w:r>
    </w:p>
    <w:p w14:paraId="78B7F8E1" w14:textId="77777777" w:rsidR="00A16601" w:rsidRPr="0076014B" w:rsidRDefault="00A16601" w:rsidP="00A16601">
      <w:r w:rsidRPr="0076014B">
        <w:rPr>
          <w:lang w:val="id-ID"/>
        </w:rPr>
        <w:t xml:space="preserve">Untuk pengujian tombol </w:t>
      </w:r>
      <w:proofErr w:type="spellStart"/>
      <w:r w:rsidRPr="0076014B">
        <w:rPr>
          <w:i/>
          <w:iCs/>
          <w:lang w:val="id-ID"/>
        </w:rPr>
        <w:t>gallery</w:t>
      </w:r>
      <w:proofErr w:type="spellEnd"/>
      <w:r w:rsidRPr="0076014B">
        <w:rPr>
          <w:lang w:val="id-ID"/>
        </w:rPr>
        <w:t xml:space="preserve"> pada aplikasi dilakukan pada Android Studio dan </w:t>
      </w:r>
      <w:proofErr w:type="spellStart"/>
      <w:r w:rsidRPr="0076014B">
        <w:rPr>
          <w:lang w:val="id-ID"/>
        </w:rPr>
        <w:t>handphone</w:t>
      </w:r>
      <w:proofErr w:type="spellEnd"/>
      <w:r w:rsidRPr="0076014B">
        <w:rPr>
          <w:lang w:val="id-ID"/>
        </w:rPr>
        <w:t>. Langkah pengujian sebagai berikut :</w:t>
      </w:r>
      <w:r w:rsidRPr="0076014B">
        <w:t> </w:t>
      </w:r>
    </w:p>
    <w:p w14:paraId="44D3D8DB" w14:textId="77777777" w:rsidR="00A16601" w:rsidRPr="0076014B" w:rsidRDefault="00A16601" w:rsidP="00543721">
      <w:pPr>
        <w:numPr>
          <w:ilvl w:val="0"/>
          <w:numId w:val="23"/>
        </w:numPr>
      </w:pPr>
      <w:r w:rsidRPr="0076014B">
        <w:rPr>
          <w:lang w:val="id-ID"/>
        </w:rPr>
        <w:t>Buka Android Studio</w:t>
      </w:r>
      <w:r w:rsidRPr="0076014B">
        <w:t> </w:t>
      </w:r>
    </w:p>
    <w:p w14:paraId="0E3332FC" w14:textId="77777777" w:rsidR="00A16601" w:rsidRPr="0076014B" w:rsidRDefault="00A16601" w:rsidP="00543721">
      <w:pPr>
        <w:numPr>
          <w:ilvl w:val="0"/>
          <w:numId w:val="24"/>
        </w:numPr>
      </w:pPr>
      <w:r w:rsidRPr="0076014B">
        <w:rPr>
          <w:lang w:val="id-ID"/>
        </w:rPr>
        <w:t>Buka Project yang telah dibuat sebelumnya</w:t>
      </w:r>
      <w:r w:rsidRPr="0076014B">
        <w:t> </w:t>
      </w:r>
    </w:p>
    <w:p w14:paraId="5D37B6D3" w14:textId="77777777" w:rsidR="00A16601" w:rsidRPr="0076014B" w:rsidRDefault="00A16601" w:rsidP="00543721">
      <w:pPr>
        <w:numPr>
          <w:ilvl w:val="0"/>
          <w:numId w:val="25"/>
        </w:numPr>
      </w:pPr>
      <w:r w:rsidRPr="0076014B">
        <w:rPr>
          <w:lang w:val="id-ID"/>
        </w:rPr>
        <w:lastRenderedPageBreak/>
        <w:t xml:space="preserve">Tekan tombol </w:t>
      </w:r>
      <w:proofErr w:type="spellStart"/>
      <w:r w:rsidRPr="0076014B">
        <w:rPr>
          <w:lang w:val="id-ID"/>
        </w:rPr>
        <w:t>play</w:t>
      </w:r>
      <w:proofErr w:type="spellEnd"/>
      <w:r w:rsidRPr="0076014B">
        <w:rPr>
          <w:lang w:val="id-ID"/>
        </w:rPr>
        <w:t xml:space="preserve"> untuk </w:t>
      </w:r>
      <w:proofErr w:type="spellStart"/>
      <w:r w:rsidRPr="0076014B">
        <w:rPr>
          <w:lang w:val="id-ID"/>
        </w:rPr>
        <w:t>run</w:t>
      </w:r>
      <w:proofErr w:type="spellEnd"/>
      <w:r w:rsidRPr="0076014B">
        <w:rPr>
          <w:lang w:val="id-ID"/>
        </w:rPr>
        <w:t xml:space="preserve"> pada emulator yang disediakan oleh </w:t>
      </w:r>
      <w:r w:rsidRPr="0076014B">
        <w:rPr>
          <w:i/>
          <w:iCs/>
          <w:lang w:val="id-ID"/>
        </w:rPr>
        <w:t>Android Studio</w:t>
      </w:r>
      <w:r w:rsidRPr="0076014B">
        <w:t> </w:t>
      </w:r>
    </w:p>
    <w:p w14:paraId="3D6DAF38" w14:textId="77777777" w:rsidR="00A16601" w:rsidRPr="0076014B" w:rsidRDefault="00A16601" w:rsidP="00543721">
      <w:pPr>
        <w:numPr>
          <w:ilvl w:val="0"/>
          <w:numId w:val="26"/>
        </w:numPr>
      </w:pPr>
      <w:r w:rsidRPr="0076014B">
        <w:rPr>
          <w:lang w:val="id-ID"/>
        </w:rPr>
        <w:t>Tekan tombol Mulai untuk memulai aplikasi </w:t>
      </w:r>
      <w:r w:rsidRPr="0076014B">
        <w:t> </w:t>
      </w:r>
    </w:p>
    <w:p w14:paraId="33E7C6C5" w14:textId="77777777" w:rsidR="00A16601" w:rsidRPr="0076014B" w:rsidRDefault="00A16601" w:rsidP="00543721">
      <w:pPr>
        <w:numPr>
          <w:ilvl w:val="0"/>
          <w:numId w:val="27"/>
        </w:numPr>
      </w:pPr>
      <w:r w:rsidRPr="0076014B">
        <w:rPr>
          <w:lang w:val="id-ID"/>
        </w:rPr>
        <w:t>Tekan tombol galeri dan mulai pilih gambar dari galeri yang telah disediakan oleh Android Studio</w:t>
      </w:r>
      <w:r w:rsidRPr="0076014B">
        <w:t> </w:t>
      </w:r>
    </w:p>
    <w:p w14:paraId="5DC13BB9" w14:textId="77777777" w:rsidR="00A16601" w:rsidRPr="0076014B" w:rsidRDefault="00A16601" w:rsidP="00543721">
      <w:pPr>
        <w:numPr>
          <w:ilvl w:val="0"/>
          <w:numId w:val="28"/>
        </w:numPr>
      </w:pPr>
      <w:r w:rsidRPr="0076014B">
        <w:rPr>
          <w:lang w:val="id-ID"/>
        </w:rPr>
        <w:t xml:space="preserve">Gambar yang telah dipilih akan ditampilkan kembali pada </w:t>
      </w:r>
      <w:proofErr w:type="spellStart"/>
      <w:r w:rsidRPr="0076014B">
        <w:rPr>
          <w:lang w:val="id-ID"/>
        </w:rPr>
        <w:t>ImageView</w:t>
      </w:r>
      <w:proofErr w:type="spellEnd"/>
      <w:r w:rsidRPr="0076014B">
        <w:rPr>
          <w:lang w:val="id-ID"/>
        </w:rPr>
        <w:t xml:space="preserve"> aplikasi</w:t>
      </w:r>
      <w:r w:rsidRPr="0076014B">
        <w:t> </w:t>
      </w:r>
    </w:p>
    <w:p w14:paraId="591CFEF9" w14:textId="77777777" w:rsidR="00A16601" w:rsidRPr="0076014B" w:rsidRDefault="00A16601" w:rsidP="00543721">
      <w:pPr>
        <w:numPr>
          <w:ilvl w:val="0"/>
          <w:numId w:val="29"/>
        </w:numPr>
      </w:pPr>
      <w:r w:rsidRPr="0076014B">
        <w:rPr>
          <w:lang w:val="id-ID"/>
        </w:rPr>
        <w:t xml:space="preserve">Setelah melakukan simulasi pada emulator berjalan, selanjutnya dapat dilakukan </w:t>
      </w:r>
      <w:proofErr w:type="spellStart"/>
      <w:r w:rsidRPr="0076014B">
        <w:rPr>
          <w:lang w:val="id-ID"/>
        </w:rPr>
        <w:t>debugging</w:t>
      </w:r>
      <w:proofErr w:type="spellEnd"/>
      <w:r w:rsidRPr="0076014B">
        <w:rPr>
          <w:lang w:val="id-ID"/>
        </w:rPr>
        <w:t xml:space="preserve"> pada </w:t>
      </w:r>
      <w:proofErr w:type="spellStart"/>
      <w:r w:rsidRPr="0076014B">
        <w:rPr>
          <w:lang w:val="id-ID"/>
        </w:rPr>
        <w:t>handphone</w:t>
      </w:r>
      <w:proofErr w:type="spellEnd"/>
      <w:r w:rsidRPr="0076014B">
        <w:t> </w:t>
      </w:r>
    </w:p>
    <w:p w14:paraId="486E7D55" w14:textId="77777777" w:rsidR="00A16601" w:rsidRDefault="00A16601" w:rsidP="00543721">
      <w:pPr>
        <w:numPr>
          <w:ilvl w:val="0"/>
          <w:numId w:val="30"/>
        </w:numPr>
      </w:pPr>
      <w:proofErr w:type="spellStart"/>
      <w:r w:rsidRPr="0076014B">
        <w:rPr>
          <w:i/>
          <w:iCs/>
          <w:lang w:val="id-ID"/>
        </w:rPr>
        <w:t>Debugging</w:t>
      </w:r>
      <w:proofErr w:type="spellEnd"/>
      <w:r w:rsidRPr="0076014B">
        <w:rPr>
          <w:lang w:val="id-ID"/>
        </w:rPr>
        <w:t xml:space="preserve"> pada </w:t>
      </w:r>
      <w:proofErr w:type="spellStart"/>
      <w:r w:rsidRPr="0076014B">
        <w:rPr>
          <w:lang w:val="id-ID"/>
        </w:rPr>
        <w:t>handphone</w:t>
      </w:r>
      <w:proofErr w:type="spellEnd"/>
      <w:r w:rsidRPr="0076014B">
        <w:rPr>
          <w:lang w:val="id-ID"/>
        </w:rPr>
        <w:t xml:space="preserve"> dilakukan menggunakan kabel USB sebagai perantara antara Android Studio dengan </w:t>
      </w:r>
      <w:proofErr w:type="spellStart"/>
      <w:r w:rsidRPr="0076014B">
        <w:rPr>
          <w:lang w:val="id-ID"/>
        </w:rPr>
        <w:t>handphone</w:t>
      </w:r>
      <w:proofErr w:type="spellEnd"/>
    </w:p>
    <w:p w14:paraId="51CB0EC7" w14:textId="77777777" w:rsidR="00A16601" w:rsidRPr="003C10B0" w:rsidRDefault="00A16601" w:rsidP="00A16601">
      <w:pPr>
        <w:ind w:left="360" w:firstLine="0"/>
      </w:pPr>
      <w:r w:rsidRPr="003C10B0">
        <w:rPr>
          <w:lang w:val="id-ID"/>
        </w:rPr>
        <w:t xml:space="preserve">Pengujian </w:t>
      </w:r>
      <w:r w:rsidRPr="003C10B0">
        <w:rPr>
          <w:lang w:val="en-US"/>
        </w:rPr>
        <w:t>Halaman Informasi</w:t>
      </w:r>
      <w:r w:rsidRPr="003C10B0">
        <w:rPr>
          <w:i/>
          <w:iCs/>
        </w:rPr>
        <w:t> </w:t>
      </w:r>
    </w:p>
    <w:p w14:paraId="7602CD85" w14:textId="77777777" w:rsidR="00A16601" w:rsidRPr="003C10B0" w:rsidRDefault="00A16601" w:rsidP="00A16601">
      <w:pPr>
        <w:ind w:firstLine="0"/>
      </w:pPr>
      <w:r w:rsidRPr="003C10B0">
        <w:rPr>
          <w:lang w:val="id-ID"/>
        </w:rPr>
        <w:t xml:space="preserve">Untuk pengujian </w:t>
      </w:r>
      <w:proofErr w:type="spellStart"/>
      <w:r>
        <w:rPr>
          <w:lang w:val="en-US"/>
        </w:rPr>
        <w:t>halaman</w:t>
      </w:r>
      <w:proofErr w:type="spellEnd"/>
      <w:r>
        <w:rPr>
          <w:lang w:val="en-US"/>
        </w:rPr>
        <w:t xml:space="preserve"> informasi </w:t>
      </w:r>
      <w:r w:rsidRPr="003C10B0">
        <w:rPr>
          <w:lang w:val="id-ID"/>
        </w:rPr>
        <w:t xml:space="preserve">pada aplikasi dilakukan pada Android Studio dan </w:t>
      </w:r>
      <w:proofErr w:type="spellStart"/>
      <w:r w:rsidRPr="00A301D6">
        <w:rPr>
          <w:i/>
          <w:iCs/>
          <w:lang w:val="id-ID"/>
        </w:rPr>
        <w:t>handphone</w:t>
      </w:r>
      <w:proofErr w:type="spellEnd"/>
      <w:r w:rsidRPr="003C10B0">
        <w:rPr>
          <w:lang w:val="id-ID"/>
        </w:rPr>
        <w:t xml:space="preserve">. Pengujian ini dilakukan setelah melakukan pengambilan gambar untuk selanjutnya di klasifikasikan oleh </w:t>
      </w:r>
      <w:proofErr w:type="spellStart"/>
      <w:r w:rsidRPr="003C10B0">
        <w:rPr>
          <w:i/>
          <w:iCs/>
          <w:lang w:val="id-ID"/>
        </w:rPr>
        <w:t>Machine</w:t>
      </w:r>
      <w:proofErr w:type="spellEnd"/>
      <w:r w:rsidRPr="003C10B0">
        <w:rPr>
          <w:i/>
          <w:iCs/>
          <w:lang w:val="id-ID"/>
        </w:rPr>
        <w:t xml:space="preserve"> </w:t>
      </w:r>
      <w:proofErr w:type="spellStart"/>
      <w:r w:rsidRPr="003C10B0">
        <w:rPr>
          <w:i/>
          <w:iCs/>
          <w:lang w:val="id-ID"/>
        </w:rPr>
        <w:t>Learning</w:t>
      </w:r>
      <w:proofErr w:type="spellEnd"/>
      <w:r w:rsidRPr="003C10B0">
        <w:rPr>
          <w:lang w:val="id-ID"/>
        </w:rPr>
        <w:t>. Langkah pengujian sebagai berikut : </w:t>
      </w:r>
      <w:r w:rsidRPr="003C10B0">
        <w:t> </w:t>
      </w:r>
    </w:p>
    <w:p w14:paraId="6493505D" w14:textId="77777777" w:rsidR="00A16601" w:rsidRPr="003C10B0" w:rsidRDefault="00A16601" w:rsidP="00543721">
      <w:pPr>
        <w:numPr>
          <w:ilvl w:val="0"/>
          <w:numId w:val="31"/>
        </w:numPr>
      </w:pPr>
      <w:r w:rsidRPr="003C10B0">
        <w:rPr>
          <w:lang w:val="id-ID"/>
        </w:rPr>
        <w:t>Buka Android Studio </w:t>
      </w:r>
      <w:r w:rsidRPr="003C10B0">
        <w:t> </w:t>
      </w:r>
    </w:p>
    <w:p w14:paraId="027EF31B" w14:textId="77777777" w:rsidR="00A16601" w:rsidRPr="003C10B0" w:rsidRDefault="00A16601" w:rsidP="00543721">
      <w:pPr>
        <w:numPr>
          <w:ilvl w:val="0"/>
          <w:numId w:val="32"/>
        </w:numPr>
      </w:pPr>
      <w:r w:rsidRPr="003C10B0">
        <w:rPr>
          <w:lang w:val="id-ID"/>
        </w:rPr>
        <w:t>Buka Project yang telah dibuat sebelumnya </w:t>
      </w:r>
      <w:r w:rsidRPr="003C10B0">
        <w:t> </w:t>
      </w:r>
    </w:p>
    <w:p w14:paraId="5B40F4D3" w14:textId="77777777" w:rsidR="00A16601" w:rsidRPr="003C10B0" w:rsidRDefault="00A16601" w:rsidP="00543721">
      <w:pPr>
        <w:numPr>
          <w:ilvl w:val="0"/>
          <w:numId w:val="33"/>
        </w:numPr>
      </w:pPr>
      <w:r w:rsidRPr="003C10B0">
        <w:rPr>
          <w:lang w:val="id-ID"/>
        </w:rPr>
        <w:t xml:space="preserve">Tekan tombol </w:t>
      </w:r>
      <w:proofErr w:type="spellStart"/>
      <w:r w:rsidRPr="0061510B">
        <w:rPr>
          <w:i/>
          <w:iCs/>
          <w:lang w:val="id-ID"/>
        </w:rPr>
        <w:t>play</w:t>
      </w:r>
      <w:proofErr w:type="spellEnd"/>
      <w:r w:rsidRPr="003C10B0">
        <w:rPr>
          <w:lang w:val="id-ID"/>
        </w:rPr>
        <w:t xml:space="preserve"> untuk </w:t>
      </w:r>
      <w:proofErr w:type="spellStart"/>
      <w:r w:rsidRPr="0061510B">
        <w:rPr>
          <w:i/>
          <w:iCs/>
          <w:lang w:val="id-ID"/>
        </w:rPr>
        <w:t>run</w:t>
      </w:r>
      <w:proofErr w:type="spellEnd"/>
      <w:r w:rsidRPr="003C10B0">
        <w:rPr>
          <w:lang w:val="id-ID"/>
        </w:rPr>
        <w:t xml:space="preserve"> pada </w:t>
      </w:r>
      <w:r w:rsidRPr="0061510B">
        <w:rPr>
          <w:i/>
          <w:iCs/>
          <w:lang w:val="id-ID"/>
        </w:rPr>
        <w:t>emulator</w:t>
      </w:r>
      <w:r w:rsidRPr="003C10B0">
        <w:rPr>
          <w:lang w:val="id-ID"/>
        </w:rPr>
        <w:t xml:space="preserve"> yang disediakan oleh Android Studio </w:t>
      </w:r>
      <w:r w:rsidRPr="003C10B0">
        <w:t> </w:t>
      </w:r>
    </w:p>
    <w:p w14:paraId="65FD2E53" w14:textId="77777777" w:rsidR="00A16601" w:rsidRPr="003C10B0" w:rsidRDefault="00A16601" w:rsidP="00543721">
      <w:pPr>
        <w:numPr>
          <w:ilvl w:val="0"/>
          <w:numId w:val="34"/>
        </w:numPr>
      </w:pPr>
      <w:r w:rsidRPr="003C10B0">
        <w:rPr>
          <w:lang w:val="id-ID"/>
        </w:rPr>
        <w:t>Tekan tombol Mulai untuk memulai aplikasi  </w:t>
      </w:r>
      <w:r w:rsidRPr="003C10B0">
        <w:t> </w:t>
      </w:r>
    </w:p>
    <w:p w14:paraId="3CE717AB" w14:textId="77777777" w:rsidR="00A16601" w:rsidRPr="003C10B0" w:rsidRDefault="00A16601" w:rsidP="00543721">
      <w:pPr>
        <w:numPr>
          <w:ilvl w:val="0"/>
          <w:numId w:val="35"/>
        </w:numPr>
      </w:pPr>
      <w:r w:rsidRPr="003C10B0">
        <w:rPr>
          <w:lang w:val="id-ID"/>
        </w:rPr>
        <w:t>Tekan tombol kamera atau galeri dan mulai pilih gambar </w:t>
      </w:r>
      <w:r w:rsidRPr="003C10B0">
        <w:t> </w:t>
      </w:r>
    </w:p>
    <w:p w14:paraId="0883DC15" w14:textId="77777777" w:rsidR="00A16601" w:rsidRPr="003C10B0" w:rsidRDefault="00A16601" w:rsidP="00543721">
      <w:pPr>
        <w:numPr>
          <w:ilvl w:val="0"/>
          <w:numId w:val="36"/>
        </w:numPr>
      </w:pPr>
      <w:r w:rsidRPr="003C10B0">
        <w:rPr>
          <w:lang w:val="en-US"/>
        </w:rPr>
        <w:t xml:space="preserve">Dari </w:t>
      </w:r>
      <w:proofErr w:type="spellStart"/>
      <w:r w:rsidRPr="003C10B0">
        <w:rPr>
          <w:lang w:val="en-US"/>
        </w:rPr>
        <w:t>gambar</w:t>
      </w:r>
      <w:proofErr w:type="spellEnd"/>
      <w:r w:rsidRPr="003C10B0">
        <w:rPr>
          <w:lang w:val="en-US"/>
        </w:rPr>
        <w:t xml:space="preserve"> yang </w:t>
      </w:r>
      <w:proofErr w:type="spellStart"/>
      <w:r w:rsidRPr="003C10B0">
        <w:rPr>
          <w:lang w:val="en-US"/>
        </w:rPr>
        <w:t>dipilih</w:t>
      </w:r>
      <w:proofErr w:type="spellEnd"/>
      <w:r w:rsidRPr="003C10B0">
        <w:rPr>
          <w:lang w:val="en-US"/>
        </w:rPr>
        <w:t xml:space="preserve"> </w:t>
      </w:r>
      <w:proofErr w:type="spellStart"/>
      <w:r w:rsidRPr="003C10B0">
        <w:rPr>
          <w:lang w:val="en-US"/>
        </w:rPr>
        <w:t>akan</w:t>
      </w:r>
      <w:proofErr w:type="spellEnd"/>
      <w:r w:rsidRPr="003C10B0">
        <w:rPr>
          <w:lang w:val="en-US"/>
        </w:rPr>
        <w:t xml:space="preserve"> langsung di proses oleh </w:t>
      </w:r>
      <w:r w:rsidRPr="00A301D6">
        <w:rPr>
          <w:i/>
          <w:iCs/>
          <w:lang w:val="en-US"/>
        </w:rPr>
        <w:t>Machine Learning</w:t>
      </w:r>
      <w:r w:rsidRPr="003C10B0">
        <w:rPr>
          <w:lang w:val="en-US"/>
        </w:rPr>
        <w:t xml:space="preserve"> dan selanjutnya </w:t>
      </w:r>
      <w:proofErr w:type="spellStart"/>
      <w:r w:rsidRPr="003C10B0">
        <w:rPr>
          <w:lang w:val="en-US"/>
        </w:rPr>
        <w:t>akan</w:t>
      </w:r>
      <w:proofErr w:type="spellEnd"/>
      <w:r w:rsidRPr="003C10B0">
        <w:rPr>
          <w:lang w:val="en-US"/>
        </w:rPr>
        <w:t xml:space="preserve"> </w:t>
      </w:r>
      <w:proofErr w:type="spellStart"/>
      <w:r w:rsidRPr="003C10B0">
        <w:rPr>
          <w:lang w:val="en-US"/>
        </w:rPr>
        <w:t>diarahkan</w:t>
      </w:r>
      <w:proofErr w:type="spellEnd"/>
      <w:r w:rsidRPr="003C10B0">
        <w:rPr>
          <w:lang w:val="en-US"/>
        </w:rPr>
        <w:t xml:space="preserve"> pada </w:t>
      </w:r>
      <w:proofErr w:type="spellStart"/>
      <w:r w:rsidRPr="003C10B0">
        <w:rPr>
          <w:lang w:val="en-US"/>
        </w:rPr>
        <w:t>halaman</w:t>
      </w:r>
      <w:proofErr w:type="spellEnd"/>
      <w:r w:rsidRPr="003C10B0">
        <w:rPr>
          <w:lang w:val="en-US"/>
        </w:rPr>
        <w:t xml:space="preserve"> informasi yang dibuat sesuai kelas batik.</w:t>
      </w:r>
      <w:r w:rsidRPr="003C10B0">
        <w:t> </w:t>
      </w:r>
    </w:p>
    <w:p w14:paraId="459EC6C1" w14:textId="77777777" w:rsidR="00A16601" w:rsidRPr="003C10B0" w:rsidRDefault="00A16601" w:rsidP="00543721">
      <w:pPr>
        <w:numPr>
          <w:ilvl w:val="0"/>
          <w:numId w:val="37"/>
        </w:numPr>
      </w:pPr>
      <w:r w:rsidRPr="003C10B0">
        <w:rPr>
          <w:lang w:val="id-ID"/>
        </w:rPr>
        <w:t xml:space="preserve">Setelah melakukan simulasi pada </w:t>
      </w:r>
      <w:r w:rsidRPr="0061510B">
        <w:rPr>
          <w:i/>
          <w:iCs/>
          <w:lang w:val="id-ID"/>
        </w:rPr>
        <w:t>emulator</w:t>
      </w:r>
      <w:r w:rsidRPr="003C10B0">
        <w:rPr>
          <w:lang w:val="id-ID"/>
        </w:rPr>
        <w:t xml:space="preserve"> berjalan, selanjutnya dapat dilakukan </w:t>
      </w:r>
      <w:proofErr w:type="spellStart"/>
      <w:r w:rsidRPr="0061510B">
        <w:rPr>
          <w:i/>
          <w:iCs/>
          <w:lang w:val="id-ID"/>
        </w:rPr>
        <w:t>debugging</w:t>
      </w:r>
      <w:proofErr w:type="spellEnd"/>
      <w:r w:rsidRPr="003C10B0">
        <w:rPr>
          <w:lang w:val="id-ID"/>
        </w:rPr>
        <w:t xml:space="preserve"> pada </w:t>
      </w:r>
      <w:proofErr w:type="spellStart"/>
      <w:r w:rsidRPr="003C10B0">
        <w:rPr>
          <w:lang w:val="id-ID"/>
        </w:rPr>
        <w:t>handphone</w:t>
      </w:r>
      <w:proofErr w:type="spellEnd"/>
      <w:r w:rsidRPr="003C10B0">
        <w:rPr>
          <w:lang w:val="id-ID"/>
        </w:rPr>
        <w:t> </w:t>
      </w:r>
      <w:r w:rsidRPr="003C10B0">
        <w:t> </w:t>
      </w:r>
    </w:p>
    <w:p w14:paraId="773BABA2" w14:textId="77777777" w:rsidR="00A16601" w:rsidRPr="00543EF5" w:rsidRDefault="00A16601" w:rsidP="00543721">
      <w:pPr>
        <w:numPr>
          <w:ilvl w:val="0"/>
          <w:numId w:val="38"/>
        </w:numPr>
      </w:pPr>
      <w:proofErr w:type="spellStart"/>
      <w:r w:rsidRPr="003C10B0">
        <w:rPr>
          <w:lang w:val="id-ID"/>
        </w:rPr>
        <w:t>Debugging</w:t>
      </w:r>
      <w:proofErr w:type="spellEnd"/>
      <w:r w:rsidRPr="003C10B0">
        <w:rPr>
          <w:lang w:val="id-ID"/>
        </w:rPr>
        <w:t xml:space="preserve"> pada </w:t>
      </w:r>
      <w:proofErr w:type="spellStart"/>
      <w:r w:rsidRPr="003C10B0">
        <w:rPr>
          <w:lang w:val="id-ID"/>
        </w:rPr>
        <w:t>handphone</w:t>
      </w:r>
      <w:proofErr w:type="spellEnd"/>
      <w:r w:rsidRPr="003C10B0">
        <w:rPr>
          <w:lang w:val="id-ID"/>
        </w:rPr>
        <w:t xml:space="preserve"> dilakukan menggunakan kabel USB sebagai perantara antara Android Studio dengan </w:t>
      </w:r>
      <w:proofErr w:type="spellStart"/>
      <w:r w:rsidRPr="003C10B0">
        <w:rPr>
          <w:lang w:val="id-ID"/>
        </w:rPr>
        <w:t>handphone</w:t>
      </w:r>
      <w:proofErr w:type="spellEnd"/>
    </w:p>
    <w:p w14:paraId="473457AB" w14:textId="77777777" w:rsidR="00A16601" w:rsidRPr="0086133D" w:rsidRDefault="00A16601" w:rsidP="00A16601">
      <w:pPr>
        <w:ind w:firstLine="0"/>
        <w:rPr>
          <w:b/>
          <w:bCs/>
        </w:rPr>
      </w:pPr>
      <w:r w:rsidRPr="0086133D">
        <w:rPr>
          <w:b/>
          <w:bCs/>
          <w:lang w:val="id-ID"/>
        </w:rPr>
        <w:t xml:space="preserve">Pengujian pada Fitur </w:t>
      </w:r>
      <w:r>
        <w:rPr>
          <w:b/>
          <w:bCs/>
          <w:lang w:val="en-US"/>
        </w:rPr>
        <w:t>Tambahan</w:t>
      </w:r>
      <w:r w:rsidRPr="0086133D">
        <w:rPr>
          <w:b/>
          <w:bCs/>
          <w:lang w:val="id-ID"/>
        </w:rPr>
        <w:t xml:space="preserve"> Aplikasi</w:t>
      </w:r>
      <w:r w:rsidRPr="0086133D">
        <w:rPr>
          <w:b/>
          <w:bCs/>
        </w:rPr>
        <w:t> </w:t>
      </w:r>
    </w:p>
    <w:p w14:paraId="3E1411AA" w14:textId="77777777" w:rsidR="00A16601" w:rsidRPr="001F2845" w:rsidRDefault="00A16601" w:rsidP="00A16601">
      <w:pPr>
        <w:ind w:left="360" w:firstLine="0"/>
        <w:rPr>
          <w:i/>
          <w:iCs/>
        </w:rPr>
      </w:pPr>
      <w:r w:rsidRPr="001F2845">
        <w:rPr>
          <w:lang w:val="id-ID"/>
        </w:rPr>
        <w:t xml:space="preserve">Pengujian Tombol </w:t>
      </w:r>
      <w:r>
        <w:rPr>
          <w:lang w:val="en-US"/>
        </w:rPr>
        <w:t>About Us</w:t>
      </w:r>
      <w:r w:rsidRPr="001F2845">
        <w:rPr>
          <w:lang w:val="id-ID"/>
        </w:rPr>
        <w:t>  </w:t>
      </w:r>
      <w:r w:rsidRPr="001F2845">
        <w:rPr>
          <w:i/>
          <w:iCs/>
        </w:rPr>
        <w:t> </w:t>
      </w:r>
    </w:p>
    <w:p w14:paraId="22F678BB" w14:textId="77777777" w:rsidR="00A16601" w:rsidRPr="001F2845" w:rsidRDefault="00A16601" w:rsidP="00A16601">
      <w:pPr>
        <w:ind w:firstLine="0"/>
      </w:pPr>
      <w:r w:rsidRPr="001F2845">
        <w:rPr>
          <w:lang w:val="id-ID"/>
        </w:rPr>
        <w:t xml:space="preserve">Untuk pengujian tombol kamera pada aplikasi dilakukan pada Android Studio dan </w:t>
      </w:r>
      <w:proofErr w:type="spellStart"/>
      <w:r w:rsidRPr="001F2845">
        <w:rPr>
          <w:lang w:val="id-ID"/>
        </w:rPr>
        <w:t>handphone</w:t>
      </w:r>
      <w:proofErr w:type="spellEnd"/>
      <w:r w:rsidRPr="001F2845">
        <w:rPr>
          <w:lang w:val="id-ID"/>
        </w:rPr>
        <w:t>. Langkah pengujian sebagai berikut :</w:t>
      </w:r>
      <w:r w:rsidRPr="001F2845">
        <w:t> </w:t>
      </w:r>
    </w:p>
    <w:p w14:paraId="64826CD5" w14:textId="77777777" w:rsidR="00A16601" w:rsidRPr="001F2845" w:rsidRDefault="00A16601" w:rsidP="00543721">
      <w:pPr>
        <w:numPr>
          <w:ilvl w:val="0"/>
          <w:numId w:val="39"/>
        </w:numPr>
      </w:pPr>
      <w:r w:rsidRPr="001F2845">
        <w:rPr>
          <w:lang w:val="id-ID"/>
        </w:rPr>
        <w:lastRenderedPageBreak/>
        <w:t xml:space="preserve">Buka </w:t>
      </w:r>
      <w:r w:rsidRPr="001F2845">
        <w:rPr>
          <w:i/>
          <w:iCs/>
          <w:lang w:val="id-ID"/>
        </w:rPr>
        <w:t>Android Studio</w:t>
      </w:r>
      <w:r w:rsidRPr="001F2845">
        <w:t> </w:t>
      </w:r>
    </w:p>
    <w:p w14:paraId="7A960B7B" w14:textId="77777777" w:rsidR="00A16601" w:rsidRPr="001F2845" w:rsidRDefault="00A16601" w:rsidP="00543721">
      <w:pPr>
        <w:numPr>
          <w:ilvl w:val="0"/>
          <w:numId w:val="40"/>
        </w:numPr>
      </w:pPr>
      <w:r w:rsidRPr="001F2845">
        <w:rPr>
          <w:lang w:val="id-ID"/>
        </w:rPr>
        <w:t>Buka Project yang telah dibuat sebelumnya</w:t>
      </w:r>
      <w:r w:rsidRPr="001F2845">
        <w:t> </w:t>
      </w:r>
    </w:p>
    <w:p w14:paraId="6943614C" w14:textId="77777777" w:rsidR="00A16601" w:rsidRPr="001F2845" w:rsidRDefault="00A16601" w:rsidP="00543721">
      <w:pPr>
        <w:numPr>
          <w:ilvl w:val="0"/>
          <w:numId w:val="41"/>
        </w:numPr>
      </w:pPr>
      <w:r w:rsidRPr="001F2845">
        <w:rPr>
          <w:lang w:val="id-ID"/>
        </w:rPr>
        <w:t xml:space="preserve">Tekan tombol </w:t>
      </w:r>
      <w:proofErr w:type="spellStart"/>
      <w:r w:rsidRPr="001F2845">
        <w:rPr>
          <w:lang w:val="id-ID"/>
        </w:rPr>
        <w:t>play</w:t>
      </w:r>
      <w:proofErr w:type="spellEnd"/>
      <w:r w:rsidRPr="001F2845">
        <w:rPr>
          <w:lang w:val="id-ID"/>
        </w:rPr>
        <w:t xml:space="preserve"> untuk </w:t>
      </w:r>
      <w:proofErr w:type="spellStart"/>
      <w:r w:rsidRPr="001F2845">
        <w:rPr>
          <w:lang w:val="id-ID"/>
        </w:rPr>
        <w:t>run</w:t>
      </w:r>
      <w:proofErr w:type="spellEnd"/>
      <w:r w:rsidRPr="001F2845">
        <w:rPr>
          <w:lang w:val="id-ID"/>
        </w:rPr>
        <w:t xml:space="preserve"> pada emulator yang disediakan oleh </w:t>
      </w:r>
      <w:r w:rsidRPr="001F2845">
        <w:rPr>
          <w:i/>
          <w:iCs/>
          <w:lang w:val="id-ID"/>
        </w:rPr>
        <w:t>Android Studio</w:t>
      </w:r>
      <w:r w:rsidRPr="001F2845">
        <w:t> </w:t>
      </w:r>
    </w:p>
    <w:p w14:paraId="58F884F0" w14:textId="77777777" w:rsidR="00A16601" w:rsidRPr="00B22AC1" w:rsidRDefault="00A16601" w:rsidP="00543721">
      <w:pPr>
        <w:numPr>
          <w:ilvl w:val="0"/>
          <w:numId w:val="42"/>
        </w:numPr>
      </w:pPr>
      <w:r w:rsidRPr="001F2845">
        <w:rPr>
          <w:lang w:val="id-ID"/>
        </w:rPr>
        <w:t xml:space="preserve">Tekan tombol </w:t>
      </w:r>
      <w:r>
        <w:rPr>
          <w:lang w:val="en-US"/>
        </w:rPr>
        <w:t>About Us</w:t>
      </w:r>
      <w:r w:rsidRPr="001F2845">
        <w:rPr>
          <w:lang w:val="id-ID"/>
        </w:rPr>
        <w:t xml:space="preserve"> untuk </w:t>
      </w:r>
      <w:proofErr w:type="spellStart"/>
      <w:r>
        <w:rPr>
          <w:lang w:val="en-US"/>
        </w:rPr>
        <w:t>melihat</w:t>
      </w:r>
      <w:proofErr w:type="spellEnd"/>
      <w:r>
        <w:rPr>
          <w:lang w:val="en-US"/>
        </w:rPr>
        <w:t xml:space="preserve"> </w:t>
      </w:r>
      <w:proofErr w:type="spellStart"/>
      <w:r>
        <w:rPr>
          <w:lang w:val="en-US"/>
        </w:rPr>
        <w:t>laman</w:t>
      </w:r>
      <w:proofErr w:type="spellEnd"/>
      <w:r>
        <w:rPr>
          <w:lang w:val="en-US"/>
        </w:rPr>
        <w:t xml:space="preserve"> About Us yang </w:t>
      </w:r>
      <w:proofErr w:type="spellStart"/>
      <w:r>
        <w:rPr>
          <w:lang w:val="en-US"/>
        </w:rPr>
        <w:t>telah</w:t>
      </w:r>
      <w:proofErr w:type="spellEnd"/>
      <w:r>
        <w:rPr>
          <w:lang w:val="en-US"/>
        </w:rPr>
        <w:t xml:space="preserve"> dibuat</w:t>
      </w:r>
    </w:p>
    <w:p w14:paraId="5110CD58" w14:textId="77777777" w:rsidR="00A16601" w:rsidRPr="001F2845" w:rsidRDefault="00A16601" w:rsidP="00543721">
      <w:pPr>
        <w:numPr>
          <w:ilvl w:val="0"/>
          <w:numId w:val="42"/>
        </w:numPr>
      </w:pPr>
      <w:r>
        <w:rPr>
          <w:lang w:val="en-US"/>
        </w:rPr>
        <w:t xml:space="preserve">Halaman About Us </w:t>
      </w:r>
      <w:proofErr w:type="spellStart"/>
      <w:r>
        <w:rPr>
          <w:lang w:val="en-US"/>
        </w:rPr>
        <w:t>berhasil</w:t>
      </w:r>
      <w:proofErr w:type="spellEnd"/>
      <w:r>
        <w:rPr>
          <w:lang w:val="en-US"/>
        </w:rPr>
        <w:t xml:space="preserve"> </w:t>
      </w:r>
      <w:proofErr w:type="spellStart"/>
      <w:r>
        <w:rPr>
          <w:lang w:val="en-US"/>
        </w:rPr>
        <w:t>ditampilkan</w:t>
      </w:r>
      <w:proofErr w:type="spellEnd"/>
      <w:r w:rsidRPr="001F2845">
        <w:rPr>
          <w:lang w:val="id-ID"/>
        </w:rPr>
        <w:t> </w:t>
      </w:r>
      <w:r w:rsidRPr="001F2845">
        <w:t> </w:t>
      </w:r>
    </w:p>
    <w:p w14:paraId="0CA280DD" w14:textId="77777777" w:rsidR="00A16601" w:rsidRPr="003C10B0" w:rsidRDefault="00A16601" w:rsidP="00543721">
      <w:pPr>
        <w:numPr>
          <w:ilvl w:val="0"/>
          <w:numId w:val="42"/>
        </w:numPr>
      </w:pPr>
      <w:r w:rsidRPr="003C10B0">
        <w:rPr>
          <w:lang w:val="id-ID"/>
        </w:rPr>
        <w:t xml:space="preserve">Setelah melakukan simulasi pada emulator berjalan, selanjutnya dapat dilakukan </w:t>
      </w:r>
      <w:proofErr w:type="spellStart"/>
      <w:r w:rsidRPr="003C10B0">
        <w:rPr>
          <w:lang w:val="id-ID"/>
        </w:rPr>
        <w:t>debugging</w:t>
      </w:r>
      <w:proofErr w:type="spellEnd"/>
      <w:r w:rsidRPr="003C10B0">
        <w:rPr>
          <w:lang w:val="id-ID"/>
        </w:rPr>
        <w:t xml:space="preserve"> pada </w:t>
      </w:r>
      <w:proofErr w:type="spellStart"/>
      <w:r w:rsidRPr="003C10B0">
        <w:rPr>
          <w:lang w:val="id-ID"/>
        </w:rPr>
        <w:t>handphone</w:t>
      </w:r>
      <w:proofErr w:type="spellEnd"/>
      <w:r w:rsidRPr="003C10B0">
        <w:rPr>
          <w:lang w:val="id-ID"/>
        </w:rPr>
        <w:t> </w:t>
      </w:r>
      <w:r w:rsidRPr="003C10B0">
        <w:t> </w:t>
      </w:r>
    </w:p>
    <w:p w14:paraId="5136543C" w14:textId="77777777" w:rsidR="00A16601" w:rsidRPr="00F17375" w:rsidRDefault="00A16601" w:rsidP="00543721">
      <w:pPr>
        <w:numPr>
          <w:ilvl w:val="0"/>
          <w:numId w:val="42"/>
        </w:numPr>
      </w:pPr>
      <w:proofErr w:type="spellStart"/>
      <w:r w:rsidRPr="003C10B0">
        <w:rPr>
          <w:lang w:val="id-ID"/>
        </w:rPr>
        <w:t>Debugging</w:t>
      </w:r>
      <w:proofErr w:type="spellEnd"/>
      <w:r w:rsidRPr="003C10B0">
        <w:rPr>
          <w:lang w:val="id-ID"/>
        </w:rPr>
        <w:t xml:space="preserve"> pada </w:t>
      </w:r>
      <w:proofErr w:type="spellStart"/>
      <w:r w:rsidRPr="003C10B0">
        <w:rPr>
          <w:lang w:val="id-ID"/>
        </w:rPr>
        <w:t>handphone</w:t>
      </w:r>
      <w:proofErr w:type="spellEnd"/>
      <w:r w:rsidRPr="003C10B0">
        <w:rPr>
          <w:lang w:val="id-ID"/>
        </w:rPr>
        <w:t xml:space="preserve"> dilakukan menggunakan kabel USB sebagai perantara antara Android Studio dengan </w:t>
      </w:r>
      <w:proofErr w:type="spellStart"/>
      <w:r w:rsidRPr="003C10B0">
        <w:rPr>
          <w:lang w:val="id-ID"/>
        </w:rPr>
        <w:t>handphone</w:t>
      </w:r>
      <w:proofErr w:type="spellEnd"/>
    </w:p>
    <w:p w14:paraId="2C4A533F" w14:textId="77777777" w:rsidR="00A16601" w:rsidRDefault="00A16601" w:rsidP="00A16601">
      <w:pPr>
        <w:ind w:firstLine="0"/>
        <w:rPr>
          <w:b/>
          <w:bCs/>
        </w:rPr>
      </w:pPr>
      <w:proofErr w:type="spellStart"/>
      <w:r w:rsidRPr="007101B2">
        <w:rPr>
          <w:b/>
          <w:bCs/>
        </w:rPr>
        <w:t>Pengujian</w:t>
      </w:r>
      <w:proofErr w:type="spellEnd"/>
      <w:r>
        <w:rPr>
          <w:b/>
          <w:bCs/>
        </w:rPr>
        <w:t xml:space="preserve"> </w:t>
      </w:r>
      <w:proofErr w:type="spellStart"/>
      <w:r>
        <w:rPr>
          <w:b/>
          <w:bCs/>
        </w:rPr>
        <w:t>Keseluruhan</w:t>
      </w:r>
      <w:proofErr w:type="spellEnd"/>
      <w:r>
        <w:rPr>
          <w:b/>
          <w:bCs/>
        </w:rPr>
        <w:t xml:space="preserve"> </w:t>
      </w:r>
      <w:proofErr w:type="spellStart"/>
      <w:r>
        <w:rPr>
          <w:b/>
          <w:bCs/>
        </w:rPr>
        <w:t>Fungsi</w:t>
      </w:r>
      <w:proofErr w:type="spellEnd"/>
      <w:r>
        <w:rPr>
          <w:b/>
          <w:bCs/>
        </w:rPr>
        <w:t xml:space="preserve"> </w:t>
      </w:r>
      <w:proofErr w:type="spellStart"/>
      <w:r>
        <w:rPr>
          <w:b/>
          <w:bCs/>
        </w:rPr>
        <w:t>dari</w:t>
      </w:r>
      <w:proofErr w:type="spellEnd"/>
      <w:r w:rsidRPr="007101B2">
        <w:rPr>
          <w:b/>
          <w:bCs/>
        </w:rPr>
        <w:t xml:space="preserve"> </w:t>
      </w:r>
      <w:proofErr w:type="spellStart"/>
      <w:r w:rsidRPr="007101B2">
        <w:rPr>
          <w:b/>
          <w:bCs/>
        </w:rPr>
        <w:t>Aplikasi</w:t>
      </w:r>
      <w:proofErr w:type="spellEnd"/>
      <w:r w:rsidRPr="007101B2">
        <w:rPr>
          <w:b/>
          <w:bCs/>
        </w:rPr>
        <w:t xml:space="preserve"> </w:t>
      </w:r>
      <w:proofErr w:type="spellStart"/>
      <w:r w:rsidRPr="007101B2">
        <w:rPr>
          <w:b/>
          <w:bCs/>
        </w:rPr>
        <w:t>BatiQu</w:t>
      </w:r>
      <w:proofErr w:type="spellEnd"/>
    </w:p>
    <w:p w14:paraId="3F77D6A7" w14:textId="6AEE153C" w:rsidR="003D3D1F" w:rsidRDefault="00B00F0A" w:rsidP="00A16601">
      <w:pPr>
        <w:ind w:firstLine="0"/>
      </w:pPr>
      <w:r>
        <w:rPr>
          <w:b/>
          <w:bCs/>
        </w:rPr>
        <w:tab/>
      </w:r>
      <w:proofErr w:type="spellStart"/>
      <w:r>
        <w:t>Pengujian</w:t>
      </w:r>
      <w:proofErr w:type="spellEnd"/>
      <w:r>
        <w:t xml:space="preserve"> </w:t>
      </w:r>
      <w:proofErr w:type="spellStart"/>
      <w:r w:rsidR="006D1DF3">
        <w:t>menggunakan</w:t>
      </w:r>
      <w:proofErr w:type="spellEnd"/>
      <w:r w:rsidR="006D1DF3">
        <w:t xml:space="preserve"> </w:t>
      </w:r>
      <w:proofErr w:type="spellStart"/>
      <w:r w:rsidR="006D1DF3">
        <w:t>metode</w:t>
      </w:r>
      <w:proofErr w:type="spellEnd"/>
      <w:r w:rsidR="006D1DF3">
        <w:t xml:space="preserve"> SUS </w:t>
      </w:r>
      <w:r w:rsidR="006D1DF3" w:rsidRPr="003D3D1F">
        <w:rPr>
          <w:lang w:val="sv-SE"/>
        </w:rPr>
        <w:t>(System Usability Scale)</w:t>
      </w:r>
      <w:r w:rsidR="006D1DF3">
        <w:t xml:space="preserve"> </w:t>
      </w:r>
      <w:proofErr w:type="spellStart"/>
      <w:r w:rsidR="0040365B">
        <w:t>dilakukan</w:t>
      </w:r>
      <w:proofErr w:type="spellEnd"/>
      <w:r w:rsidR="0040365B">
        <w:t xml:space="preserve"> </w:t>
      </w:r>
      <w:proofErr w:type="spellStart"/>
      <w:r w:rsidR="0040365B">
        <w:t>dengan</w:t>
      </w:r>
      <w:proofErr w:type="spellEnd"/>
      <w:r w:rsidR="0040365B">
        <w:t xml:space="preserve"> </w:t>
      </w:r>
      <w:proofErr w:type="spellStart"/>
      <w:r w:rsidR="003617DD">
        <w:t>membuat</w:t>
      </w:r>
      <w:proofErr w:type="spellEnd"/>
      <w:r w:rsidR="003617DD">
        <w:t xml:space="preserve"> </w:t>
      </w:r>
      <w:proofErr w:type="spellStart"/>
      <w:r w:rsidR="00116EB1">
        <w:t>kuisioner</w:t>
      </w:r>
      <w:proofErr w:type="spellEnd"/>
      <w:r w:rsidR="00116EB1">
        <w:t xml:space="preserve"> </w:t>
      </w:r>
      <w:proofErr w:type="spellStart"/>
      <w:r w:rsidR="00116EB1">
        <w:t>menggunakan</w:t>
      </w:r>
      <w:proofErr w:type="spellEnd"/>
      <w:r w:rsidR="00116EB1">
        <w:t xml:space="preserve"> Google Form. </w:t>
      </w:r>
      <w:proofErr w:type="spellStart"/>
      <w:r w:rsidR="00116EB1">
        <w:t>Kuisioner</w:t>
      </w:r>
      <w:proofErr w:type="spellEnd"/>
      <w:r w:rsidR="00116EB1">
        <w:t xml:space="preserve"> </w:t>
      </w:r>
      <w:proofErr w:type="spellStart"/>
      <w:r w:rsidR="00116EB1">
        <w:t>ini</w:t>
      </w:r>
      <w:proofErr w:type="spellEnd"/>
      <w:r w:rsidR="00116EB1">
        <w:t xml:space="preserve"> </w:t>
      </w:r>
      <w:proofErr w:type="spellStart"/>
      <w:r w:rsidR="00116EB1">
        <w:t>berisikan</w:t>
      </w:r>
      <w:proofErr w:type="spellEnd"/>
      <w:r w:rsidR="00116EB1">
        <w:t xml:space="preserve"> </w:t>
      </w:r>
      <w:proofErr w:type="spellStart"/>
      <w:r w:rsidR="00116EB1">
        <w:t>sepuluh</w:t>
      </w:r>
      <w:proofErr w:type="spellEnd"/>
      <w:r w:rsidR="00116EB1">
        <w:t xml:space="preserve"> </w:t>
      </w:r>
      <w:proofErr w:type="spellStart"/>
      <w:r w:rsidR="00116EB1">
        <w:t>pertanyaan</w:t>
      </w:r>
      <w:proofErr w:type="spellEnd"/>
      <w:r w:rsidR="00116EB1">
        <w:t xml:space="preserve"> </w:t>
      </w:r>
      <w:proofErr w:type="spellStart"/>
      <w:r w:rsidR="00116EB1">
        <w:t>terkait</w:t>
      </w:r>
      <w:proofErr w:type="spellEnd"/>
      <w:r w:rsidR="00116EB1">
        <w:t xml:space="preserve"> </w:t>
      </w:r>
      <w:proofErr w:type="spellStart"/>
      <w:r w:rsidR="00AC076B">
        <w:t>fungsionalitas</w:t>
      </w:r>
      <w:proofErr w:type="spellEnd"/>
      <w:r w:rsidR="00AC076B">
        <w:t xml:space="preserve"> </w:t>
      </w:r>
      <w:proofErr w:type="spellStart"/>
      <w:r w:rsidR="00AC076B">
        <w:t>dari</w:t>
      </w:r>
      <w:proofErr w:type="spellEnd"/>
      <w:r w:rsidR="00AC076B">
        <w:t xml:space="preserve"> </w:t>
      </w:r>
      <w:proofErr w:type="spellStart"/>
      <w:r w:rsidR="00AC076B">
        <w:t>aplikasi</w:t>
      </w:r>
      <w:proofErr w:type="spellEnd"/>
      <w:r w:rsidR="00AC076B">
        <w:t xml:space="preserve"> </w:t>
      </w:r>
      <w:proofErr w:type="spellStart"/>
      <w:r w:rsidR="00AC076B">
        <w:t>BatiQu</w:t>
      </w:r>
      <w:proofErr w:type="spellEnd"/>
      <w:r w:rsidR="00AC076B">
        <w:t xml:space="preserve"> </w:t>
      </w:r>
      <w:proofErr w:type="spellStart"/>
      <w:r w:rsidR="00AC076B">
        <w:t>beserta</w:t>
      </w:r>
      <w:proofErr w:type="spellEnd"/>
      <w:r w:rsidR="00AC076B">
        <w:t xml:space="preserve"> video tutorial</w:t>
      </w:r>
      <w:r w:rsidR="00874059">
        <w:t xml:space="preserve"> </w:t>
      </w:r>
      <w:proofErr w:type="spellStart"/>
      <w:r w:rsidR="00E35BA8">
        <w:t>dari</w:t>
      </w:r>
      <w:proofErr w:type="spellEnd"/>
      <w:r w:rsidR="00E35BA8">
        <w:t xml:space="preserve"> </w:t>
      </w:r>
      <w:proofErr w:type="spellStart"/>
      <w:r w:rsidR="00E35BA8">
        <w:t>pemakaian</w:t>
      </w:r>
      <w:proofErr w:type="spellEnd"/>
      <w:r w:rsidR="00E35BA8">
        <w:t xml:space="preserve"> </w:t>
      </w:r>
      <w:proofErr w:type="spellStart"/>
      <w:r w:rsidR="00E35BA8">
        <w:t>aplikasi</w:t>
      </w:r>
      <w:proofErr w:type="spellEnd"/>
      <w:r w:rsidR="00E35BA8">
        <w:t xml:space="preserve"> </w:t>
      </w:r>
      <w:proofErr w:type="spellStart"/>
      <w:r w:rsidR="00E35BA8">
        <w:t>BatiQu</w:t>
      </w:r>
      <w:proofErr w:type="spellEnd"/>
      <w:r w:rsidR="00962A4A">
        <w:t>.</w:t>
      </w:r>
      <w:r w:rsidR="005C213F">
        <w:t xml:space="preserve"> </w:t>
      </w:r>
      <w:proofErr w:type="spellStart"/>
      <w:r w:rsidR="00387137">
        <w:t>Kuisioner</w:t>
      </w:r>
      <w:proofErr w:type="spellEnd"/>
      <w:r w:rsidR="00387137">
        <w:t xml:space="preserve"> </w:t>
      </w:r>
      <w:proofErr w:type="spellStart"/>
      <w:r w:rsidR="007A133B">
        <w:t>disebar</w:t>
      </w:r>
      <w:proofErr w:type="spellEnd"/>
      <w:r w:rsidR="007A133B">
        <w:t xml:space="preserve"> </w:t>
      </w:r>
      <w:proofErr w:type="spellStart"/>
      <w:r w:rsidR="007A133B">
        <w:t>secara</w:t>
      </w:r>
      <w:proofErr w:type="spellEnd"/>
      <w:r w:rsidR="007A133B">
        <w:t xml:space="preserve"> online</w:t>
      </w:r>
      <w:r w:rsidR="00BA3710">
        <w:t xml:space="preserve"> </w:t>
      </w:r>
      <w:proofErr w:type="spellStart"/>
      <w:r w:rsidR="00BA3710">
        <w:t>kepada</w:t>
      </w:r>
      <w:proofErr w:type="spellEnd"/>
      <w:r w:rsidR="00BA3710">
        <w:t xml:space="preserve"> </w:t>
      </w:r>
      <w:proofErr w:type="spellStart"/>
      <w:r w:rsidR="00BA3710">
        <w:t>masyarakat</w:t>
      </w:r>
      <w:proofErr w:type="spellEnd"/>
      <w:r w:rsidR="00BA3710">
        <w:t xml:space="preserve"> </w:t>
      </w:r>
      <w:r w:rsidR="009B24AC">
        <w:t xml:space="preserve">yang </w:t>
      </w:r>
      <w:proofErr w:type="spellStart"/>
      <w:r w:rsidR="009B24AC">
        <w:t>telah</w:t>
      </w:r>
      <w:proofErr w:type="spellEnd"/>
      <w:r w:rsidR="009B24AC">
        <w:t xml:space="preserve"> </w:t>
      </w:r>
      <w:proofErr w:type="spellStart"/>
      <w:r w:rsidR="009B24AC">
        <w:t>melihat</w:t>
      </w:r>
      <w:proofErr w:type="spellEnd"/>
      <w:r w:rsidR="009B24AC">
        <w:t xml:space="preserve"> video tutorial dan </w:t>
      </w:r>
      <w:proofErr w:type="spellStart"/>
      <w:r w:rsidR="009B24AC">
        <w:t>telah</w:t>
      </w:r>
      <w:proofErr w:type="spellEnd"/>
      <w:r w:rsidR="009B24AC">
        <w:t xml:space="preserve"> </w:t>
      </w:r>
      <w:proofErr w:type="spellStart"/>
      <w:r w:rsidR="009B24AC">
        <w:t>mencoba</w:t>
      </w:r>
      <w:proofErr w:type="spellEnd"/>
      <w:r w:rsidR="009B24AC">
        <w:t xml:space="preserve"> </w:t>
      </w:r>
      <w:proofErr w:type="spellStart"/>
      <w:r w:rsidR="009B24AC">
        <w:t>aplikasi</w:t>
      </w:r>
      <w:proofErr w:type="spellEnd"/>
      <w:r w:rsidR="009B24AC">
        <w:t xml:space="preserve"> </w:t>
      </w:r>
      <w:proofErr w:type="spellStart"/>
      <w:r w:rsidR="009B24AC">
        <w:t>BatiQu</w:t>
      </w:r>
      <w:proofErr w:type="spellEnd"/>
      <w:r w:rsidR="000F4E74">
        <w:t xml:space="preserve"> </w:t>
      </w:r>
      <w:proofErr w:type="spellStart"/>
      <w:r w:rsidR="007A133B">
        <w:t>dengan</w:t>
      </w:r>
      <w:proofErr w:type="spellEnd"/>
      <w:r w:rsidR="007A133B">
        <w:t xml:space="preserve"> target </w:t>
      </w:r>
      <w:proofErr w:type="spellStart"/>
      <w:r w:rsidR="00E616CC">
        <w:t>responden</w:t>
      </w:r>
      <w:proofErr w:type="spellEnd"/>
      <w:r w:rsidR="00E616CC">
        <w:t xml:space="preserve"> </w:t>
      </w:r>
      <w:proofErr w:type="spellStart"/>
      <w:r w:rsidR="008E5839" w:rsidRPr="00041912">
        <w:rPr>
          <w:highlight w:val="yellow"/>
        </w:rPr>
        <w:t>berjumlah</w:t>
      </w:r>
      <w:proofErr w:type="spellEnd"/>
      <w:r w:rsidR="002F6AC8" w:rsidRPr="00041912">
        <w:rPr>
          <w:highlight w:val="yellow"/>
        </w:rPr>
        <w:t xml:space="preserve"> </w:t>
      </w:r>
      <w:r w:rsidR="00041912" w:rsidRPr="00041912">
        <w:rPr>
          <w:highlight w:val="yellow"/>
        </w:rPr>
        <w:t>lima</w:t>
      </w:r>
      <w:r w:rsidR="004B2E92" w:rsidRPr="00041912">
        <w:rPr>
          <w:highlight w:val="yellow"/>
        </w:rPr>
        <w:t xml:space="preserve"> </w:t>
      </w:r>
      <w:proofErr w:type="spellStart"/>
      <w:r w:rsidR="004B2E92" w:rsidRPr="00041912">
        <w:rPr>
          <w:highlight w:val="yellow"/>
        </w:rPr>
        <w:t>belas</w:t>
      </w:r>
      <w:proofErr w:type="spellEnd"/>
      <w:r w:rsidR="00E72A70">
        <w:t xml:space="preserve"> orang</w:t>
      </w:r>
      <w:r w:rsidR="00F614B2">
        <w:t xml:space="preserve">. </w:t>
      </w:r>
      <w:r w:rsidR="008B6672">
        <w:t xml:space="preserve">Hasil </w:t>
      </w:r>
      <w:proofErr w:type="spellStart"/>
      <w:r w:rsidR="008B6672">
        <w:t>dari</w:t>
      </w:r>
      <w:r w:rsidR="004B2AB6">
        <w:t>pada</w:t>
      </w:r>
      <w:proofErr w:type="spellEnd"/>
      <w:r w:rsidR="004B2AB6">
        <w:t xml:space="preserve"> </w:t>
      </w:r>
      <w:proofErr w:type="spellStart"/>
      <w:r w:rsidR="004B2AB6">
        <w:t>kuisioner</w:t>
      </w:r>
      <w:proofErr w:type="spellEnd"/>
      <w:r w:rsidR="004B2AB6">
        <w:t xml:space="preserve"> </w:t>
      </w:r>
      <w:proofErr w:type="spellStart"/>
      <w:r w:rsidR="004B2AB6">
        <w:t>merupakan</w:t>
      </w:r>
      <w:proofErr w:type="spellEnd"/>
      <w:r w:rsidR="004B2AB6">
        <w:t xml:space="preserve"> </w:t>
      </w:r>
      <w:proofErr w:type="spellStart"/>
      <w:r w:rsidR="004B2AB6">
        <w:t>pengalaman</w:t>
      </w:r>
      <w:proofErr w:type="spellEnd"/>
      <w:r w:rsidR="004B2AB6">
        <w:t xml:space="preserve"> </w:t>
      </w:r>
      <w:proofErr w:type="spellStart"/>
      <w:r w:rsidR="004B2AB6">
        <w:t>pribadi</w:t>
      </w:r>
      <w:proofErr w:type="spellEnd"/>
      <w:r w:rsidR="004B2AB6">
        <w:t xml:space="preserve"> </w:t>
      </w:r>
      <w:proofErr w:type="spellStart"/>
      <w:r w:rsidR="004B2AB6">
        <w:t>setelah</w:t>
      </w:r>
      <w:proofErr w:type="spellEnd"/>
      <w:r w:rsidR="004B2AB6">
        <w:t xml:space="preserve"> </w:t>
      </w:r>
      <w:proofErr w:type="spellStart"/>
      <w:r w:rsidR="004B2AB6">
        <w:t>melihat</w:t>
      </w:r>
      <w:proofErr w:type="spellEnd"/>
      <w:r w:rsidR="004B2AB6">
        <w:t xml:space="preserve"> video tutorial dan </w:t>
      </w:r>
      <w:proofErr w:type="spellStart"/>
      <w:r w:rsidR="004B2AB6">
        <w:t>mencoba</w:t>
      </w:r>
      <w:proofErr w:type="spellEnd"/>
      <w:r w:rsidR="004B2AB6">
        <w:t xml:space="preserve"> </w:t>
      </w:r>
      <w:proofErr w:type="spellStart"/>
      <w:r w:rsidR="004B2AB6">
        <w:t>aplikasi</w:t>
      </w:r>
      <w:proofErr w:type="spellEnd"/>
      <w:r w:rsidR="004B2AB6">
        <w:t xml:space="preserve"> </w:t>
      </w:r>
      <w:proofErr w:type="spellStart"/>
      <w:r w:rsidR="004B2AB6">
        <w:t>BatiQu</w:t>
      </w:r>
      <w:proofErr w:type="spellEnd"/>
      <w:r w:rsidR="00811F6A">
        <w:t xml:space="preserve"> </w:t>
      </w:r>
      <w:proofErr w:type="spellStart"/>
      <w:r w:rsidR="00811F6A">
        <w:t>bersamaan</w:t>
      </w:r>
      <w:proofErr w:type="spellEnd"/>
      <w:r w:rsidR="00811F6A">
        <w:t xml:space="preserve"> </w:t>
      </w:r>
      <w:proofErr w:type="spellStart"/>
      <w:r w:rsidR="00811F6A">
        <w:t>dengan</w:t>
      </w:r>
      <w:proofErr w:type="spellEnd"/>
      <w:r w:rsidR="00811F6A">
        <w:t xml:space="preserve"> </w:t>
      </w:r>
      <w:proofErr w:type="spellStart"/>
      <w:r w:rsidR="00811F6A">
        <w:t>BatiQu</w:t>
      </w:r>
      <w:proofErr w:type="spellEnd"/>
      <w:r w:rsidR="00811F6A">
        <w:t xml:space="preserve"> Box</w:t>
      </w:r>
      <w:r w:rsidR="007116A6">
        <w:t xml:space="preserve">. Adapun </w:t>
      </w:r>
      <w:proofErr w:type="spellStart"/>
      <w:r w:rsidR="007116A6">
        <w:t>sepuluh</w:t>
      </w:r>
      <w:proofErr w:type="spellEnd"/>
      <w:r w:rsidR="007116A6">
        <w:t xml:space="preserve"> </w:t>
      </w:r>
      <w:proofErr w:type="spellStart"/>
      <w:r w:rsidR="007116A6">
        <w:t>pertanyaan</w:t>
      </w:r>
      <w:proofErr w:type="spellEnd"/>
      <w:r w:rsidR="007116A6">
        <w:t xml:space="preserve"> </w:t>
      </w:r>
      <w:proofErr w:type="spellStart"/>
      <w:r w:rsidR="007116A6">
        <w:t>kuesioner</w:t>
      </w:r>
      <w:proofErr w:type="spellEnd"/>
      <w:r w:rsidR="007116A6">
        <w:t xml:space="preserve"> </w:t>
      </w:r>
      <w:proofErr w:type="spellStart"/>
      <w:r w:rsidR="007A526A">
        <w:t>terdapat</w:t>
      </w:r>
      <w:proofErr w:type="spellEnd"/>
      <w:r w:rsidR="007A526A">
        <w:t xml:space="preserve"> pada table di </w:t>
      </w:r>
      <w:proofErr w:type="spellStart"/>
      <w:r w:rsidR="007A526A">
        <w:t>bawah</w:t>
      </w:r>
      <w:proofErr w:type="spellEnd"/>
      <w:r w:rsidR="007A526A">
        <w:t xml:space="preserve"> </w:t>
      </w:r>
      <w:proofErr w:type="spellStart"/>
      <w:r w:rsidR="007A526A">
        <w:t>ini</w:t>
      </w:r>
      <w:proofErr w:type="spellEnd"/>
    </w:p>
    <w:tbl>
      <w:tblPr>
        <w:tblStyle w:val="TableGrid"/>
        <w:tblW w:w="0" w:type="auto"/>
        <w:tblLook w:val="04A0" w:firstRow="1" w:lastRow="0" w:firstColumn="1" w:lastColumn="0" w:noHBand="0" w:noVBand="1"/>
      </w:tblPr>
      <w:tblGrid>
        <w:gridCol w:w="562"/>
        <w:gridCol w:w="8454"/>
      </w:tblGrid>
      <w:tr w:rsidR="007A526A" w14:paraId="407283E1" w14:textId="77777777" w:rsidTr="00A033C6">
        <w:tc>
          <w:tcPr>
            <w:tcW w:w="562" w:type="dxa"/>
          </w:tcPr>
          <w:p w14:paraId="5D3F1478" w14:textId="355EC61F" w:rsidR="007A526A" w:rsidRDefault="00A033C6" w:rsidP="00A033C6">
            <w:pPr>
              <w:ind w:firstLine="0"/>
              <w:jc w:val="center"/>
            </w:pPr>
            <w:r>
              <w:t>No</w:t>
            </w:r>
          </w:p>
        </w:tc>
        <w:tc>
          <w:tcPr>
            <w:tcW w:w="8454" w:type="dxa"/>
          </w:tcPr>
          <w:p w14:paraId="58012EF0" w14:textId="1B898491" w:rsidR="007A526A" w:rsidRDefault="00A97EA7" w:rsidP="00A033C6">
            <w:pPr>
              <w:ind w:firstLine="0"/>
              <w:jc w:val="center"/>
            </w:pPr>
            <w:r>
              <w:t>Question List</w:t>
            </w:r>
          </w:p>
        </w:tc>
      </w:tr>
      <w:tr w:rsidR="007A526A" w14:paraId="26272E39" w14:textId="77777777" w:rsidTr="00A033C6">
        <w:tc>
          <w:tcPr>
            <w:tcW w:w="562" w:type="dxa"/>
          </w:tcPr>
          <w:p w14:paraId="043A2EA7" w14:textId="0E5B9BC2" w:rsidR="007A526A" w:rsidRDefault="00A033C6" w:rsidP="00A033C6">
            <w:pPr>
              <w:ind w:firstLine="0"/>
              <w:jc w:val="center"/>
            </w:pPr>
            <w:r>
              <w:t>1</w:t>
            </w:r>
          </w:p>
        </w:tc>
        <w:tc>
          <w:tcPr>
            <w:tcW w:w="8454" w:type="dxa"/>
          </w:tcPr>
          <w:p w14:paraId="471C5CF6" w14:textId="46FE9752" w:rsidR="007A526A" w:rsidRDefault="00113BA0" w:rsidP="00A033C6">
            <w:pPr>
              <w:ind w:firstLine="0"/>
              <w:jc w:val="center"/>
            </w:pPr>
            <w:r w:rsidRPr="00113BA0">
              <w:t>Tool Tutorial Videos are easy for anyone to understand</w:t>
            </w:r>
          </w:p>
        </w:tc>
      </w:tr>
      <w:tr w:rsidR="007A526A" w14:paraId="0DF36172" w14:textId="77777777" w:rsidTr="00A033C6">
        <w:tc>
          <w:tcPr>
            <w:tcW w:w="562" w:type="dxa"/>
          </w:tcPr>
          <w:p w14:paraId="482506EA" w14:textId="6B731CD1" w:rsidR="007A526A" w:rsidRDefault="00A033C6" w:rsidP="00A033C6">
            <w:pPr>
              <w:ind w:firstLine="0"/>
              <w:jc w:val="center"/>
            </w:pPr>
            <w:r>
              <w:t>2</w:t>
            </w:r>
          </w:p>
        </w:tc>
        <w:tc>
          <w:tcPr>
            <w:tcW w:w="8454" w:type="dxa"/>
          </w:tcPr>
          <w:p w14:paraId="4F87206A" w14:textId="3094DC61" w:rsidR="007A526A" w:rsidRDefault="00655FD0" w:rsidP="00A033C6">
            <w:pPr>
              <w:ind w:firstLine="0"/>
              <w:jc w:val="center"/>
            </w:pPr>
            <w:r w:rsidRPr="00655FD0">
              <w:t>I feel the system is complicated to use</w:t>
            </w:r>
          </w:p>
        </w:tc>
      </w:tr>
      <w:tr w:rsidR="007A526A" w14:paraId="65B3DF20" w14:textId="77777777" w:rsidTr="00A033C6">
        <w:tc>
          <w:tcPr>
            <w:tcW w:w="562" w:type="dxa"/>
          </w:tcPr>
          <w:p w14:paraId="4CEE0B36" w14:textId="3A2578BC" w:rsidR="007A526A" w:rsidRDefault="00A033C6" w:rsidP="00A033C6">
            <w:pPr>
              <w:ind w:firstLine="0"/>
              <w:jc w:val="center"/>
            </w:pPr>
            <w:r>
              <w:t>3</w:t>
            </w:r>
          </w:p>
        </w:tc>
        <w:tc>
          <w:tcPr>
            <w:tcW w:w="8454" w:type="dxa"/>
          </w:tcPr>
          <w:p w14:paraId="6330E451" w14:textId="10DDF22A" w:rsidR="007A526A" w:rsidRDefault="00D57B09" w:rsidP="00A033C6">
            <w:pPr>
              <w:ind w:firstLine="0"/>
              <w:jc w:val="center"/>
            </w:pPr>
            <w:r w:rsidRPr="00D57B09">
              <w:t xml:space="preserve">I find this system </w:t>
            </w:r>
            <w:r>
              <w:t xml:space="preserve">is </w:t>
            </w:r>
            <w:r w:rsidRPr="00D57B09">
              <w:t>easy to use</w:t>
            </w:r>
          </w:p>
        </w:tc>
      </w:tr>
      <w:tr w:rsidR="007A526A" w14:paraId="5B5F6770" w14:textId="77777777" w:rsidTr="00A033C6">
        <w:tc>
          <w:tcPr>
            <w:tcW w:w="562" w:type="dxa"/>
          </w:tcPr>
          <w:p w14:paraId="4083B773" w14:textId="4A95930C" w:rsidR="007A526A" w:rsidRDefault="00A033C6" w:rsidP="00A033C6">
            <w:pPr>
              <w:ind w:firstLine="0"/>
              <w:jc w:val="center"/>
            </w:pPr>
            <w:r>
              <w:t>4</w:t>
            </w:r>
          </w:p>
        </w:tc>
        <w:tc>
          <w:tcPr>
            <w:tcW w:w="8454" w:type="dxa"/>
          </w:tcPr>
          <w:p w14:paraId="1821950A" w14:textId="36405102" w:rsidR="007A526A" w:rsidRDefault="00A123D9" w:rsidP="00A033C6">
            <w:pPr>
              <w:ind w:firstLine="0"/>
              <w:jc w:val="center"/>
            </w:pPr>
            <w:r w:rsidRPr="00A123D9">
              <w:t>I need help from other people or technicians in using this system.</w:t>
            </w:r>
          </w:p>
        </w:tc>
      </w:tr>
      <w:tr w:rsidR="007A526A" w14:paraId="0EBC948A" w14:textId="77777777" w:rsidTr="00A033C6">
        <w:tc>
          <w:tcPr>
            <w:tcW w:w="562" w:type="dxa"/>
          </w:tcPr>
          <w:p w14:paraId="7610267A" w14:textId="67370986" w:rsidR="007A526A" w:rsidRDefault="00A033C6" w:rsidP="00A033C6">
            <w:pPr>
              <w:ind w:firstLine="0"/>
              <w:jc w:val="center"/>
            </w:pPr>
            <w:r>
              <w:t>5</w:t>
            </w:r>
          </w:p>
        </w:tc>
        <w:tc>
          <w:tcPr>
            <w:tcW w:w="8454" w:type="dxa"/>
          </w:tcPr>
          <w:p w14:paraId="64A0FAA6" w14:textId="3C5D4056" w:rsidR="007A526A" w:rsidRDefault="005F3F4F" w:rsidP="005F3F4F">
            <w:pPr>
              <w:tabs>
                <w:tab w:val="left" w:pos="243"/>
                <w:tab w:val="center" w:pos="4119"/>
              </w:tabs>
              <w:ind w:firstLine="0"/>
              <w:jc w:val="left"/>
            </w:pPr>
            <w:r>
              <w:tab/>
            </w:r>
            <w:r>
              <w:tab/>
            </w:r>
            <w:r w:rsidR="008411A0" w:rsidRPr="008411A0">
              <w:t>I feel that the features of this system are working properly.</w:t>
            </w:r>
          </w:p>
        </w:tc>
      </w:tr>
      <w:tr w:rsidR="007A526A" w14:paraId="1D3AF71C" w14:textId="77777777" w:rsidTr="00A033C6">
        <w:tc>
          <w:tcPr>
            <w:tcW w:w="562" w:type="dxa"/>
          </w:tcPr>
          <w:p w14:paraId="739B2AA0" w14:textId="45755589" w:rsidR="007A526A" w:rsidRDefault="00A033C6" w:rsidP="00A033C6">
            <w:pPr>
              <w:ind w:firstLine="0"/>
              <w:jc w:val="center"/>
            </w:pPr>
            <w:r>
              <w:t>6</w:t>
            </w:r>
          </w:p>
        </w:tc>
        <w:tc>
          <w:tcPr>
            <w:tcW w:w="8454" w:type="dxa"/>
          </w:tcPr>
          <w:p w14:paraId="22BF3AAE" w14:textId="60E7AA3D" w:rsidR="007A526A" w:rsidRDefault="00107835" w:rsidP="00A033C6">
            <w:pPr>
              <w:ind w:firstLine="0"/>
              <w:jc w:val="center"/>
            </w:pPr>
            <w:r w:rsidRPr="00107835">
              <w:t>I need to get used to it first before using this system.</w:t>
            </w:r>
          </w:p>
        </w:tc>
      </w:tr>
      <w:tr w:rsidR="007A526A" w14:paraId="75B4296F" w14:textId="77777777" w:rsidTr="00A033C6">
        <w:tc>
          <w:tcPr>
            <w:tcW w:w="562" w:type="dxa"/>
          </w:tcPr>
          <w:p w14:paraId="7A26B51A" w14:textId="415F4C46" w:rsidR="007A526A" w:rsidRDefault="00A033C6" w:rsidP="00A033C6">
            <w:pPr>
              <w:ind w:firstLine="0"/>
              <w:jc w:val="center"/>
            </w:pPr>
            <w:r>
              <w:t>7</w:t>
            </w:r>
          </w:p>
        </w:tc>
        <w:tc>
          <w:tcPr>
            <w:tcW w:w="8454" w:type="dxa"/>
          </w:tcPr>
          <w:p w14:paraId="39FE8EAC" w14:textId="00ED1BC4" w:rsidR="007A526A" w:rsidRDefault="00AE4E26" w:rsidP="00AE4E26">
            <w:pPr>
              <w:tabs>
                <w:tab w:val="left" w:pos="5988"/>
              </w:tabs>
              <w:ind w:firstLine="0"/>
              <w:jc w:val="center"/>
            </w:pPr>
            <w:r w:rsidRPr="00AE4E26">
              <w:t>I feel that others will understand how to use this system quickly.</w:t>
            </w:r>
          </w:p>
        </w:tc>
      </w:tr>
      <w:tr w:rsidR="007A526A" w14:paraId="604C0016" w14:textId="77777777" w:rsidTr="00A033C6">
        <w:tc>
          <w:tcPr>
            <w:tcW w:w="562" w:type="dxa"/>
          </w:tcPr>
          <w:p w14:paraId="1BA67612" w14:textId="7FFDFBA8" w:rsidR="007A526A" w:rsidRDefault="00A033C6" w:rsidP="00A033C6">
            <w:pPr>
              <w:ind w:firstLine="0"/>
              <w:jc w:val="center"/>
            </w:pPr>
            <w:r>
              <w:t>8</w:t>
            </w:r>
          </w:p>
        </w:tc>
        <w:tc>
          <w:tcPr>
            <w:tcW w:w="8454" w:type="dxa"/>
          </w:tcPr>
          <w:p w14:paraId="5C0C55FF" w14:textId="2B9216BF" w:rsidR="007A526A" w:rsidRDefault="00F831EC" w:rsidP="00A033C6">
            <w:pPr>
              <w:ind w:firstLine="0"/>
              <w:jc w:val="center"/>
            </w:pPr>
            <w:r w:rsidRPr="00F831EC">
              <w:t>I find this system confusing</w:t>
            </w:r>
          </w:p>
        </w:tc>
      </w:tr>
      <w:tr w:rsidR="007A526A" w14:paraId="4EFF5A86" w14:textId="77777777" w:rsidTr="00A033C6">
        <w:tc>
          <w:tcPr>
            <w:tcW w:w="562" w:type="dxa"/>
          </w:tcPr>
          <w:p w14:paraId="5EAC2DC6" w14:textId="4DAC6141" w:rsidR="007A526A" w:rsidRDefault="00A033C6" w:rsidP="00A033C6">
            <w:pPr>
              <w:ind w:firstLine="0"/>
              <w:jc w:val="center"/>
            </w:pPr>
            <w:r>
              <w:lastRenderedPageBreak/>
              <w:t>9</w:t>
            </w:r>
          </w:p>
        </w:tc>
        <w:tc>
          <w:tcPr>
            <w:tcW w:w="8454" w:type="dxa"/>
          </w:tcPr>
          <w:p w14:paraId="0E64E058" w14:textId="105DFA47" w:rsidR="007A526A" w:rsidRDefault="0026426B" w:rsidP="00A033C6">
            <w:pPr>
              <w:ind w:firstLine="0"/>
              <w:jc w:val="center"/>
            </w:pPr>
            <w:r w:rsidRPr="0026426B">
              <w:t>I feel no obstacles in using this system</w:t>
            </w:r>
          </w:p>
        </w:tc>
      </w:tr>
      <w:tr w:rsidR="007A526A" w14:paraId="34A11B48" w14:textId="77777777" w:rsidTr="00A033C6">
        <w:tc>
          <w:tcPr>
            <w:tcW w:w="562" w:type="dxa"/>
          </w:tcPr>
          <w:p w14:paraId="35409641" w14:textId="6B78BA66" w:rsidR="007A526A" w:rsidRDefault="00A033C6" w:rsidP="00A033C6">
            <w:pPr>
              <w:ind w:firstLine="0"/>
              <w:jc w:val="center"/>
            </w:pPr>
            <w:r>
              <w:t>10</w:t>
            </w:r>
          </w:p>
        </w:tc>
        <w:tc>
          <w:tcPr>
            <w:tcW w:w="8454" w:type="dxa"/>
          </w:tcPr>
          <w:p w14:paraId="09D111B6" w14:textId="7BE90BBC" w:rsidR="007A526A" w:rsidRPr="00C23D56" w:rsidRDefault="005E68EF" w:rsidP="00A033C6">
            <w:pPr>
              <w:ind w:firstLine="0"/>
              <w:jc w:val="center"/>
              <w:rPr>
                <w:highlight w:val="yellow"/>
              </w:rPr>
            </w:pPr>
            <w:r w:rsidRPr="005E68EF">
              <w:t>How much are you likely to recommend this app? (scale 1- 10)</w:t>
            </w:r>
          </w:p>
        </w:tc>
      </w:tr>
    </w:tbl>
    <w:p w14:paraId="54393018" w14:textId="77777777" w:rsidR="00945162" w:rsidRDefault="00945162" w:rsidP="00A16601">
      <w:pPr>
        <w:ind w:firstLine="0"/>
      </w:pPr>
    </w:p>
    <w:p w14:paraId="42AAA887" w14:textId="77777777" w:rsidR="000744B7" w:rsidRPr="000344E5" w:rsidRDefault="000744B7" w:rsidP="000744B7">
      <w:pPr>
        <w:widowControl w:val="0"/>
        <w:autoSpaceDE w:val="0"/>
        <w:autoSpaceDN w:val="0"/>
        <w:spacing w:after="200" w:line="240" w:lineRule="auto"/>
        <w:ind w:firstLine="0"/>
        <w:rPr>
          <w:rFonts w:eastAsia="Times New Roman" w:cs="Times New Roman"/>
          <w:b/>
          <w:bCs/>
          <w:sz w:val="22"/>
          <w:lang w:val="en-US"/>
        </w:rPr>
      </w:pPr>
      <w:r w:rsidRPr="000344E5">
        <w:rPr>
          <w:rFonts w:eastAsia="Times New Roman" w:cs="Times New Roman"/>
          <w:b/>
          <w:bCs/>
          <w:sz w:val="22"/>
          <w:lang w:val="en-US"/>
        </w:rPr>
        <w:t>Pengujian Box BatiQu</w:t>
      </w:r>
    </w:p>
    <w:p w14:paraId="281025A6" w14:textId="77777777" w:rsidR="000744B7" w:rsidRPr="008D5F2B" w:rsidRDefault="000744B7" w:rsidP="000744B7">
      <w:pPr>
        <w:widowControl w:val="0"/>
        <w:autoSpaceDE w:val="0"/>
        <w:autoSpaceDN w:val="0"/>
        <w:spacing w:after="200" w:line="240" w:lineRule="auto"/>
        <w:ind w:firstLine="720"/>
        <w:rPr>
          <w:rFonts w:eastAsia="Times New Roman" w:cs="Times New Roman"/>
          <w:szCs w:val="24"/>
          <w:lang w:val="sv-SE"/>
        </w:rPr>
      </w:pPr>
      <w:r w:rsidRPr="008D5F2B">
        <w:rPr>
          <w:rFonts w:eastAsia="Times New Roman" w:cs="Times New Roman"/>
          <w:szCs w:val="24"/>
          <w:lang w:val="sv-SE"/>
        </w:rPr>
        <w:t>Pengujian dilakukan bersamaan dengan aplikasi BatiQu. Pengujian dilakukan bersamaan karena Box BatiQu berfungsi untuk menjaga kondisi pencahayaan agar gambar yang diambil tetap stabil.</w:t>
      </w:r>
    </w:p>
    <w:p w14:paraId="0E812CA5" w14:textId="77777777" w:rsidR="000744B7" w:rsidRPr="008D5F2B" w:rsidRDefault="000744B7" w:rsidP="000744B7">
      <w:pPr>
        <w:widowControl w:val="0"/>
        <w:autoSpaceDE w:val="0"/>
        <w:autoSpaceDN w:val="0"/>
        <w:spacing w:after="200" w:line="240" w:lineRule="auto"/>
        <w:ind w:firstLine="0"/>
        <w:rPr>
          <w:rFonts w:eastAsia="Times New Roman" w:cs="Times New Roman"/>
          <w:szCs w:val="24"/>
          <w:lang w:val="sv-SE"/>
        </w:rPr>
      </w:pPr>
      <w:r w:rsidRPr="008D5F2B">
        <w:rPr>
          <w:rFonts w:eastAsia="Times New Roman" w:cs="Times New Roman"/>
          <w:szCs w:val="24"/>
          <w:lang w:val="sv-SE"/>
        </w:rPr>
        <w:t>Langkah pengujian Box BatiQu sebagai berikut :</w:t>
      </w:r>
    </w:p>
    <w:p w14:paraId="0C9A7988" w14:textId="77777777" w:rsidR="000744B7" w:rsidRPr="008D5F2B" w:rsidRDefault="000744B7" w:rsidP="000744B7">
      <w:pPr>
        <w:pStyle w:val="ListParagraph"/>
        <w:widowControl w:val="0"/>
        <w:numPr>
          <w:ilvl w:val="0"/>
          <w:numId w:val="58"/>
        </w:numPr>
        <w:autoSpaceDE w:val="0"/>
        <w:autoSpaceDN w:val="0"/>
        <w:spacing w:after="200" w:line="240" w:lineRule="auto"/>
        <w:rPr>
          <w:rFonts w:eastAsia="Times New Roman" w:cs="Times New Roman"/>
          <w:szCs w:val="24"/>
          <w:lang w:val="en-US"/>
        </w:rPr>
      </w:pPr>
      <w:proofErr w:type="spellStart"/>
      <w:r w:rsidRPr="008D5F2B">
        <w:rPr>
          <w:rFonts w:eastAsia="Times New Roman" w:cs="Times New Roman"/>
          <w:szCs w:val="24"/>
          <w:lang w:val="en-US"/>
        </w:rPr>
        <w:t>Siapkan</w:t>
      </w:r>
      <w:proofErr w:type="spellEnd"/>
      <w:r w:rsidRPr="008D5F2B">
        <w:rPr>
          <w:rFonts w:eastAsia="Times New Roman" w:cs="Times New Roman"/>
          <w:szCs w:val="24"/>
          <w:lang w:val="en-US"/>
        </w:rPr>
        <w:t xml:space="preserve"> Box BatiQu dan aplikasi BatiQu</w:t>
      </w:r>
    </w:p>
    <w:p w14:paraId="1D3503BE" w14:textId="77777777" w:rsidR="000744B7" w:rsidRPr="008D5F2B" w:rsidRDefault="000744B7" w:rsidP="000744B7">
      <w:pPr>
        <w:pStyle w:val="ListParagraph"/>
        <w:widowControl w:val="0"/>
        <w:numPr>
          <w:ilvl w:val="0"/>
          <w:numId w:val="58"/>
        </w:numPr>
        <w:autoSpaceDE w:val="0"/>
        <w:autoSpaceDN w:val="0"/>
        <w:spacing w:after="200" w:line="240" w:lineRule="auto"/>
        <w:rPr>
          <w:rFonts w:eastAsia="Times New Roman" w:cs="Times New Roman"/>
          <w:szCs w:val="24"/>
          <w:lang w:val="sv-SE"/>
        </w:rPr>
      </w:pPr>
      <w:r w:rsidRPr="008D5F2B">
        <w:rPr>
          <w:rFonts w:eastAsia="Times New Roman" w:cs="Times New Roman"/>
          <w:szCs w:val="24"/>
          <w:lang w:val="sv-SE"/>
        </w:rPr>
        <w:t>Siapkan kain batik yang akan diuji dan letakkan pada bagian bawah Box</w:t>
      </w:r>
    </w:p>
    <w:p w14:paraId="15DD3F62" w14:textId="77777777" w:rsidR="000744B7" w:rsidRPr="008D5F2B" w:rsidRDefault="000744B7" w:rsidP="000744B7">
      <w:pPr>
        <w:pStyle w:val="ListParagraph"/>
        <w:widowControl w:val="0"/>
        <w:numPr>
          <w:ilvl w:val="0"/>
          <w:numId w:val="58"/>
        </w:numPr>
        <w:autoSpaceDE w:val="0"/>
        <w:autoSpaceDN w:val="0"/>
        <w:spacing w:after="200" w:line="240" w:lineRule="auto"/>
        <w:rPr>
          <w:rFonts w:eastAsia="Times New Roman" w:cs="Times New Roman"/>
          <w:szCs w:val="24"/>
          <w:lang w:val="sv-SE"/>
        </w:rPr>
      </w:pPr>
      <w:r w:rsidRPr="008D5F2B">
        <w:rPr>
          <w:rFonts w:eastAsia="Times New Roman" w:cs="Times New Roman"/>
          <w:szCs w:val="24"/>
          <w:lang w:val="sv-SE"/>
        </w:rPr>
        <w:t>Nyalakan LED dengan tekan tombol On pada saklar di sisi samping bagian atas Box BatiQu</w:t>
      </w:r>
    </w:p>
    <w:p w14:paraId="63D53E48" w14:textId="77777777" w:rsidR="000744B7" w:rsidRPr="008D5F2B" w:rsidRDefault="000744B7" w:rsidP="000744B7">
      <w:pPr>
        <w:pStyle w:val="ListParagraph"/>
        <w:widowControl w:val="0"/>
        <w:numPr>
          <w:ilvl w:val="0"/>
          <w:numId w:val="58"/>
        </w:numPr>
        <w:autoSpaceDE w:val="0"/>
        <w:autoSpaceDN w:val="0"/>
        <w:spacing w:after="200" w:line="240" w:lineRule="auto"/>
        <w:rPr>
          <w:rFonts w:eastAsia="Times New Roman" w:cs="Times New Roman"/>
          <w:szCs w:val="24"/>
          <w:lang w:val="sv-SE"/>
        </w:rPr>
      </w:pPr>
      <w:r w:rsidRPr="008D5F2B">
        <w:rPr>
          <w:rFonts w:eastAsia="Times New Roman" w:cs="Times New Roman"/>
          <w:szCs w:val="24"/>
          <w:lang w:val="sv-SE"/>
        </w:rPr>
        <w:t>Siapkan handphone yang sudah terunduh aplikasi BatiQu dengan posisi kamera sudah sesuai dengan lubang pada bagian atas Box</w:t>
      </w:r>
    </w:p>
    <w:p w14:paraId="06C34C64" w14:textId="77777777" w:rsidR="000744B7" w:rsidRPr="008D5F2B" w:rsidRDefault="000744B7" w:rsidP="000744B7">
      <w:pPr>
        <w:pStyle w:val="ListParagraph"/>
        <w:widowControl w:val="0"/>
        <w:numPr>
          <w:ilvl w:val="0"/>
          <w:numId w:val="58"/>
        </w:numPr>
        <w:autoSpaceDE w:val="0"/>
        <w:autoSpaceDN w:val="0"/>
        <w:spacing w:after="200" w:line="240" w:lineRule="auto"/>
        <w:rPr>
          <w:rFonts w:eastAsia="Times New Roman" w:cs="Times New Roman"/>
          <w:szCs w:val="24"/>
          <w:lang w:val="sv-SE"/>
        </w:rPr>
      </w:pPr>
      <w:r w:rsidRPr="008D5F2B">
        <w:rPr>
          <w:rFonts w:eastAsia="Times New Roman" w:cs="Times New Roman"/>
          <w:szCs w:val="24"/>
          <w:lang w:val="sv-SE"/>
        </w:rPr>
        <w:t>Potret kain batik dan tunggu hasil dari uji batik</w:t>
      </w:r>
    </w:p>
    <w:p w14:paraId="692B7169" w14:textId="77777777" w:rsidR="000744B7" w:rsidRPr="00B00F0A" w:rsidRDefault="000744B7" w:rsidP="00A16601">
      <w:pPr>
        <w:ind w:firstLine="0"/>
      </w:pPr>
    </w:p>
    <w:p w14:paraId="0CF06FCB" w14:textId="77777777" w:rsidR="00A16601" w:rsidRDefault="00A16601" w:rsidP="00A16601">
      <w:pPr>
        <w:ind w:firstLine="0"/>
        <w:rPr>
          <w:rStyle w:val="normaltextrun"/>
          <w:b/>
          <w:bCs/>
          <w:i/>
          <w:iCs/>
          <w:color w:val="000000"/>
          <w:bdr w:val="none" w:sz="0" w:space="0" w:color="auto" w:frame="1"/>
          <w:lang w:val="en-US"/>
        </w:rPr>
      </w:pPr>
      <w:r w:rsidRPr="00516AD9">
        <w:rPr>
          <w:rStyle w:val="normaltextrun"/>
          <w:b/>
          <w:bCs/>
          <w:color w:val="000000"/>
          <w:shd w:val="clear" w:color="auto" w:fill="FFFFFF"/>
          <w:lang w:val="en-US"/>
        </w:rPr>
        <w:t xml:space="preserve">Hasil Pengujian </w:t>
      </w:r>
      <w:r>
        <w:rPr>
          <w:rStyle w:val="normaltextrun"/>
          <w:b/>
          <w:bCs/>
          <w:i/>
          <w:iCs/>
          <w:color w:val="000000"/>
          <w:bdr w:val="none" w:sz="0" w:space="0" w:color="auto" w:frame="1"/>
          <w:lang w:val="en-US"/>
        </w:rPr>
        <w:t>Mobile Application</w:t>
      </w:r>
    </w:p>
    <w:p w14:paraId="7EFD688D" w14:textId="77777777" w:rsidR="00A16601" w:rsidRPr="007679F0" w:rsidRDefault="00A16601" w:rsidP="00A16601">
      <w:pPr>
        <w:ind w:firstLine="0"/>
        <w:rPr>
          <w:rStyle w:val="normaltextrun"/>
          <w:i/>
          <w:color w:val="000000"/>
          <w:bdr w:val="none" w:sz="0" w:space="0" w:color="auto" w:frame="1"/>
          <w:lang w:val="en-US"/>
        </w:rPr>
      </w:pPr>
      <w:r>
        <w:rPr>
          <w:rStyle w:val="normaltextrun"/>
          <w:color w:val="000000"/>
          <w:bdr w:val="none" w:sz="0" w:space="0" w:color="auto" w:frame="1"/>
          <w:lang w:val="en-US"/>
        </w:rPr>
        <w:t xml:space="preserve">Pengujian pada Kamera dan </w:t>
      </w:r>
      <w:r w:rsidRPr="006643BD">
        <w:rPr>
          <w:rStyle w:val="normaltextrun"/>
          <w:i/>
          <w:iCs/>
          <w:color w:val="000000"/>
          <w:bdr w:val="none" w:sz="0" w:space="0" w:color="auto" w:frame="1"/>
          <w:lang w:val="en-US"/>
        </w:rPr>
        <w:t>Gallery</w:t>
      </w:r>
    </w:p>
    <w:p w14:paraId="5AA0F710" w14:textId="77777777" w:rsidR="00A16601" w:rsidRDefault="00A16601" w:rsidP="00A16601">
      <w:pPr>
        <w:ind w:firstLine="0"/>
        <w:jc w:val="center"/>
        <w:rPr>
          <w:rStyle w:val="normaltextrun"/>
          <w:color w:val="000000"/>
          <w:shd w:val="clear" w:color="auto" w:fill="FFFFFF"/>
          <w:lang w:val="en-US"/>
        </w:rPr>
      </w:pPr>
      <w:r>
        <w:rPr>
          <w:rStyle w:val="normaltextrun"/>
          <w:noProof/>
          <w:color w:val="000000"/>
          <w:shd w:val="clear" w:color="auto" w:fill="FFFFFF"/>
          <w:lang w:val="en-US"/>
        </w:rPr>
        <w:drawing>
          <wp:inline distT="0" distB="0" distL="0" distR="0" wp14:anchorId="10432A7C" wp14:editId="7BC19E73">
            <wp:extent cx="1577340" cy="3208020"/>
            <wp:effectExtent l="0" t="0" r="3810" b="0"/>
            <wp:docPr id="1359917813" name="Picture 135991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17813" name="Picture 13599178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t="4867" r="149" b="6032"/>
                    <a:stretch/>
                  </pic:blipFill>
                  <pic:spPr bwMode="auto">
                    <a:xfrm>
                      <a:off x="0" y="0"/>
                      <a:ext cx="1577789" cy="3208933"/>
                    </a:xfrm>
                    <a:prstGeom prst="rect">
                      <a:avLst/>
                    </a:prstGeom>
                    <a:noFill/>
                    <a:ln>
                      <a:noFill/>
                    </a:ln>
                    <a:extLst>
                      <a:ext uri="{53640926-AAD7-44D8-BBD7-CCE9431645EC}">
                        <a14:shadowObscured xmlns:a14="http://schemas.microsoft.com/office/drawing/2010/main"/>
                      </a:ext>
                    </a:extLst>
                  </pic:spPr>
                </pic:pic>
              </a:graphicData>
            </a:graphic>
          </wp:inline>
        </w:drawing>
      </w:r>
    </w:p>
    <w:p w14:paraId="6C32F4CE" w14:textId="77777777" w:rsidR="00A16601" w:rsidRDefault="00A16601" w:rsidP="00A16601">
      <w:pPr>
        <w:ind w:firstLine="0"/>
        <w:rPr>
          <w:i/>
          <w:color w:val="000000"/>
          <w:shd w:val="clear" w:color="auto" w:fill="FFFFFF"/>
          <w:lang w:val="en-US"/>
        </w:rPr>
      </w:pPr>
      <w:r>
        <w:rPr>
          <w:color w:val="000000"/>
          <w:shd w:val="clear" w:color="auto" w:fill="FFFFFF"/>
          <w:lang w:val="en-US"/>
        </w:rPr>
        <w:t xml:space="preserve">Gambar </w:t>
      </w:r>
      <w:proofErr w:type="spellStart"/>
      <w:r>
        <w:rPr>
          <w:color w:val="000000"/>
          <w:shd w:val="clear" w:color="auto" w:fill="FFFFFF"/>
          <w:lang w:val="en-US"/>
        </w:rPr>
        <w:t>diatas</w:t>
      </w:r>
      <w:proofErr w:type="spellEnd"/>
      <w:r>
        <w:rPr>
          <w:color w:val="000000"/>
          <w:shd w:val="clear" w:color="auto" w:fill="FFFFFF"/>
          <w:lang w:val="en-US"/>
        </w:rPr>
        <w:t xml:space="preserve"> adalah </w:t>
      </w:r>
      <w:proofErr w:type="spellStart"/>
      <w:r>
        <w:rPr>
          <w:color w:val="000000"/>
          <w:shd w:val="clear" w:color="auto" w:fill="FFFFFF"/>
          <w:lang w:val="en-US"/>
        </w:rPr>
        <w:t>halaman</w:t>
      </w:r>
      <w:proofErr w:type="spellEnd"/>
      <w:r>
        <w:rPr>
          <w:color w:val="000000"/>
          <w:shd w:val="clear" w:color="auto" w:fill="FFFFFF"/>
          <w:lang w:val="en-US"/>
        </w:rPr>
        <w:t xml:space="preserve"> </w:t>
      </w:r>
      <w:proofErr w:type="spellStart"/>
      <w:r>
        <w:rPr>
          <w:color w:val="000000"/>
          <w:shd w:val="clear" w:color="auto" w:fill="FFFFFF"/>
          <w:lang w:val="en-US"/>
        </w:rPr>
        <w:t>pengambilan</w:t>
      </w:r>
      <w:proofErr w:type="spellEnd"/>
      <w:r>
        <w:rPr>
          <w:color w:val="000000"/>
          <w:shd w:val="clear" w:color="auto" w:fill="FFFFFF"/>
          <w:lang w:val="en-US"/>
        </w:rPr>
        <w:t xml:space="preserve"> </w:t>
      </w:r>
      <w:proofErr w:type="spellStart"/>
      <w:r>
        <w:rPr>
          <w:color w:val="000000"/>
          <w:shd w:val="clear" w:color="auto" w:fill="FFFFFF"/>
          <w:lang w:val="en-US"/>
        </w:rPr>
        <w:t>gambar</w:t>
      </w:r>
      <w:proofErr w:type="spellEnd"/>
      <w:r>
        <w:rPr>
          <w:color w:val="000000"/>
          <w:shd w:val="clear" w:color="auto" w:fill="FFFFFF"/>
          <w:lang w:val="en-US"/>
        </w:rPr>
        <w:t xml:space="preserve"> batik baik </w:t>
      </w:r>
      <w:proofErr w:type="spellStart"/>
      <w:r>
        <w:rPr>
          <w:color w:val="000000"/>
          <w:shd w:val="clear" w:color="auto" w:fill="FFFFFF"/>
          <w:lang w:val="en-US"/>
        </w:rPr>
        <w:t>dari</w:t>
      </w:r>
      <w:proofErr w:type="spellEnd"/>
      <w:r>
        <w:rPr>
          <w:color w:val="000000"/>
          <w:shd w:val="clear" w:color="auto" w:fill="FFFFFF"/>
          <w:lang w:val="en-US"/>
        </w:rPr>
        <w:t xml:space="preserve"> kamera </w:t>
      </w:r>
      <w:proofErr w:type="spellStart"/>
      <w:r>
        <w:rPr>
          <w:color w:val="000000"/>
          <w:shd w:val="clear" w:color="auto" w:fill="FFFFFF"/>
          <w:lang w:val="en-US"/>
        </w:rPr>
        <w:t>maupun</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w:t>
      </w:r>
      <w:proofErr w:type="spellStart"/>
      <w:r>
        <w:rPr>
          <w:color w:val="000000"/>
          <w:shd w:val="clear" w:color="auto" w:fill="FFFFFF"/>
          <w:lang w:val="en-US"/>
        </w:rPr>
        <w:t>galeri</w:t>
      </w:r>
      <w:proofErr w:type="spellEnd"/>
      <w:r>
        <w:rPr>
          <w:color w:val="000000"/>
          <w:shd w:val="clear" w:color="auto" w:fill="FFFFFF"/>
          <w:lang w:val="en-US"/>
        </w:rPr>
        <w:t xml:space="preserve">. Halaman tersebut juga </w:t>
      </w:r>
      <w:proofErr w:type="spellStart"/>
      <w:r>
        <w:rPr>
          <w:color w:val="000000"/>
          <w:shd w:val="clear" w:color="auto" w:fill="FFFFFF"/>
          <w:lang w:val="en-US"/>
        </w:rPr>
        <w:t>mejadi</w:t>
      </w:r>
      <w:proofErr w:type="spellEnd"/>
      <w:r>
        <w:rPr>
          <w:color w:val="000000"/>
          <w:shd w:val="clear" w:color="auto" w:fill="FFFFFF"/>
          <w:lang w:val="en-US"/>
        </w:rPr>
        <w:t xml:space="preserve"> pengujian untuk tombol kamera dan gallery sebagai </w:t>
      </w:r>
      <w:proofErr w:type="spellStart"/>
      <w:r>
        <w:rPr>
          <w:color w:val="000000"/>
          <w:shd w:val="clear" w:color="auto" w:fill="FFFFFF"/>
          <w:lang w:val="en-US"/>
        </w:rPr>
        <w:t>fitur</w:t>
      </w:r>
      <w:proofErr w:type="spellEnd"/>
      <w:r>
        <w:rPr>
          <w:color w:val="000000"/>
          <w:shd w:val="clear" w:color="auto" w:fill="FFFFFF"/>
          <w:lang w:val="en-US"/>
        </w:rPr>
        <w:t xml:space="preserve"> </w:t>
      </w:r>
      <w:proofErr w:type="spellStart"/>
      <w:r>
        <w:rPr>
          <w:color w:val="000000"/>
          <w:shd w:val="clear" w:color="auto" w:fill="FFFFFF"/>
          <w:lang w:val="en-US"/>
        </w:rPr>
        <w:t>utama</w:t>
      </w:r>
      <w:proofErr w:type="spellEnd"/>
      <w:r>
        <w:rPr>
          <w:color w:val="000000"/>
          <w:shd w:val="clear" w:color="auto" w:fill="FFFFFF"/>
          <w:lang w:val="en-US"/>
        </w:rPr>
        <w:t xml:space="preserve"> </w:t>
      </w:r>
      <w:proofErr w:type="spellStart"/>
      <w:r>
        <w:rPr>
          <w:color w:val="000000"/>
          <w:shd w:val="clear" w:color="auto" w:fill="FFFFFF"/>
          <w:lang w:val="en-US"/>
        </w:rPr>
        <w:lastRenderedPageBreak/>
        <w:t>dari</w:t>
      </w:r>
      <w:proofErr w:type="spellEnd"/>
      <w:r>
        <w:rPr>
          <w:color w:val="000000"/>
          <w:shd w:val="clear" w:color="auto" w:fill="FFFFFF"/>
          <w:lang w:val="en-US"/>
        </w:rPr>
        <w:t xml:space="preserve"> aplikasi BatiQu. Pengujian </w:t>
      </w:r>
      <w:proofErr w:type="spellStart"/>
      <w:r>
        <w:rPr>
          <w:color w:val="000000"/>
          <w:shd w:val="clear" w:color="auto" w:fill="FFFFFF"/>
          <w:lang w:val="en-US"/>
        </w:rPr>
        <w:t>dilakukan</w:t>
      </w:r>
      <w:proofErr w:type="spellEnd"/>
      <w:r>
        <w:rPr>
          <w:color w:val="000000"/>
          <w:shd w:val="clear" w:color="auto" w:fill="FFFFFF"/>
          <w:lang w:val="en-US"/>
        </w:rPr>
        <w:t xml:space="preserve"> untuk </w:t>
      </w:r>
      <w:proofErr w:type="spellStart"/>
      <w:r>
        <w:rPr>
          <w:color w:val="000000"/>
          <w:shd w:val="clear" w:color="auto" w:fill="FFFFFF"/>
          <w:lang w:val="en-US"/>
        </w:rPr>
        <w:t>melihat</w:t>
      </w:r>
      <w:proofErr w:type="spellEnd"/>
      <w:r>
        <w:rPr>
          <w:color w:val="000000"/>
          <w:shd w:val="clear" w:color="auto" w:fill="FFFFFF"/>
          <w:lang w:val="en-US"/>
        </w:rPr>
        <w:t xml:space="preserve"> apakah kamera atau </w:t>
      </w:r>
      <w:r w:rsidRPr="00A74051">
        <w:rPr>
          <w:i/>
          <w:color w:val="000000"/>
          <w:shd w:val="clear" w:color="auto" w:fill="FFFFFF"/>
          <w:lang w:val="en-US"/>
        </w:rPr>
        <w:t>gallery</w:t>
      </w:r>
      <w:r>
        <w:rPr>
          <w:color w:val="000000"/>
          <w:shd w:val="clear" w:color="auto" w:fill="FFFFFF"/>
          <w:lang w:val="en-US"/>
        </w:rPr>
        <w:t xml:space="preserve"> dapat diakses dan </w:t>
      </w:r>
      <w:proofErr w:type="spellStart"/>
      <w:r>
        <w:rPr>
          <w:color w:val="000000"/>
          <w:shd w:val="clear" w:color="auto" w:fill="FFFFFF"/>
          <w:lang w:val="en-US"/>
        </w:rPr>
        <w:t>gambar</w:t>
      </w:r>
      <w:proofErr w:type="spellEnd"/>
      <w:r>
        <w:rPr>
          <w:color w:val="000000"/>
          <w:shd w:val="clear" w:color="auto" w:fill="FFFFFF"/>
          <w:lang w:val="en-US"/>
        </w:rPr>
        <w:t xml:space="preserve"> yang diambil dapat </w:t>
      </w:r>
      <w:proofErr w:type="spellStart"/>
      <w:r>
        <w:rPr>
          <w:color w:val="000000"/>
          <w:shd w:val="clear" w:color="auto" w:fill="FFFFFF"/>
          <w:lang w:val="en-US"/>
        </w:rPr>
        <w:t>ditampilkan</w:t>
      </w:r>
      <w:proofErr w:type="spellEnd"/>
      <w:r>
        <w:rPr>
          <w:color w:val="000000"/>
          <w:shd w:val="clear" w:color="auto" w:fill="FFFFFF"/>
          <w:lang w:val="en-US"/>
        </w:rPr>
        <w:t xml:space="preserve"> pada </w:t>
      </w:r>
      <w:proofErr w:type="spellStart"/>
      <w:r w:rsidRPr="00E92778">
        <w:rPr>
          <w:i/>
          <w:iCs/>
          <w:color w:val="000000"/>
          <w:shd w:val="clear" w:color="auto" w:fill="FFFFFF"/>
          <w:lang w:val="en-US"/>
        </w:rPr>
        <w:t>ImageView</w:t>
      </w:r>
      <w:proofErr w:type="spellEnd"/>
      <w:r>
        <w:rPr>
          <w:i/>
          <w:iCs/>
          <w:color w:val="000000"/>
          <w:shd w:val="clear" w:color="auto" w:fill="FFFFFF"/>
          <w:lang w:val="en-US"/>
        </w:rPr>
        <w:t xml:space="preserve">. </w:t>
      </w:r>
    </w:p>
    <w:p w14:paraId="79E6746D" w14:textId="77777777" w:rsidR="00A16601" w:rsidRDefault="00A16601" w:rsidP="00A16601">
      <w:pPr>
        <w:ind w:firstLine="0"/>
        <w:rPr>
          <w:color w:val="000000"/>
          <w:shd w:val="clear" w:color="auto" w:fill="FFFFFF"/>
          <w:lang w:val="en-US"/>
        </w:rPr>
      </w:pPr>
      <w:r w:rsidRPr="002D7F2C">
        <w:rPr>
          <w:color w:val="000000"/>
          <w:shd w:val="clear" w:color="auto" w:fill="FFFFFF"/>
          <w:lang w:val="en-US"/>
        </w:rPr>
        <w:t>Pengujian pada Halaman Informasi</w:t>
      </w:r>
    </w:p>
    <w:p w14:paraId="190D6187" w14:textId="77777777" w:rsidR="00A16601" w:rsidRDefault="00A16601" w:rsidP="00A16601">
      <w:pPr>
        <w:ind w:firstLine="576"/>
        <w:rPr>
          <w:rStyle w:val="eop"/>
          <w:color w:val="000000"/>
          <w:shd w:val="clear" w:color="auto" w:fill="FFFFFF"/>
        </w:rPr>
      </w:pPr>
      <w:r>
        <w:rPr>
          <w:rStyle w:val="normaltextrun"/>
          <w:color w:val="000000"/>
          <w:shd w:val="clear" w:color="auto" w:fill="FFFFFF"/>
          <w:lang w:val="id-ID"/>
        </w:rPr>
        <w:t xml:space="preserve">Pengujian </w:t>
      </w:r>
      <w:proofErr w:type="spellStart"/>
      <w:r>
        <w:rPr>
          <w:rStyle w:val="normaltextrun"/>
          <w:color w:val="000000"/>
          <w:shd w:val="clear" w:color="auto" w:fill="FFFFFF"/>
          <w:lang w:val="en-US"/>
        </w:rPr>
        <w:t>dilakukan</w:t>
      </w:r>
      <w:proofErr w:type="spellEnd"/>
      <w:r>
        <w:rPr>
          <w:rStyle w:val="normaltextrun"/>
          <w:color w:val="000000"/>
          <w:shd w:val="clear" w:color="auto" w:fill="FFFFFF"/>
          <w:lang w:val="en-US"/>
        </w:rPr>
        <w:t xml:space="preserve"> dengan menggunakan model </w:t>
      </w:r>
      <w:proofErr w:type="spellStart"/>
      <w:r>
        <w:rPr>
          <w:rStyle w:val="normaltextrun"/>
          <w:color w:val="000000"/>
          <w:shd w:val="clear" w:color="auto" w:fill="FFFFFF"/>
          <w:lang w:val="en-US"/>
        </w:rPr>
        <w:t>resnet</w:t>
      </w:r>
      <w:proofErr w:type="spellEnd"/>
      <w:r>
        <w:rPr>
          <w:rStyle w:val="normaltextrun"/>
          <w:color w:val="000000"/>
          <w:shd w:val="clear" w:color="auto" w:fill="FFFFFF"/>
          <w:lang w:val="en-US"/>
        </w:rPr>
        <w:t xml:space="preserve"> dan versi dengan menggunakan model </w:t>
      </w:r>
      <w:proofErr w:type="spellStart"/>
      <w:r>
        <w:rPr>
          <w:rStyle w:val="normaltextrun"/>
          <w:color w:val="000000"/>
          <w:shd w:val="clear" w:color="auto" w:fill="FFFFFF"/>
          <w:lang w:val="en-US"/>
        </w:rPr>
        <w:t>mobilenet</w:t>
      </w:r>
      <w:proofErr w:type="spellEnd"/>
      <w:r>
        <w:rPr>
          <w:rStyle w:val="normaltextrun"/>
          <w:color w:val="000000"/>
          <w:shd w:val="clear" w:color="auto" w:fill="FFFFFF"/>
          <w:lang w:val="en-US"/>
        </w:rPr>
        <w:t xml:space="preserve">. Hasil pengujian </w:t>
      </w:r>
      <w:proofErr w:type="spellStart"/>
      <w:r>
        <w:rPr>
          <w:rStyle w:val="normaltextrun"/>
          <w:color w:val="000000"/>
          <w:shd w:val="clear" w:color="auto" w:fill="FFFFFF"/>
          <w:lang w:val="en-US"/>
        </w:rPr>
        <w:t>dari</w:t>
      </w:r>
      <w:proofErr w:type="spellEnd"/>
      <w:r>
        <w:rPr>
          <w:rStyle w:val="normaltextrun"/>
          <w:color w:val="000000"/>
          <w:shd w:val="clear" w:color="auto" w:fill="FFFFFF"/>
          <w:lang w:val="en-US"/>
        </w:rPr>
        <w:t xml:space="preserve"> model tersebut dapat </w:t>
      </w:r>
      <w:proofErr w:type="spellStart"/>
      <w:r>
        <w:rPr>
          <w:rStyle w:val="normaltextrun"/>
          <w:color w:val="000000"/>
          <w:shd w:val="clear" w:color="auto" w:fill="FFFFFF"/>
          <w:lang w:val="en-US"/>
        </w:rPr>
        <w:t>dilihat</w:t>
      </w:r>
      <w:proofErr w:type="spellEnd"/>
      <w:r>
        <w:rPr>
          <w:rStyle w:val="normaltextrun"/>
          <w:color w:val="000000"/>
          <w:shd w:val="clear" w:color="auto" w:fill="FFFFFF"/>
          <w:lang w:val="en-US"/>
        </w:rPr>
        <w:t xml:space="preserve"> pada table di </w:t>
      </w:r>
      <w:proofErr w:type="spellStart"/>
      <w:r>
        <w:rPr>
          <w:rStyle w:val="normaltextrun"/>
          <w:color w:val="000000"/>
          <w:shd w:val="clear" w:color="auto" w:fill="FFFFFF"/>
          <w:lang w:val="en-US"/>
        </w:rPr>
        <w:t>bawah</w:t>
      </w:r>
      <w:proofErr w:type="spellEnd"/>
      <w:r>
        <w:rPr>
          <w:rStyle w:val="normaltextrun"/>
          <w:color w:val="000000"/>
          <w:shd w:val="clear" w:color="auto" w:fill="FFFFFF"/>
          <w:lang w:val="en-US"/>
        </w:rPr>
        <w:t xml:space="preserve"> ini.</w:t>
      </w:r>
      <w:r>
        <w:rPr>
          <w:rStyle w:val="eop"/>
          <w:color w:val="000000"/>
          <w:shd w:val="clear" w:color="auto" w:fill="FFFFFF"/>
        </w:rPr>
        <w:t> </w:t>
      </w:r>
    </w:p>
    <w:p w14:paraId="25DF8DE5" w14:textId="77777777" w:rsidR="000744B7" w:rsidRDefault="000744B7" w:rsidP="00A16601">
      <w:pPr>
        <w:ind w:firstLine="576"/>
        <w:rPr>
          <w:rStyle w:val="eop"/>
          <w:color w:val="000000"/>
          <w:shd w:val="clear" w:color="auto" w:fill="FFFFFF"/>
        </w:rPr>
      </w:pPr>
    </w:p>
    <w:tbl>
      <w:tblPr>
        <w:tblW w:w="9226" w:type="dxa"/>
        <w:tblInd w:w="-93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9"/>
        <w:gridCol w:w="1515"/>
        <w:gridCol w:w="1515"/>
        <w:gridCol w:w="1515"/>
        <w:gridCol w:w="1515"/>
        <w:gridCol w:w="1515"/>
        <w:gridCol w:w="1515"/>
      </w:tblGrid>
      <w:tr w:rsidR="00A16601" w:rsidRPr="0070574B" w14:paraId="7831F6B5" w14:textId="77777777">
        <w:trPr>
          <w:trHeight w:val="210"/>
        </w:trPr>
        <w:tc>
          <w:tcPr>
            <w:tcW w:w="402" w:type="dxa"/>
            <w:vMerge w:val="restart"/>
            <w:tcBorders>
              <w:top w:val="single" w:sz="6" w:space="0" w:color="auto"/>
              <w:left w:val="single" w:sz="6" w:space="0" w:color="auto"/>
              <w:bottom w:val="single" w:sz="6" w:space="0" w:color="000000"/>
              <w:right w:val="single" w:sz="6" w:space="0" w:color="auto"/>
            </w:tcBorders>
            <w:shd w:val="clear" w:color="auto" w:fill="auto"/>
            <w:vAlign w:val="bottom"/>
            <w:hideMark/>
          </w:tcPr>
          <w:p w14:paraId="3163291F"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No </w:t>
            </w:r>
          </w:p>
        </w:tc>
        <w:tc>
          <w:tcPr>
            <w:tcW w:w="1464" w:type="dxa"/>
            <w:vMerge w:val="restart"/>
            <w:tcBorders>
              <w:top w:val="single" w:sz="6" w:space="0" w:color="auto"/>
              <w:left w:val="single" w:sz="6" w:space="0" w:color="auto"/>
              <w:bottom w:val="single" w:sz="6" w:space="0" w:color="000000"/>
              <w:right w:val="single" w:sz="6" w:space="0" w:color="000000"/>
            </w:tcBorders>
            <w:shd w:val="clear" w:color="auto" w:fill="auto"/>
            <w:vAlign w:val="bottom"/>
            <w:hideMark/>
          </w:tcPr>
          <w:p w14:paraId="442D6320" w14:textId="36F4BFBD"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Batik </w:t>
            </w:r>
            <w:r w:rsidR="00003203">
              <w:rPr>
                <w:rFonts w:eastAsia="Times New Roman" w:cs="Times New Roman"/>
                <w:color w:val="000000"/>
                <w:szCs w:val="24"/>
                <w:lang w:eastAsia="en-ID"/>
              </w:rPr>
              <w:t>Type</w:t>
            </w:r>
          </w:p>
        </w:tc>
        <w:tc>
          <w:tcPr>
            <w:tcW w:w="7360" w:type="dxa"/>
            <w:gridSpan w:val="5"/>
            <w:tcBorders>
              <w:top w:val="single" w:sz="6" w:space="0" w:color="auto"/>
              <w:left w:val="nil"/>
              <w:bottom w:val="single" w:sz="6" w:space="0" w:color="auto"/>
              <w:right w:val="single" w:sz="6" w:space="0" w:color="000000"/>
            </w:tcBorders>
            <w:shd w:val="clear" w:color="auto" w:fill="auto"/>
            <w:vAlign w:val="bottom"/>
            <w:hideMark/>
          </w:tcPr>
          <w:p w14:paraId="1C40ACCD"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Resnet 152 v2 </w:t>
            </w:r>
          </w:p>
        </w:tc>
      </w:tr>
      <w:tr w:rsidR="00A16601" w:rsidRPr="0070574B" w14:paraId="6C2F4293" w14:textId="77777777">
        <w:trPr>
          <w:trHeight w:val="210"/>
        </w:trPr>
        <w:tc>
          <w:tcPr>
            <w:tcW w:w="0" w:type="auto"/>
            <w:vMerge/>
            <w:tcBorders>
              <w:top w:val="single" w:sz="6" w:space="0" w:color="auto"/>
              <w:left w:val="single" w:sz="6" w:space="0" w:color="auto"/>
              <w:bottom w:val="single" w:sz="6" w:space="0" w:color="000000"/>
              <w:right w:val="single" w:sz="6" w:space="0" w:color="auto"/>
            </w:tcBorders>
            <w:shd w:val="clear" w:color="auto" w:fill="auto"/>
            <w:vAlign w:val="center"/>
            <w:hideMark/>
          </w:tcPr>
          <w:p w14:paraId="2FD26D79" w14:textId="77777777" w:rsidR="00A16601" w:rsidRPr="00D13C95" w:rsidRDefault="00A16601">
            <w:pPr>
              <w:spacing w:after="0" w:line="240" w:lineRule="auto"/>
              <w:ind w:firstLine="0"/>
              <w:jc w:val="left"/>
              <w:rPr>
                <w:rFonts w:ascii="Segoe UI" w:eastAsia="Times New Roman" w:hAnsi="Segoe UI" w:cs="Segoe UI"/>
                <w:szCs w:val="24"/>
                <w:lang w:eastAsia="en-ID"/>
              </w:rPr>
            </w:pPr>
          </w:p>
        </w:tc>
        <w:tc>
          <w:tcPr>
            <w:tcW w:w="0" w:type="auto"/>
            <w:vMerge/>
            <w:tcBorders>
              <w:top w:val="single" w:sz="6" w:space="0" w:color="auto"/>
              <w:left w:val="single" w:sz="6" w:space="0" w:color="auto"/>
              <w:bottom w:val="single" w:sz="6" w:space="0" w:color="000000"/>
              <w:right w:val="single" w:sz="6" w:space="0" w:color="000000"/>
            </w:tcBorders>
            <w:shd w:val="clear" w:color="auto" w:fill="auto"/>
            <w:vAlign w:val="center"/>
            <w:hideMark/>
          </w:tcPr>
          <w:p w14:paraId="36BE8E34" w14:textId="77777777" w:rsidR="00A16601" w:rsidRPr="00D13C95" w:rsidRDefault="00A16601">
            <w:pPr>
              <w:spacing w:after="0" w:line="240" w:lineRule="auto"/>
              <w:ind w:firstLine="0"/>
              <w:jc w:val="left"/>
              <w:rPr>
                <w:rFonts w:ascii="Segoe UI" w:eastAsia="Times New Roman" w:hAnsi="Segoe UI" w:cs="Segoe UI"/>
                <w:szCs w:val="24"/>
                <w:lang w:eastAsia="en-ID"/>
              </w:rPr>
            </w:pPr>
          </w:p>
        </w:tc>
        <w:tc>
          <w:tcPr>
            <w:tcW w:w="1464" w:type="dxa"/>
            <w:tcBorders>
              <w:top w:val="nil"/>
              <w:left w:val="nil"/>
              <w:bottom w:val="single" w:sz="6" w:space="0" w:color="auto"/>
              <w:right w:val="single" w:sz="6" w:space="0" w:color="auto"/>
            </w:tcBorders>
            <w:shd w:val="clear" w:color="auto" w:fill="auto"/>
            <w:vAlign w:val="bottom"/>
            <w:hideMark/>
          </w:tcPr>
          <w:p w14:paraId="47623329"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1 </w:t>
            </w:r>
          </w:p>
        </w:tc>
        <w:tc>
          <w:tcPr>
            <w:tcW w:w="1464" w:type="dxa"/>
            <w:tcBorders>
              <w:top w:val="nil"/>
              <w:left w:val="nil"/>
              <w:bottom w:val="single" w:sz="6" w:space="0" w:color="auto"/>
              <w:right w:val="single" w:sz="6" w:space="0" w:color="auto"/>
            </w:tcBorders>
            <w:shd w:val="clear" w:color="auto" w:fill="auto"/>
            <w:vAlign w:val="bottom"/>
            <w:hideMark/>
          </w:tcPr>
          <w:p w14:paraId="1D5196AB"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2 </w:t>
            </w:r>
          </w:p>
        </w:tc>
        <w:tc>
          <w:tcPr>
            <w:tcW w:w="1464" w:type="dxa"/>
            <w:tcBorders>
              <w:top w:val="nil"/>
              <w:left w:val="nil"/>
              <w:bottom w:val="single" w:sz="6" w:space="0" w:color="auto"/>
              <w:right w:val="single" w:sz="6" w:space="0" w:color="auto"/>
            </w:tcBorders>
            <w:shd w:val="clear" w:color="auto" w:fill="auto"/>
            <w:vAlign w:val="bottom"/>
            <w:hideMark/>
          </w:tcPr>
          <w:p w14:paraId="5E0DF1BD"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3 </w:t>
            </w:r>
          </w:p>
        </w:tc>
        <w:tc>
          <w:tcPr>
            <w:tcW w:w="1464" w:type="dxa"/>
            <w:tcBorders>
              <w:top w:val="nil"/>
              <w:left w:val="nil"/>
              <w:bottom w:val="single" w:sz="6" w:space="0" w:color="auto"/>
              <w:right w:val="single" w:sz="6" w:space="0" w:color="auto"/>
            </w:tcBorders>
            <w:shd w:val="clear" w:color="auto" w:fill="auto"/>
            <w:vAlign w:val="bottom"/>
            <w:hideMark/>
          </w:tcPr>
          <w:p w14:paraId="57FFD4C6" w14:textId="77777777" w:rsidR="00A16601" w:rsidRPr="00642BB6" w:rsidRDefault="00A16601">
            <w:pPr>
              <w:spacing w:after="0" w:line="240" w:lineRule="auto"/>
              <w:ind w:firstLine="0"/>
              <w:jc w:val="center"/>
              <w:textAlignment w:val="baseline"/>
              <w:rPr>
                <w:rFonts w:ascii="Segoe UI" w:eastAsia="Times New Roman" w:hAnsi="Segoe UI" w:cs="Segoe UI"/>
                <w:szCs w:val="24"/>
                <w:lang w:eastAsia="en-ID"/>
              </w:rPr>
            </w:pPr>
            <w:r w:rsidRPr="00642BB6">
              <w:rPr>
                <w:rFonts w:eastAsia="Times New Roman" w:cs="Times New Roman"/>
                <w:color w:val="000000"/>
                <w:szCs w:val="24"/>
                <w:lang w:eastAsia="en-ID"/>
              </w:rPr>
              <w:t>4 </w:t>
            </w:r>
          </w:p>
        </w:tc>
        <w:tc>
          <w:tcPr>
            <w:tcW w:w="1504" w:type="dxa"/>
            <w:tcBorders>
              <w:top w:val="nil"/>
              <w:left w:val="nil"/>
              <w:bottom w:val="single" w:sz="6" w:space="0" w:color="auto"/>
              <w:right w:val="single" w:sz="6" w:space="0" w:color="auto"/>
            </w:tcBorders>
            <w:shd w:val="clear" w:color="auto" w:fill="auto"/>
            <w:vAlign w:val="bottom"/>
            <w:hideMark/>
          </w:tcPr>
          <w:p w14:paraId="0C92861A"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5 </w:t>
            </w:r>
          </w:p>
        </w:tc>
      </w:tr>
      <w:tr w:rsidR="00A16601" w:rsidRPr="0070574B" w14:paraId="494A1B5E" w14:textId="77777777">
        <w:trPr>
          <w:trHeight w:val="210"/>
        </w:trPr>
        <w:tc>
          <w:tcPr>
            <w:tcW w:w="402" w:type="dxa"/>
            <w:tcBorders>
              <w:top w:val="nil"/>
              <w:left w:val="single" w:sz="6" w:space="0" w:color="auto"/>
              <w:bottom w:val="single" w:sz="6" w:space="0" w:color="auto"/>
              <w:right w:val="single" w:sz="6" w:space="0" w:color="auto"/>
            </w:tcBorders>
            <w:shd w:val="clear" w:color="auto" w:fill="auto"/>
            <w:vAlign w:val="bottom"/>
            <w:hideMark/>
          </w:tcPr>
          <w:p w14:paraId="6C19E4E8"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1 </w:t>
            </w:r>
          </w:p>
        </w:tc>
        <w:tc>
          <w:tcPr>
            <w:tcW w:w="1464" w:type="dxa"/>
            <w:tcBorders>
              <w:top w:val="single" w:sz="6" w:space="0" w:color="auto"/>
              <w:left w:val="nil"/>
              <w:bottom w:val="single" w:sz="6" w:space="0" w:color="auto"/>
              <w:right w:val="single" w:sz="6" w:space="0" w:color="000000"/>
            </w:tcBorders>
            <w:shd w:val="clear" w:color="auto" w:fill="auto"/>
            <w:vAlign w:val="bottom"/>
            <w:hideMark/>
          </w:tcPr>
          <w:p w14:paraId="386F7A83"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Kawung</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27BBD287"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Kawung</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6B883DD6"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Kawung</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64B92ECE"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Kawung</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2F457C9D" w14:textId="77777777" w:rsidR="00A16601" w:rsidRPr="00642BB6"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642BB6">
              <w:rPr>
                <w:rFonts w:eastAsia="Times New Roman" w:cs="Times New Roman"/>
                <w:color w:val="000000"/>
                <w:szCs w:val="24"/>
                <w:lang w:eastAsia="en-ID"/>
              </w:rPr>
              <w:t>Kawung</w:t>
            </w:r>
            <w:proofErr w:type="spellEnd"/>
            <w:r w:rsidRPr="00642BB6">
              <w:rPr>
                <w:rFonts w:eastAsia="Times New Roman" w:cs="Times New Roman"/>
                <w:color w:val="000000"/>
                <w:szCs w:val="24"/>
                <w:lang w:eastAsia="en-ID"/>
              </w:rPr>
              <w:t> </w:t>
            </w:r>
          </w:p>
        </w:tc>
        <w:tc>
          <w:tcPr>
            <w:tcW w:w="1504" w:type="dxa"/>
            <w:tcBorders>
              <w:top w:val="nil"/>
              <w:left w:val="nil"/>
              <w:bottom w:val="single" w:sz="6" w:space="0" w:color="auto"/>
              <w:right w:val="single" w:sz="6" w:space="0" w:color="auto"/>
            </w:tcBorders>
            <w:shd w:val="clear" w:color="auto" w:fill="auto"/>
            <w:vAlign w:val="bottom"/>
            <w:hideMark/>
          </w:tcPr>
          <w:p w14:paraId="17CA5C78"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Kawung</w:t>
            </w:r>
            <w:proofErr w:type="spellEnd"/>
            <w:r w:rsidRPr="00D13C95">
              <w:rPr>
                <w:rFonts w:eastAsia="Times New Roman" w:cs="Times New Roman"/>
                <w:color w:val="000000"/>
                <w:szCs w:val="24"/>
                <w:lang w:eastAsia="en-ID"/>
              </w:rPr>
              <w:t> </w:t>
            </w:r>
          </w:p>
        </w:tc>
      </w:tr>
      <w:tr w:rsidR="00A16601" w:rsidRPr="0070574B" w14:paraId="61BF65B7" w14:textId="77777777">
        <w:trPr>
          <w:trHeight w:val="210"/>
        </w:trPr>
        <w:tc>
          <w:tcPr>
            <w:tcW w:w="402" w:type="dxa"/>
            <w:tcBorders>
              <w:top w:val="nil"/>
              <w:left w:val="single" w:sz="6" w:space="0" w:color="auto"/>
              <w:bottom w:val="single" w:sz="6" w:space="0" w:color="auto"/>
              <w:right w:val="single" w:sz="6" w:space="0" w:color="auto"/>
            </w:tcBorders>
            <w:shd w:val="clear" w:color="auto" w:fill="auto"/>
            <w:vAlign w:val="bottom"/>
            <w:hideMark/>
          </w:tcPr>
          <w:p w14:paraId="3B08D2B2"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2 </w:t>
            </w:r>
          </w:p>
        </w:tc>
        <w:tc>
          <w:tcPr>
            <w:tcW w:w="1464" w:type="dxa"/>
            <w:tcBorders>
              <w:top w:val="single" w:sz="6" w:space="0" w:color="auto"/>
              <w:left w:val="nil"/>
              <w:bottom w:val="single" w:sz="6" w:space="0" w:color="auto"/>
              <w:right w:val="single" w:sz="6" w:space="0" w:color="000000"/>
            </w:tcBorders>
            <w:shd w:val="clear" w:color="auto" w:fill="auto"/>
            <w:vAlign w:val="bottom"/>
            <w:hideMark/>
          </w:tcPr>
          <w:p w14:paraId="5C87BF91"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Parang </w:t>
            </w:r>
          </w:p>
        </w:tc>
        <w:tc>
          <w:tcPr>
            <w:tcW w:w="1464" w:type="dxa"/>
            <w:tcBorders>
              <w:top w:val="nil"/>
              <w:left w:val="nil"/>
              <w:bottom w:val="single" w:sz="6" w:space="0" w:color="auto"/>
              <w:right w:val="single" w:sz="6" w:space="0" w:color="auto"/>
            </w:tcBorders>
            <w:shd w:val="clear" w:color="auto" w:fill="auto"/>
            <w:vAlign w:val="bottom"/>
            <w:hideMark/>
          </w:tcPr>
          <w:p w14:paraId="5ECD13C3"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Parang </w:t>
            </w:r>
          </w:p>
        </w:tc>
        <w:tc>
          <w:tcPr>
            <w:tcW w:w="1464" w:type="dxa"/>
            <w:tcBorders>
              <w:top w:val="nil"/>
              <w:left w:val="nil"/>
              <w:bottom w:val="single" w:sz="6" w:space="0" w:color="auto"/>
              <w:right w:val="single" w:sz="6" w:space="0" w:color="auto"/>
            </w:tcBorders>
            <w:shd w:val="clear" w:color="auto" w:fill="auto"/>
            <w:vAlign w:val="bottom"/>
            <w:hideMark/>
          </w:tcPr>
          <w:p w14:paraId="7C7C03DE"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Parang </w:t>
            </w:r>
          </w:p>
        </w:tc>
        <w:tc>
          <w:tcPr>
            <w:tcW w:w="1464" w:type="dxa"/>
            <w:tcBorders>
              <w:top w:val="nil"/>
              <w:left w:val="nil"/>
              <w:bottom w:val="single" w:sz="6" w:space="0" w:color="auto"/>
              <w:right w:val="single" w:sz="6" w:space="0" w:color="auto"/>
            </w:tcBorders>
            <w:shd w:val="clear" w:color="auto" w:fill="auto"/>
            <w:vAlign w:val="bottom"/>
            <w:hideMark/>
          </w:tcPr>
          <w:p w14:paraId="3CAD484C"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Parang </w:t>
            </w:r>
          </w:p>
        </w:tc>
        <w:tc>
          <w:tcPr>
            <w:tcW w:w="1464" w:type="dxa"/>
            <w:tcBorders>
              <w:top w:val="nil"/>
              <w:left w:val="nil"/>
              <w:bottom w:val="single" w:sz="6" w:space="0" w:color="auto"/>
              <w:right w:val="single" w:sz="6" w:space="0" w:color="auto"/>
            </w:tcBorders>
            <w:shd w:val="clear" w:color="auto" w:fill="auto"/>
            <w:vAlign w:val="bottom"/>
            <w:hideMark/>
          </w:tcPr>
          <w:p w14:paraId="5EBB4DC5" w14:textId="77777777" w:rsidR="00A16601" w:rsidRPr="00642BB6" w:rsidRDefault="00A16601">
            <w:pPr>
              <w:spacing w:after="0" w:line="240" w:lineRule="auto"/>
              <w:ind w:firstLine="0"/>
              <w:jc w:val="center"/>
              <w:textAlignment w:val="baseline"/>
              <w:rPr>
                <w:rFonts w:ascii="Segoe UI" w:eastAsia="Times New Roman" w:hAnsi="Segoe UI" w:cs="Segoe UI"/>
                <w:szCs w:val="24"/>
                <w:lang w:eastAsia="en-ID"/>
              </w:rPr>
            </w:pPr>
            <w:r w:rsidRPr="00642BB6">
              <w:rPr>
                <w:rFonts w:eastAsia="Times New Roman" w:cs="Times New Roman"/>
                <w:color w:val="000000"/>
                <w:szCs w:val="24"/>
                <w:lang w:eastAsia="en-ID"/>
              </w:rPr>
              <w:t>Parang </w:t>
            </w:r>
          </w:p>
        </w:tc>
        <w:tc>
          <w:tcPr>
            <w:tcW w:w="1504" w:type="dxa"/>
            <w:tcBorders>
              <w:top w:val="nil"/>
              <w:left w:val="nil"/>
              <w:bottom w:val="single" w:sz="6" w:space="0" w:color="auto"/>
              <w:right w:val="single" w:sz="6" w:space="0" w:color="auto"/>
            </w:tcBorders>
            <w:shd w:val="clear" w:color="auto" w:fill="auto"/>
            <w:vAlign w:val="bottom"/>
            <w:hideMark/>
          </w:tcPr>
          <w:p w14:paraId="52A36751"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Parang </w:t>
            </w:r>
          </w:p>
        </w:tc>
      </w:tr>
      <w:tr w:rsidR="00A16601" w:rsidRPr="0070574B" w14:paraId="29FE8245" w14:textId="77777777">
        <w:trPr>
          <w:trHeight w:val="210"/>
        </w:trPr>
        <w:tc>
          <w:tcPr>
            <w:tcW w:w="402" w:type="dxa"/>
            <w:tcBorders>
              <w:top w:val="nil"/>
              <w:left w:val="single" w:sz="6" w:space="0" w:color="auto"/>
              <w:bottom w:val="single" w:sz="6" w:space="0" w:color="auto"/>
              <w:right w:val="single" w:sz="6" w:space="0" w:color="auto"/>
            </w:tcBorders>
            <w:shd w:val="clear" w:color="auto" w:fill="auto"/>
            <w:vAlign w:val="bottom"/>
            <w:hideMark/>
          </w:tcPr>
          <w:p w14:paraId="06AE0EC7"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3 </w:t>
            </w:r>
          </w:p>
        </w:tc>
        <w:tc>
          <w:tcPr>
            <w:tcW w:w="1464" w:type="dxa"/>
            <w:tcBorders>
              <w:top w:val="single" w:sz="6" w:space="0" w:color="auto"/>
              <w:left w:val="nil"/>
              <w:bottom w:val="single" w:sz="6" w:space="0" w:color="auto"/>
              <w:right w:val="single" w:sz="6" w:space="0" w:color="000000"/>
            </w:tcBorders>
            <w:shd w:val="clear" w:color="auto" w:fill="auto"/>
            <w:vAlign w:val="bottom"/>
            <w:hideMark/>
          </w:tcPr>
          <w:p w14:paraId="5E798DFB"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Tambal</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7848BE08"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Tambal</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19AF2FAC"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Tambal</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70C48936"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Tambal</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3ED0D181" w14:textId="77777777" w:rsidR="00A16601" w:rsidRPr="00642BB6"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642BB6">
              <w:rPr>
                <w:rFonts w:eastAsia="Times New Roman" w:cs="Times New Roman"/>
                <w:color w:val="000000"/>
                <w:szCs w:val="24"/>
                <w:lang w:eastAsia="en-ID"/>
              </w:rPr>
              <w:t>Tambal</w:t>
            </w:r>
            <w:proofErr w:type="spellEnd"/>
            <w:r w:rsidRPr="00642BB6">
              <w:rPr>
                <w:rFonts w:eastAsia="Times New Roman" w:cs="Times New Roman"/>
                <w:color w:val="000000"/>
                <w:szCs w:val="24"/>
                <w:lang w:eastAsia="en-ID"/>
              </w:rPr>
              <w:t> </w:t>
            </w:r>
          </w:p>
        </w:tc>
        <w:tc>
          <w:tcPr>
            <w:tcW w:w="1504" w:type="dxa"/>
            <w:tcBorders>
              <w:top w:val="nil"/>
              <w:left w:val="nil"/>
              <w:bottom w:val="single" w:sz="6" w:space="0" w:color="auto"/>
              <w:right w:val="single" w:sz="6" w:space="0" w:color="auto"/>
            </w:tcBorders>
            <w:shd w:val="clear" w:color="auto" w:fill="auto"/>
            <w:vAlign w:val="bottom"/>
            <w:hideMark/>
          </w:tcPr>
          <w:p w14:paraId="6C02297D"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Pr>
                <w:rFonts w:eastAsia="Times New Roman" w:cs="Times New Roman"/>
                <w:color w:val="000000"/>
                <w:szCs w:val="24"/>
                <w:lang w:eastAsia="en-ID"/>
              </w:rPr>
              <w:t>Tambal</w:t>
            </w:r>
            <w:proofErr w:type="spellEnd"/>
            <w:r w:rsidRPr="00D13C95">
              <w:rPr>
                <w:rFonts w:eastAsia="Times New Roman" w:cs="Times New Roman"/>
                <w:color w:val="000000"/>
                <w:szCs w:val="24"/>
                <w:lang w:eastAsia="en-ID"/>
              </w:rPr>
              <w:t> </w:t>
            </w:r>
          </w:p>
        </w:tc>
      </w:tr>
      <w:tr w:rsidR="00A16601" w:rsidRPr="0070574B" w14:paraId="157A355B" w14:textId="77777777">
        <w:trPr>
          <w:trHeight w:val="210"/>
        </w:trPr>
        <w:tc>
          <w:tcPr>
            <w:tcW w:w="402" w:type="dxa"/>
            <w:tcBorders>
              <w:top w:val="nil"/>
              <w:left w:val="single" w:sz="6" w:space="0" w:color="auto"/>
              <w:bottom w:val="single" w:sz="6" w:space="0" w:color="auto"/>
              <w:right w:val="single" w:sz="6" w:space="0" w:color="auto"/>
            </w:tcBorders>
            <w:shd w:val="clear" w:color="auto" w:fill="auto"/>
            <w:vAlign w:val="bottom"/>
            <w:hideMark/>
          </w:tcPr>
          <w:p w14:paraId="23D84D3C"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4 </w:t>
            </w:r>
          </w:p>
        </w:tc>
        <w:tc>
          <w:tcPr>
            <w:tcW w:w="1464" w:type="dxa"/>
            <w:tcBorders>
              <w:top w:val="single" w:sz="6" w:space="0" w:color="auto"/>
              <w:left w:val="nil"/>
              <w:bottom w:val="single" w:sz="6" w:space="0" w:color="auto"/>
              <w:right w:val="single" w:sz="6" w:space="0" w:color="000000"/>
            </w:tcBorders>
            <w:shd w:val="clear" w:color="auto" w:fill="auto"/>
            <w:vAlign w:val="bottom"/>
            <w:hideMark/>
          </w:tcPr>
          <w:p w14:paraId="3C17CB2B"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Nitik </w:t>
            </w:r>
          </w:p>
        </w:tc>
        <w:tc>
          <w:tcPr>
            <w:tcW w:w="1464" w:type="dxa"/>
            <w:tcBorders>
              <w:top w:val="nil"/>
              <w:left w:val="nil"/>
              <w:bottom w:val="single" w:sz="6" w:space="0" w:color="auto"/>
              <w:right w:val="single" w:sz="6" w:space="0" w:color="auto"/>
            </w:tcBorders>
            <w:shd w:val="clear" w:color="auto" w:fill="auto"/>
            <w:vAlign w:val="bottom"/>
            <w:hideMark/>
          </w:tcPr>
          <w:p w14:paraId="77D9F853"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Segoe UI"/>
                <w:szCs w:val="24"/>
                <w:lang w:eastAsia="en-ID"/>
              </w:rPr>
              <w:t>Kawung</w:t>
            </w:r>
            <w:proofErr w:type="spellEnd"/>
          </w:p>
        </w:tc>
        <w:tc>
          <w:tcPr>
            <w:tcW w:w="1464" w:type="dxa"/>
            <w:tcBorders>
              <w:top w:val="nil"/>
              <w:left w:val="nil"/>
              <w:bottom w:val="single" w:sz="6" w:space="0" w:color="auto"/>
              <w:right w:val="single" w:sz="6" w:space="0" w:color="auto"/>
            </w:tcBorders>
            <w:shd w:val="clear" w:color="auto" w:fill="auto"/>
            <w:vAlign w:val="bottom"/>
            <w:hideMark/>
          </w:tcPr>
          <w:p w14:paraId="001881D7"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Segoe UI"/>
                <w:szCs w:val="24"/>
                <w:lang w:eastAsia="en-ID"/>
              </w:rPr>
              <w:t>Kawung</w:t>
            </w:r>
            <w:proofErr w:type="spellEnd"/>
          </w:p>
        </w:tc>
        <w:tc>
          <w:tcPr>
            <w:tcW w:w="1464" w:type="dxa"/>
            <w:tcBorders>
              <w:top w:val="nil"/>
              <w:left w:val="nil"/>
              <w:bottom w:val="single" w:sz="6" w:space="0" w:color="auto"/>
              <w:right w:val="single" w:sz="6" w:space="0" w:color="auto"/>
            </w:tcBorders>
            <w:shd w:val="clear" w:color="auto" w:fill="auto"/>
            <w:vAlign w:val="bottom"/>
            <w:hideMark/>
          </w:tcPr>
          <w:p w14:paraId="4739C7FB"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Segoe UI"/>
                <w:szCs w:val="24"/>
                <w:lang w:eastAsia="en-ID"/>
              </w:rPr>
              <w:t>Tambal</w:t>
            </w:r>
            <w:proofErr w:type="spellEnd"/>
          </w:p>
        </w:tc>
        <w:tc>
          <w:tcPr>
            <w:tcW w:w="1464" w:type="dxa"/>
            <w:tcBorders>
              <w:top w:val="nil"/>
              <w:left w:val="nil"/>
              <w:bottom w:val="single" w:sz="6" w:space="0" w:color="auto"/>
              <w:right w:val="single" w:sz="6" w:space="0" w:color="auto"/>
            </w:tcBorders>
            <w:shd w:val="clear" w:color="auto" w:fill="auto"/>
            <w:vAlign w:val="bottom"/>
            <w:hideMark/>
          </w:tcPr>
          <w:p w14:paraId="0EB9CED7" w14:textId="77777777" w:rsidR="00A16601" w:rsidRPr="00642BB6" w:rsidRDefault="00A16601">
            <w:pPr>
              <w:spacing w:after="0" w:line="240" w:lineRule="auto"/>
              <w:ind w:firstLine="0"/>
              <w:jc w:val="center"/>
              <w:textAlignment w:val="baseline"/>
              <w:rPr>
                <w:rFonts w:ascii="Segoe UI" w:eastAsia="Times New Roman" w:hAnsi="Segoe UI" w:cs="Segoe UI"/>
                <w:szCs w:val="24"/>
                <w:lang w:eastAsia="en-ID"/>
              </w:rPr>
            </w:pPr>
            <w:r w:rsidRPr="00642BB6">
              <w:rPr>
                <w:rFonts w:eastAsia="Times New Roman" w:cs="Times New Roman"/>
                <w:color w:val="000000"/>
                <w:szCs w:val="24"/>
                <w:lang w:eastAsia="en-ID"/>
              </w:rPr>
              <w:t>Nitik </w:t>
            </w:r>
          </w:p>
        </w:tc>
        <w:tc>
          <w:tcPr>
            <w:tcW w:w="1504" w:type="dxa"/>
            <w:tcBorders>
              <w:top w:val="nil"/>
              <w:left w:val="nil"/>
              <w:bottom w:val="single" w:sz="6" w:space="0" w:color="auto"/>
              <w:right w:val="single" w:sz="6" w:space="0" w:color="auto"/>
            </w:tcBorders>
            <w:shd w:val="clear" w:color="auto" w:fill="auto"/>
            <w:vAlign w:val="bottom"/>
            <w:hideMark/>
          </w:tcPr>
          <w:p w14:paraId="0940C961"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Nitik </w:t>
            </w:r>
          </w:p>
        </w:tc>
      </w:tr>
      <w:tr w:rsidR="00A16601" w:rsidRPr="0070574B" w14:paraId="6BC31B1C" w14:textId="77777777">
        <w:trPr>
          <w:trHeight w:val="210"/>
        </w:trPr>
        <w:tc>
          <w:tcPr>
            <w:tcW w:w="402" w:type="dxa"/>
            <w:tcBorders>
              <w:top w:val="nil"/>
              <w:left w:val="single" w:sz="6" w:space="0" w:color="auto"/>
              <w:bottom w:val="single" w:sz="6" w:space="0" w:color="auto"/>
              <w:right w:val="single" w:sz="6" w:space="0" w:color="auto"/>
            </w:tcBorders>
            <w:shd w:val="clear" w:color="auto" w:fill="auto"/>
            <w:vAlign w:val="bottom"/>
            <w:hideMark/>
          </w:tcPr>
          <w:p w14:paraId="0C5D907F"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5 </w:t>
            </w:r>
          </w:p>
        </w:tc>
        <w:tc>
          <w:tcPr>
            <w:tcW w:w="1464" w:type="dxa"/>
            <w:tcBorders>
              <w:top w:val="single" w:sz="6" w:space="0" w:color="auto"/>
              <w:left w:val="nil"/>
              <w:bottom w:val="single" w:sz="6" w:space="0" w:color="auto"/>
              <w:right w:val="single" w:sz="6" w:space="0" w:color="000000"/>
            </w:tcBorders>
            <w:shd w:val="clear" w:color="auto" w:fill="auto"/>
            <w:vAlign w:val="bottom"/>
            <w:hideMark/>
          </w:tcPr>
          <w:p w14:paraId="7C7D0098"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Megamendung</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628CCAB7"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Megamendung</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4E49C64A"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Megamendung</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7F48EFBA"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Megamendung</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2C21B386" w14:textId="77777777" w:rsidR="00A16601" w:rsidRPr="00642BB6"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642BB6">
              <w:rPr>
                <w:rFonts w:eastAsia="Times New Roman" w:cs="Times New Roman"/>
                <w:color w:val="000000"/>
                <w:szCs w:val="24"/>
                <w:lang w:eastAsia="en-ID"/>
              </w:rPr>
              <w:t>Megamendung</w:t>
            </w:r>
            <w:proofErr w:type="spellEnd"/>
            <w:r w:rsidRPr="00642BB6">
              <w:rPr>
                <w:rFonts w:eastAsia="Times New Roman" w:cs="Times New Roman"/>
                <w:color w:val="000000"/>
                <w:szCs w:val="24"/>
                <w:lang w:eastAsia="en-ID"/>
              </w:rPr>
              <w:t> </w:t>
            </w:r>
          </w:p>
        </w:tc>
        <w:tc>
          <w:tcPr>
            <w:tcW w:w="1504" w:type="dxa"/>
            <w:tcBorders>
              <w:top w:val="nil"/>
              <w:left w:val="nil"/>
              <w:bottom w:val="single" w:sz="6" w:space="0" w:color="auto"/>
              <w:right w:val="single" w:sz="6" w:space="0" w:color="auto"/>
            </w:tcBorders>
            <w:shd w:val="clear" w:color="auto" w:fill="auto"/>
            <w:vAlign w:val="bottom"/>
            <w:hideMark/>
          </w:tcPr>
          <w:p w14:paraId="23F0E663"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Megamendung</w:t>
            </w:r>
            <w:proofErr w:type="spellEnd"/>
            <w:r w:rsidRPr="00D13C95">
              <w:rPr>
                <w:rFonts w:eastAsia="Times New Roman" w:cs="Times New Roman"/>
                <w:color w:val="000000"/>
                <w:szCs w:val="24"/>
                <w:lang w:eastAsia="en-ID"/>
              </w:rPr>
              <w:t> </w:t>
            </w:r>
          </w:p>
        </w:tc>
      </w:tr>
      <w:tr w:rsidR="00A16601" w:rsidRPr="0070574B" w14:paraId="49A996BD" w14:textId="77777777">
        <w:trPr>
          <w:trHeight w:val="210"/>
        </w:trPr>
        <w:tc>
          <w:tcPr>
            <w:tcW w:w="402" w:type="dxa"/>
            <w:tcBorders>
              <w:top w:val="nil"/>
              <w:left w:val="single" w:sz="6" w:space="0" w:color="auto"/>
              <w:bottom w:val="single" w:sz="6" w:space="0" w:color="auto"/>
              <w:right w:val="single" w:sz="6" w:space="0" w:color="auto"/>
            </w:tcBorders>
            <w:shd w:val="clear" w:color="auto" w:fill="auto"/>
            <w:vAlign w:val="bottom"/>
            <w:hideMark/>
          </w:tcPr>
          <w:p w14:paraId="36F3F563"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r w:rsidRPr="00D13C95">
              <w:rPr>
                <w:rFonts w:eastAsia="Times New Roman" w:cs="Times New Roman"/>
                <w:color w:val="000000"/>
                <w:szCs w:val="24"/>
                <w:lang w:eastAsia="en-ID"/>
              </w:rPr>
              <w:t>6 </w:t>
            </w:r>
          </w:p>
        </w:tc>
        <w:tc>
          <w:tcPr>
            <w:tcW w:w="1464" w:type="dxa"/>
            <w:tcBorders>
              <w:top w:val="single" w:sz="6" w:space="0" w:color="auto"/>
              <w:left w:val="nil"/>
              <w:bottom w:val="single" w:sz="6" w:space="0" w:color="auto"/>
              <w:right w:val="single" w:sz="6" w:space="0" w:color="000000"/>
            </w:tcBorders>
            <w:shd w:val="clear" w:color="auto" w:fill="auto"/>
            <w:vAlign w:val="bottom"/>
            <w:hideMark/>
          </w:tcPr>
          <w:p w14:paraId="4819A650"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Ceplok</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1B0E329E"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Segoe UI"/>
                <w:szCs w:val="24"/>
                <w:lang w:eastAsia="en-ID"/>
              </w:rPr>
              <w:t>Tambal</w:t>
            </w:r>
            <w:proofErr w:type="spellEnd"/>
          </w:p>
        </w:tc>
        <w:tc>
          <w:tcPr>
            <w:tcW w:w="1464" w:type="dxa"/>
            <w:tcBorders>
              <w:top w:val="nil"/>
              <w:left w:val="nil"/>
              <w:bottom w:val="single" w:sz="6" w:space="0" w:color="auto"/>
              <w:right w:val="single" w:sz="6" w:space="0" w:color="auto"/>
            </w:tcBorders>
            <w:shd w:val="clear" w:color="auto" w:fill="auto"/>
            <w:vAlign w:val="bottom"/>
            <w:hideMark/>
          </w:tcPr>
          <w:p w14:paraId="0AB88BED"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Ceplok</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64DCC33C"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sidRPr="00D13C95">
              <w:rPr>
                <w:rFonts w:eastAsia="Times New Roman" w:cs="Times New Roman"/>
                <w:color w:val="000000"/>
                <w:szCs w:val="24"/>
                <w:lang w:eastAsia="en-ID"/>
              </w:rPr>
              <w:t>Ceplok</w:t>
            </w:r>
            <w:proofErr w:type="spellEnd"/>
            <w:r w:rsidRPr="00D13C95">
              <w:rPr>
                <w:rFonts w:eastAsia="Times New Roman" w:cs="Times New Roman"/>
                <w:color w:val="000000"/>
                <w:szCs w:val="24"/>
                <w:lang w:eastAsia="en-ID"/>
              </w:rPr>
              <w:t> </w:t>
            </w:r>
          </w:p>
        </w:tc>
        <w:tc>
          <w:tcPr>
            <w:tcW w:w="1464" w:type="dxa"/>
            <w:tcBorders>
              <w:top w:val="nil"/>
              <w:left w:val="nil"/>
              <w:bottom w:val="single" w:sz="6" w:space="0" w:color="auto"/>
              <w:right w:val="single" w:sz="6" w:space="0" w:color="auto"/>
            </w:tcBorders>
            <w:shd w:val="clear" w:color="auto" w:fill="auto"/>
            <w:vAlign w:val="bottom"/>
            <w:hideMark/>
          </w:tcPr>
          <w:p w14:paraId="043AC139" w14:textId="2CF3A9A1" w:rsidR="00A16601" w:rsidRPr="00642BB6" w:rsidRDefault="00C40984">
            <w:pPr>
              <w:spacing w:after="0" w:line="240" w:lineRule="auto"/>
              <w:ind w:firstLine="0"/>
              <w:jc w:val="center"/>
              <w:textAlignment w:val="baseline"/>
              <w:rPr>
                <w:rFonts w:ascii="Segoe UI" w:eastAsia="Times New Roman" w:hAnsi="Segoe UI" w:cs="Segoe UI"/>
                <w:szCs w:val="24"/>
                <w:lang w:eastAsia="en-ID"/>
              </w:rPr>
            </w:pPr>
            <w:proofErr w:type="spellStart"/>
            <w:r w:rsidRPr="00642BB6">
              <w:rPr>
                <w:rFonts w:eastAsia="Times New Roman" w:cs="Segoe UI"/>
                <w:szCs w:val="24"/>
                <w:lang w:eastAsia="en-ID"/>
              </w:rPr>
              <w:t>Megamendung</w:t>
            </w:r>
            <w:proofErr w:type="spellEnd"/>
          </w:p>
        </w:tc>
        <w:tc>
          <w:tcPr>
            <w:tcW w:w="1504" w:type="dxa"/>
            <w:tcBorders>
              <w:top w:val="nil"/>
              <w:left w:val="nil"/>
              <w:bottom w:val="single" w:sz="6" w:space="0" w:color="auto"/>
              <w:right w:val="single" w:sz="6" w:space="0" w:color="auto"/>
            </w:tcBorders>
            <w:shd w:val="clear" w:color="auto" w:fill="auto"/>
            <w:vAlign w:val="bottom"/>
            <w:hideMark/>
          </w:tcPr>
          <w:p w14:paraId="5D1354D0" w14:textId="77777777" w:rsidR="00A16601" w:rsidRPr="00D13C95" w:rsidRDefault="00A16601">
            <w:pPr>
              <w:spacing w:after="0" w:line="240" w:lineRule="auto"/>
              <w:ind w:firstLine="0"/>
              <w:jc w:val="center"/>
              <w:textAlignment w:val="baseline"/>
              <w:rPr>
                <w:rFonts w:ascii="Segoe UI" w:eastAsia="Times New Roman" w:hAnsi="Segoe UI" w:cs="Segoe UI"/>
                <w:szCs w:val="24"/>
                <w:lang w:eastAsia="en-ID"/>
              </w:rPr>
            </w:pPr>
            <w:proofErr w:type="spellStart"/>
            <w:r>
              <w:rPr>
                <w:rFonts w:eastAsia="Times New Roman" w:cs="Segoe UI"/>
                <w:szCs w:val="24"/>
                <w:lang w:eastAsia="en-ID"/>
              </w:rPr>
              <w:t>Ceplok</w:t>
            </w:r>
            <w:proofErr w:type="spellEnd"/>
          </w:p>
        </w:tc>
      </w:tr>
    </w:tbl>
    <w:p w14:paraId="0A08AF13" w14:textId="77777777" w:rsidR="00A16601" w:rsidRDefault="00A16601" w:rsidP="00A16601">
      <w:pPr>
        <w:ind w:firstLine="0"/>
        <w:rPr>
          <w:color w:val="000000"/>
          <w:shd w:val="clear" w:color="auto" w:fill="FFFFFF"/>
          <w:lang w:val="en-US"/>
        </w:rPr>
      </w:pPr>
    </w:p>
    <w:p w14:paraId="0A311A49" w14:textId="600C449F" w:rsidR="00A16601" w:rsidRDefault="00A16601" w:rsidP="00A16601">
      <w:pPr>
        <w:ind w:firstLine="576"/>
        <w:rPr>
          <w:color w:val="000000"/>
          <w:shd w:val="clear" w:color="auto" w:fill="FFFFFF"/>
          <w:lang w:val="en-US"/>
        </w:rPr>
      </w:pPr>
      <w:r w:rsidRPr="00C661A2">
        <w:rPr>
          <w:color w:val="000000"/>
          <w:shd w:val="clear" w:color="auto" w:fill="FFFFFF"/>
          <w:lang w:val="en-US"/>
        </w:rPr>
        <w:t xml:space="preserve">Pengujian </w:t>
      </w:r>
      <w:proofErr w:type="spellStart"/>
      <w:r w:rsidRPr="00C661A2">
        <w:rPr>
          <w:color w:val="000000"/>
          <w:shd w:val="clear" w:color="auto" w:fill="FFFFFF"/>
          <w:lang w:val="en-US"/>
        </w:rPr>
        <w:t>dilakukan</w:t>
      </w:r>
      <w:proofErr w:type="spellEnd"/>
      <w:r w:rsidRPr="00C661A2">
        <w:rPr>
          <w:color w:val="000000"/>
          <w:shd w:val="clear" w:color="auto" w:fill="FFFFFF"/>
          <w:lang w:val="en-US"/>
        </w:rPr>
        <w:t xml:space="preserve"> lima kali dengan </w:t>
      </w:r>
      <w:r>
        <w:rPr>
          <w:color w:val="000000"/>
          <w:shd w:val="clear" w:color="auto" w:fill="FFFFFF"/>
          <w:lang w:val="en-US"/>
        </w:rPr>
        <w:t xml:space="preserve">lima </w:t>
      </w:r>
      <w:proofErr w:type="spellStart"/>
      <w:r>
        <w:rPr>
          <w:color w:val="000000"/>
          <w:shd w:val="clear" w:color="auto" w:fill="FFFFFF"/>
          <w:lang w:val="en-US"/>
        </w:rPr>
        <w:t>skema</w:t>
      </w:r>
      <w:proofErr w:type="spellEnd"/>
      <w:r>
        <w:rPr>
          <w:color w:val="000000"/>
          <w:shd w:val="clear" w:color="auto" w:fill="FFFFFF"/>
          <w:lang w:val="en-US"/>
        </w:rPr>
        <w:t xml:space="preserve"> yang </w:t>
      </w:r>
      <w:proofErr w:type="spellStart"/>
      <w:r>
        <w:rPr>
          <w:color w:val="000000"/>
          <w:shd w:val="clear" w:color="auto" w:fill="FFFFFF"/>
          <w:lang w:val="en-US"/>
        </w:rPr>
        <w:t>berbeda</w:t>
      </w:r>
      <w:proofErr w:type="spellEnd"/>
      <w:r>
        <w:rPr>
          <w:color w:val="000000"/>
          <w:shd w:val="clear" w:color="auto" w:fill="FFFFFF"/>
          <w:lang w:val="en-US"/>
        </w:rPr>
        <w:t xml:space="preserve">. </w:t>
      </w:r>
      <w:proofErr w:type="spellStart"/>
      <w:r>
        <w:rPr>
          <w:color w:val="000000"/>
          <w:shd w:val="clear" w:color="auto" w:fill="FFFFFF"/>
          <w:lang w:val="en-US"/>
        </w:rPr>
        <w:t>Dimulai</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w:t>
      </w:r>
      <w:proofErr w:type="spellStart"/>
      <w:r>
        <w:rPr>
          <w:color w:val="000000"/>
          <w:shd w:val="clear" w:color="auto" w:fill="FFFFFF"/>
          <w:lang w:val="en-US"/>
        </w:rPr>
        <w:t>skema</w:t>
      </w:r>
      <w:proofErr w:type="spellEnd"/>
      <w:r>
        <w:rPr>
          <w:color w:val="000000"/>
          <w:shd w:val="clear" w:color="auto" w:fill="FFFFFF"/>
          <w:lang w:val="en-US"/>
        </w:rPr>
        <w:t xml:space="preserve"> pengujian pertama dengan menggunakan </w:t>
      </w:r>
      <w:proofErr w:type="spellStart"/>
      <w:r>
        <w:rPr>
          <w:color w:val="000000"/>
          <w:shd w:val="clear" w:color="auto" w:fill="FFFFFF"/>
          <w:lang w:val="en-US"/>
        </w:rPr>
        <w:t>sampel</w:t>
      </w:r>
      <w:proofErr w:type="spellEnd"/>
      <w:r>
        <w:rPr>
          <w:color w:val="000000"/>
          <w:shd w:val="clear" w:color="auto" w:fill="FFFFFF"/>
          <w:lang w:val="en-US"/>
        </w:rPr>
        <w:t xml:space="preserve"> </w:t>
      </w:r>
      <w:proofErr w:type="spellStart"/>
      <w:r>
        <w:rPr>
          <w:color w:val="000000"/>
          <w:shd w:val="clear" w:color="auto" w:fill="FFFFFF"/>
          <w:lang w:val="en-US"/>
        </w:rPr>
        <w:t>gambar</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data train. </w:t>
      </w:r>
      <w:proofErr w:type="spellStart"/>
      <w:r>
        <w:rPr>
          <w:color w:val="000000"/>
          <w:shd w:val="clear" w:color="auto" w:fill="FFFFFF"/>
          <w:lang w:val="en-US"/>
        </w:rPr>
        <w:t>Dilanjut</w:t>
      </w:r>
      <w:proofErr w:type="spellEnd"/>
      <w:r>
        <w:rPr>
          <w:color w:val="000000"/>
          <w:shd w:val="clear" w:color="auto" w:fill="FFFFFF"/>
          <w:lang w:val="en-US"/>
        </w:rPr>
        <w:t xml:space="preserve"> dengan </w:t>
      </w:r>
      <w:proofErr w:type="spellStart"/>
      <w:r>
        <w:rPr>
          <w:color w:val="000000"/>
          <w:shd w:val="clear" w:color="auto" w:fill="FFFFFF"/>
          <w:lang w:val="en-US"/>
        </w:rPr>
        <w:t>skema</w:t>
      </w:r>
      <w:proofErr w:type="spellEnd"/>
      <w:r>
        <w:rPr>
          <w:color w:val="000000"/>
          <w:shd w:val="clear" w:color="auto" w:fill="FFFFFF"/>
          <w:lang w:val="en-US"/>
        </w:rPr>
        <w:t xml:space="preserve"> pengujian dengan menggunakan </w:t>
      </w:r>
      <w:proofErr w:type="spellStart"/>
      <w:r>
        <w:rPr>
          <w:color w:val="000000"/>
          <w:shd w:val="clear" w:color="auto" w:fill="FFFFFF"/>
          <w:lang w:val="en-US"/>
        </w:rPr>
        <w:t>sampel</w:t>
      </w:r>
      <w:proofErr w:type="spellEnd"/>
      <w:r>
        <w:rPr>
          <w:color w:val="000000"/>
          <w:shd w:val="clear" w:color="auto" w:fill="FFFFFF"/>
          <w:lang w:val="en-US"/>
        </w:rPr>
        <w:t xml:space="preserve"> </w:t>
      </w:r>
      <w:proofErr w:type="spellStart"/>
      <w:r>
        <w:rPr>
          <w:color w:val="000000"/>
          <w:shd w:val="clear" w:color="auto" w:fill="FFFFFF"/>
          <w:lang w:val="en-US"/>
        </w:rPr>
        <w:t>gambar</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data validation. Selanjutnya adalah </w:t>
      </w:r>
      <w:proofErr w:type="spellStart"/>
      <w:r>
        <w:rPr>
          <w:color w:val="000000"/>
          <w:shd w:val="clear" w:color="auto" w:fill="FFFFFF"/>
          <w:lang w:val="en-US"/>
        </w:rPr>
        <w:t>skema</w:t>
      </w:r>
      <w:proofErr w:type="spellEnd"/>
      <w:r>
        <w:rPr>
          <w:color w:val="000000"/>
          <w:shd w:val="clear" w:color="auto" w:fill="FFFFFF"/>
          <w:lang w:val="en-US"/>
        </w:rPr>
        <w:t xml:space="preserve"> pengujian menggunakan </w:t>
      </w:r>
      <w:proofErr w:type="spellStart"/>
      <w:r>
        <w:rPr>
          <w:color w:val="000000"/>
          <w:shd w:val="clear" w:color="auto" w:fill="FFFFFF"/>
          <w:lang w:val="en-US"/>
        </w:rPr>
        <w:t>sampel</w:t>
      </w:r>
      <w:proofErr w:type="spellEnd"/>
      <w:r>
        <w:rPr>
          <w:color w:val="000000"/>
          <w:shd w:val="clear" w:color="auto" w:fill="FFFFFF"/>
          <w:lang w:val="en-US"/>
        </w:rPr>
        <w:t xml:space="preserve"> </w:t>
      </w:r>
      <w:proofErr w:type="spellStart"/>
      <w:r>
        <w:rPr>
          <w:color w:val="000000"/>
          <w:shd w:val="clear" w:color="auto" w:fill="FFFFFF"/>
          <w:lang w:val="en-US"/>
        </w:rPr>
        <w:t>gambar</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data test. </w:t>
      </w:r>
      <w:proofErr w:type="spellStart"/>
      <w:r>
        <w:rPr>
          <w:color w:val="000000"/>
          <w:shd w:val="clear" w:color="auto" w:fill="FFFFFF"/>
          <w:lang w:val="en-US"/>
        </w:rPr>
        <w:t>Tiga</w:t>
      </w:r>
      <w:proofErr w:type="spellEnd"/>
      <w:r>
        <w:rPr>
          <w:color w:val="000000"/>
          <w:shd w:val="clear" w:color="auto" w:fill="FFFFFF"/>
          <w:lang w:val="en-US"/>
        </w:rPr>
        <w:t xml:space="preserve"> </w:t>
      </w:r>
      <w:proofErr w:type="spellStart"/>
      <w:r>
        <w:rPr>
          <w:color w:val="000000"/>
          <w:shd w:val="clear" w:color="auto" w:fill="FFFFFF"/>
          <w:lang w:val="en-US"/>
        </w:rPr>
        <w:t>skema</w:t>
      </w:r>
      <w:proofErr w:type="spellEnd"/>
      <w:r>
        <w:rPr>
          <w:color w:val="000000"/>
          <w:shd w:val="clear" w:color="auto" w:fill="FFFFFF"/>
          <w:lang w:val="en-US"/>
        </w:rPr>
        <w:t xml:space="preserve"> ini </w:t>
      </w:r>
      <w:proofErr w:type="spellStart"/>
      <w:r>
        <w:rPr>
          <w:color w:val="000000"/>
          <w:shd w:val="clear" w:color="auto" w:fill="FFFFFF"/>
          <w:lang w:val="en-US"/>
        </w:rPr>
        <w:t>dilakuka</w:t>
      </w:r>
      <w:r w:rsidR="00050DE6">
        <w:rPr>
          <w:color w:val="000000"/>
          <w:shd w:val="clear" w:color="auto" w:fill="FFFFFF"/>
          <w:lang w:val="en-US"/>
        </w:rPr>
        <w:t>S</w:t>
      </w:r>
      <w:r>
        <w:rPr>
          <w:color w:val="000000"/>
          <w:shd w:val="clear" w:color="auto" w:fill="FFFFFF"/>
          <w:lang w:val="en-US"/>
        </w:rPr>
        <w:t>n</w:t>
      </w:r>
      <w:proofErr w:type="spellEnd"/>
      <w:r>
        <w:rPr>
          <w:color w:val="000000"/>
          <w:shd w:val="clear" w:color="auto" w:fill="FFFFFF"/>
          <w:lang w:val="en-US"/>
        </w:rPr>
        <w:t xml:space="preserve"> untuk </w:t>
      </w:r>
      <w:proofErr w:type="spellStart"/>
      <w:r>
        <w:rPr>
          <w:color w:val="000000"/>
          <w:shd w:val="clear" w:color="auto" w:fill="FFFFFF"/>
          <w:lang w:val="en-US"/>
        </w:rPr>
        <w:t>memastikan</w:t>
      </w:r>
      <w:proofErr w:type="spellEnd"/>
      <w:r>
        <w:rPr>
          <w:color w:val="000000"/>
          <w:shd w:val="clear" w:color="auto" w:fill="FFFFFF"/>
          <w:lang w:val="en-US"/>
        </w:rPr>
        <w:t xml:space="preserve"> akurasi yang </w:t>
      </w:r>
      <w:proofErr w:type="spellStart"/>
      <w:r>
        <w:rPr>
          <w:color w:val="000000"/>
          <w:shd w:val="clear" w:color="auto" w:fill="FFFFFF"/>
          <w:lang w:val="en-US"/>
        </w:rPr>
        <w:t>dihasilkan</w:t>
      </w:r>
      <w:proofErr w:type="spellEnd"/>
      <w:r>
        <w:rPr>
          <w:color w:val="000000"/>
          <w:shd w:val="clear" w:color="auto" w:fill="FFFFFF"/>
          <w:lang w:val="en-US"/>
        </w:rPr>
        <w:t xml:space="preserve"> oleh Machine Learning dan Aplikasi </w:t>
      </w:r>
      <w:proofErr w:type="spellStart"/>
      <w:r>
        <w:rPr>
          <w:color w:val="000000"/>
          <w:shd w:val="clear" w:color="auto" w:fill="FFFFFF"/>
          <w:lang w:val="en-US"/>
        </w:rPr>
        <w:t>setara</w:t>
      </w:r>
      <w:proofErr w:type="spellEnd"/>
      <w:r>
        <w:rPr>
          <w:color w:val="000000"/>
          <w:shd w:val="clear" w:color="auto" w:fill="FFFFFF"/>
          <w:lang w:val="en-US"/>
        </w:rPr>
        <w:t xml:space="preserve">. Sample </w:t>
      </w:r>
      <w:proofErr w:type="spellStart"/>
      <w:r>
        <w:rPr>
          <w:color w:val="000000"/>
          <w:shd w:val="clear" w:color="auto" w:fill="FFFFFF"/>
          <w:lang w:val="en-US"/>
        </w:rPr>
        <w:t>gambar</w:t>
      </w:r>
      <w:proofErr w:type="spellEnd"/>
      <w:r>
        <w:rPr>
          <w:color w:val="000000"/>
          <w:shd w:val="clear" w:color="auto" w:fill="FFFFFF"/>
          <w:lang w:val="en-US"/>
        </w:rPr>
        <w:t xml:space="preserve"> yang diambil </w:t>
      </w:r>
      <w:proofErr w:type="spellStart"/>
      <w:r>
        <w:rPr>
          <w:color w:val="000000"/>
          <w:shd w:val="clear" w:color="auto" w:fill="FFFFFF"/>
          <w:lang w:val="en-US"/>
        </w:rPr>
        <w:t>berasal</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w:t>
      </w:r>
      <w:proofErr w:type="spellStart"/>
      <w:r>
        <w:rPr>
          <w:color w:val="000000"/>
          <w:shd w:val="clear" w:color="auto" w:fill="FFFFFF"/>
          <w:lang w:val="en-US"/>
        </w:rPr>
        <w:t>hasil</w:t>
      </w:r>
      <w:proofErr w:type="spellEnd"/>
      <w:r>
        <w:rPr>
          <w:color w:val="000000"/>
          <w:shd w:val="clear" w:color="auto" w:fill="FFFFFF"/>
          <w:lang w:val="en-US"/>
        </w:rPr>
        <w:t xml:space="preserve"> </w:t>
      </w:r>
      <w:proofErr w:type="spellStart"/>
      <w:r>
        <w:rPr>
          <w:color w:val="000000"/>
          <w:shd w:val="clear" w:color="auto" w:fill="FFFFFF"/>
          <w:lang w:val="en-US"/>
        </w:rPr>
        <w:t>augmentasi</w:t>
      </w:r>
      <w:proofErr w:type="spellEnd"/>
      <w:r>
        <w:rPr>
          <w:color w:val="000000"/>
          <w:shd w:val="clear" w:color="auto" w:fill="FFFFFF"/>
          <w:lang w:val="en-US"/>
        </w:rPr>
        <w:t xml:space="preserve"> dengan jenis SHEAR </w:t>
      </w:r>
      <w:proofErr w:type="spellStart"/>
      <w:r>
        <w:rPr>
          <w:color w:val="000000"/>
          <w:shd w:val="clear" w:color="auto" w:fill="FFFFFF"/>
          <w:lang w:val="en-US"/>
        </w:rPr>
        <w:t>dimana</w:t>
      </w:r>
      <w:proofErr w:type="spellEnd"/>
      <w:r>
        <w:rPr>
          <w:color w:val="000000"/>
          <w:shd w:val="clear" w:color="auto" w:fill="FFFFFF"/>
          <w:lang w:val="en-US"/>
        </w:rPr>
        <w:t xml:space="preserve"> jenis ini membuat </w:t>
      </w:r>
      <w:proofErr w:type="spellStart"/>
      <w:r>
        <w:rPr>
          <w:color w:val="000000"/>
          <w:shd w:val="clear" w:color="auto" w:fill="FFFFFF"/>
          <w:lang w:val="en-US"/>
        </w:rPr>
        <w:t>gambar</w:t>
      </w:r>
      <w:proofErr w:type="spellEnd"/>
      <w:r>
        <w:rPr>
          <w:color w:val="000000"/>
          <w:shd w:val="clear" w:color="auto" w:fill="FFFFFF"/>
          <w:lang w:val="en-US"/>
        </w:rPr>
        <w:t xml:space="preserve"> miring ke </w:t>
      </w:r>
      <w:proofErr w:type="spellStart"/>
      <w:r>
        <w:rPr>
          <w:color w:val="000000"/>
          <w:shd w:val="clear" w:color="auto" w:fill="FFFFFF"/>
          <w:lang w:val="en-US"/>
        </w:rPr>
        <w:t>kiri</w:t>
      </w:r>
      <w:proofErr w:type="spellEnd"/>
      <w:r>
        <w:rPr>
          <w:color w:val="000000"/>
          <w:shd w:val="clear" w:color="auto" w:fill="FFFFFF"/>
          <w:lang w:val="en-US"/>
        </w:rPr>
        <w:t xml:space="preserve"> atau ke </w:t>
      </w:r>
      <w:proofErr w:type="spellStart"/>
      <w:r>
        <w:rPr>
          <w:color w:val="000000"/>
          <w:shd w:val="clear" w:color="auto" w:fill="FFFFFF"/>
          <w:lang w:val="en-US"/>
        </w:rPr>
        <w:t>kanan</w:t>
      </w:r>
      <w:proofErr w:type="spellEnd"/>
      <w:r>
        <w:rPr>
          <w:color w:val="000000"/>
          <w:shd w:val="clear" w:color="auto" w:fill="FFFFFF"/>
          <w:lang w:val="en-US"/>
        </w:rPr>
        <w:t xml:space="preserve"> </w:t>
      </w:r>
      <w:proofErr w:type="spellStart"/>
      <w:r>
        <w:rPr>
          <w:color w:val="000000"/>
          <w:shd w:val="clear" w:color="auto" w:fill="FFFFFF"/>
          <w:lang w:val="en-US"/>
        </w:rPr>
        <w:t>namun</w:t>
      </w:r>
      <w:proofErr w:type="spellEnd"/>
      <w:r>
        <w:rPr>
          <w:color w:val="000000"/>
          <w:shd w:val="clear" w:color="auto" w:fill="FFFFFF"/>
          <w:lang w:val="en-US"/>
        </w:rPr>
        <w:t xml:space="preserve"> hanya </w:t>
      </w:r>
      <w:proofErr w:type="spellStart"/>
      <w:r>
        <w:rPr>
          <w:color w:val="000000"/>
          <w:shd w:val="clear" w:color="auto" w:fill="FFFFFF"/>
          <w:lang w:val="en-US"/>
        </w:rPr>
        <w:t>dari</w:t>
      </w:r>
      <w:proofErr w:type="spellEnd"/>
      <w:r>
        <w:rPr>
          <w:color w:val="000000"/>
          <w:shd w:val="clear" w:color="auto" w:fill="FFFFFF"/>
          <w:lang w:val="en-US"/>
        </w:rPr>
        <w:t xml:space="preserve"> </w:t>
      </w:r>
      <w:proofErr w:type="spellStart"/>
      <w:r>
        <w:rPr>
          <w:color w:val="000000"/>
          <w:shd w:val="clear" w:color="auto" w:fill="FFFFFF"/>
          <w:lang w:val="en-US"/>
        </w:rPr>
        <w:t>satu</w:t>
      </w:r>
      <w:proofErr w:type="spellEnd"/>
      <w:r>
        <w:rPr>
          <w:color w:val="000000"/>
          <w:shd w:val="clear" w:color="auto" w:fill="FFFFFF"/>
          <w:lang w:val="en-US"/>
        </w:rPr>
        <w:t xml:space="preserve"> </w:t>
      </w:r>
      <w:proofErr w:type="spellStart"/>
      <w:r>
        <w:rPr>
          <w:color w:val="000000"/>
          <w:shd w:val="clear" w:color="auto" w:fill="FFFFFF"/>
          <w:lang w:val="en-US"/>
        </w:rPr>
        <w:t>sudut</w:t>
      </w:r>
      <w:proofErr w:type="spellEnd"/>
      <w:r>
        <w:rPr>
          <w:color w:val="000000"/>
          <w:shd w:val="clear" w:color="auto" w:fill="FFFFFF"/>
          <w:lang w:val="en-US"/>
        </w:rPr>
        <w:t xml:space="preserve"> saja. Pengujian </w:t>
      </w:r>
      <w:proofErr w:type="spellStart"/>
      <w:r>
        <w:rPr>
          <w:color w:val="000000"/>
          <w:shd w:val="clear" w:color="auto" w:fill="FFFFFF"/>
          <w:lang w:val="en-US"/>
        </w:rPr>
        <w:t>dilanjut</w:t>
      </w:r>
      <w:proofErr w:type="spellEnd"/>
      <w:r>
        <w:rPr>
          <w:color w:val="000000"/>
          <w:shd w:val="clear" w:color="auto" w:fill="FFFFFF"/>
          <w:lang w:val="en-US"/>
        </w:rPr>
        <w:t xml:space="preserve"> dengan </w:t>
      </w:r>
      <w:proofErr w:type="spellStart"/>
      <w:r>
        <w:rPr>
          <w:color w:val="000000"/>
          <w:shd w:val="clear" w:color="auto" w:fill="FFFFFF"/>
          <w:lang w:val="en-US"/>
        </w:rPr>
        <w:t>pengambilan</w:t>
      </w:r>
      <w:proofErr w:type="spellEnd"/>
      <w:r>
        <w:rPr>
          <w:color w:val="000000"/>
          <w:shd w:val="clear" w:color="auto" w:fill="FFFFFF"/>
          <w:lang w:val="en-US"/>
        </w:rPr>
        <w:t xml:space="preserve"> </w:t>
      </w:r>
      <w:proofErr w:type="spellStart"/>
      <w:r>
        <w:rPr>
          <w:color w:val="000000"/>
          <w:shd w:val="clear" w:color="auto" w:fill="FFFFFF"/>
          <w:lang w:val="en-US"/>
        </w:rPr>
        <w:t>gambar</w:t>
      </w:r>
      <w:proofErr w:type="spellEnd"/>
      <w:r>
        <w:rPr>
          <w:color w:val="000000"/>
          <w:shd w:val="clear" w:color="auto" w:fill="FFFFFF"/>
          <w:lang w:val="en-US"/>
        </w:rPr>
        <w:t xml:space="preserve"> menggunakan kamera dan BatiQu box </w:t>
      </w:r>
      <w:proofErr w:type="spellStart"/>
      <w:r>
        <w:rPr>
          <w:color w:val="000000"/>
          <w:shd w:val="clear" w:color="auto" w:fill="FFFFFF"/>
          <w:lang w:val="en-US"/>
        </w:rPr>
        <w:t>lalu</w:t>
      </w:r>
      <w:proofErr w:type="spellEnd"/>
      <w:r>
        <w:rPr>
          <w:color w:val="000000"/>
          <w:shd w:val="clear" w:color="auto" w:fill="FFFFFF"/>
          <w:lang w:val="en-US"/>
        </w:rPr>
        <w:t xml:space="preserve"> </w:t>
      </w:r>
      <w:proofErr w:type="spellStart"/>
      <w:r>
        <w:rPr>
          <w:color w:val="000000"/>
          <w:shd w:val="clear" w:color="auto" w:fill="FFFFFF"/>
          <w:lang w:val="en-US"/>
        </w:rPr>
        <w:t>dilanjutkan</w:t>
      </w:r>
      <w:proofErr w:type="spellEnd"/>
      <w:r>
        <w:rPr>
          <w:color w:val="000000"/>
          <w:shd w:val="clear" w:color="auto" w:fill="FFFFFF"/>
          <w:lang w:val="en-US"/>
        </w:rPr>
        <w:t xml:space="preserve"> dengan </w:t>
      </w:r>
      <w:proofErr w:type="spellStart"/>
      <w:r>
        <w:rPr>
          <w:color w:val="000000"/>
          <w:shd w:val="clear" w:color="auto" w:fill="FFFFFF"/>
          <w:lang w:val="en-US"/>
        </w:rPr>
        <w:t>pengambilan</w:t>
      </w:r>
      <w:proofErr w:type="spellEnd"/>
      <w:r>
        <w:rPr>
          <w:color w:val="000000"/>
          <w:shd w:val="clear" w:color="auto" w:fill="FFFFFF"/>
          <w:lang w:val="en-US"/>
        </w:rPr>
        <w:t xml:space="preserve"> </w:t>
      </w:r>
      <w:proofErr w:type="spellStart"/>
      <w:r>
        <w:rPr>
          <w:color w:val="000000"/>
          <w:shd w:val="clear" w:color="auto" w:fill="FFFFFF"/>
          <w:lang w:val="en-US"/>
        </w:rPr>
        <w:t>gambar</w:t>
      </w:r>
      <w:proofErr w:type="spellEnd"/>
      <w:r>
        <w:rPr>
          <w:color w:val="000000"/>
          <w:shd w:val="clear" w:color="auto" w:fill="FFFFFF"/>
          <w:lang w:val="en-US"/>
        </w:rPr>
        <w:t xml:space="preserve"> melalui </w:t>
      </w:r>
      <w:proofErr w:type="spellStart"/>
      <w:r>
        <w:rPr>
          <w:color w:val="000000"/>
          <w:shd w:val="clear" w:color="auto" w:fill="FFFFFF"/>
          <w:lang w:val="en-US"/>
        </w:rPr>
        <w:t>galeri</w:t>
      </w:r>
      <w:proofErr w:type="spellEnd"/>
      <w:r>
        <w:rPr>
          <w:color w:val="000000"/>
          <w:shd w:val="clear" w:color="auto" w:fill="FFFFFF"/>
          <w:lang w:val="en-US"/>
        </w:rPr>
        <w:t>.</w:t>
      </w:r>
    </w:p>
    <w:p w14:paraId="1E3BAC79" w14:textId="77777777" w:rsidR="00A16601" w:rsidRDefault="00A16601" w:rsidP="00A16601">
      <w:pPr>
        <w:ind w:firstLine="0"/>
        <w:rPr>
          <w:color w:val="000000"/>
          <w:shd w:val="clear" w:color="auto" w:fill="FFFFFF"/>
          <w:lang w:val="en-US"/>
        </w:rPr>
      </w:pPr>
      <w:r>
        <w:rPr>
          <w:color w:val="000000"/>
          <w:shd w:val="clear" w:color="auto" w:fill="FFFFFF"/>
          <w:lang w:val="en-US"/>
        </w:rPr>
        <w:t>Pengujian pada tombol About Us</w:t>
      </w:r>
    </w:p>
    <w:p w14:paraId="725452B4" w14:textId="77777777" w:rsidR="00A16601" w:rsidRPr="007679F0" w:rsidRDefault="00A16601" w:rsidP="00A16601">
      <w:pPr>
        <w:ind w:firstLine="0"/>
        <w:rPr>
          <w:color w:val="000000"/>
          <w:shd w:val="clear" w:color="auto" w:fill="FFFFFF"/>
        </w:rPr>
      </w:pPr>
      <w:r>
        <w:rPr>
          <w:noProof/>
          <w:color w:val="000000"/>
          <w:shd w:val="clear" w:color="auto" w:fill="FFFFFF"/>
          <w:lang w:val="en-US"/>
        </w:rPr>
        <w:lastRenderedPageBreak/>
        <w:drawing>
          <wp:inline distT="0" distB="0" distL="0" distR="0" wp14:anchorId="4DE8A5F3" wp14:editId="71334500">
            <wp:extent cx="1792586" cy="3897833"/>
            <wp:effectExtent l="0" t="0" r="0"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92586" cy="3897833"/>
                    </a:xfrm>
                    <a:prstGeom prst="rect">
                      <a:avLst/>
                    </a:prstGeom>
                    <a:noFill/>
                    <a:ln>
                      <a:noFill/>
                    </a:ln>
                  </pic:spPr>
                </pic:pic>
              </a:graphicData>
            </a:graphic>
          </wp:inline>
        </w:drawing>
      </w:r>
    </w:p>
    <w:p w14:paraId="27F5BECD" w14:textId="77777777" w:rsidR="00A16601" w:rsidRDefault="00A16601" w:rsidP="00A16601">
      <w:pPr>
        <w:ind w:firstLine="576"/>
        <w:rPr>
          <w:color w:val="000000"/>
          <w:shd w:val="clear" w:color="auto" w:fill="FFFFFF"/>
          <w:lang w:val="en-US"/>
        </w:rPr>
      </w:pPr>
    </w:p>
    <w:p w14:paraId="4A1CDB47" w14:textId="747D9D78" w:rsidR="000A6050" w:rsidRDefault="00A16601" w:rsidP="000E3834">
      <w:pPr>
        <w:ind w:firstLine="576"/>
        <w:jc w:val="left"/>
        <w:rPr>
          <w:color w:val="000000"/>
          <w:shd w:val="clear" w:color="auto" w:fill="FFFFFF"/>
          <w:lang w:val="en-US"/>
        </w:rPr>
      </w:pPr>
      <w:r>
        <w:rPr>
          <w:color w:val="000000"/>
          <w:shd w:val="clear" w:color="auto" w:fill="FFFFFF"/>
          <w:lang w:val="en-US"/>
        </w:rPr>
        <w:t xml:space="preserve">Gambar </w:t>
      </w:r>
      <w:proofErr w:type="spellStart"/>
      <w:r>
        <w:rPr>
          <w:color w:val="000000"/>
          <w:shd w:val="clear" w:color="auto" w:fill="FFFFFF"/>
          <w:lang w:val="en-US"/>
        </w:rPr>
        <w:t>diatas</w:t>
      </w:r>
      <w:proofErr w:type="spellEnd"/>
      <w:r>
        <w:rPr>
          <w:color w:val="000000"/>
          <w:shd w:val="clear" w:color="auto" w:fill="FFFFFF"/>
          <w:lang w:val="en-US"/>
        </w:rPr>
        <w:t xml:space="preserve"> adalah </w:t>
      </w:r>
      <w:proofErr w:type="spellStart"/>
      <w:r>
        <w:rPr>
          <w:color w:val="000000"/>
          <w:shd w:val="clear" w:color="auto" w:fill="FFFFFF"/>
          <w:lang w:val="en-US"/>
        </w:rPr>
        <w:t>halaman</w:t>
      </w:r>
      <w:proofErr w:type="spellEnd"/>
      <w:r>
        <w:rPr>
          <w:color w:val="000000"/>
          <w:shd w:val="clear" w:color="auto" w:fill="FFFFFF"/>
          <w:lang w:val="en-US"/>
        </w:rPr>
        <w:t xml:space="preserve"> about us yang </w:t>
      </w:r>
      <w:proofErr w:type="spellStart"/>
      <w:r>
        <w:rPr>
          <w:color w:val="000000"/>
          <w:shd w:val="clear" w:color="auto" w:fill="FFFFFF"/>
          <w:lang w:val="en-US"/>
        </w:rPr>
        <w:t>berhasil</w:t>
      </w:r>
      <w:proofErr w:type="spellEnd"/>
      <w:r>
        <w:rPr>
          <w:color w:val="000000"/>
          <w:shd w:val="clear" w:color="auto" w:fill="FFFFFF"/>
          <w:lang w:val="en-US"/>
        </w:rPr>
        <w:t xml:space="preserve"> diakses </w:t>
      </w:r>
      <w:proofErr w:type="spellStart"/>
      <w:r>
        <w:rPr>
          <w:color w:val="000000"/>
          <w:shd w:val="clear" w:color="auto" w:fill="FFFFFF"/>
          <w:lang w:val="en-US"/>
        </w:rPr>
        <w:t>dari</w:t>
      </w:r>
      <w:proofErr w:type="spellEnd"/>
      <w:r>
        <w:rPr>
          <w:color w:val="000000"/>
          <w:shd w:val="clear" w:color="auto" w:fill="FFFFFF"/>
          <w:lang w:val="en-US"/>
        </w:rPr>
        <w:t xml:space="preserve"> </w:t>
      </w:r>
      <w:proofErr w:type="spellStart"/>
      <w:r>
        <w:rPr>
          <w:color w:val="000000"/>
          <w:shd w:val="clear" w:color="auto" w:fill="FFFFFF"/>
          <w:lang w:val="en-US"/>
        </w:rPr>
        <w:t>halaman</w:t>
      </w:r>
      <w:proofErr w:type="spellEnd"/>
      <w:r>
        <w:rPr>
          <w:color w:val="000000"/>
          <w:shd w:val="clear" w:color="auto" w:fill="FFFFFF"/>
          <w:lang w:val="en-US"/>
        </w:rPr>
        <w:t xml:space="preserve"> </w:t>
      </w:r>
      <w:proofErr w:type="spellStart"/>
      <w:r>
        <w:rPr>
          <w:color w:val="000000"/>
          <w:shd w:val="clear" w:color="auto" w:fill="FFFFFF"/>
          <w:lang w:val="en-US"/>
        </w:rPr>
        <w:t>utama</w:t>
      </w:r>
      <w:proofErr w:type="spellEnd"/>
      <w:r>
        <w:rPr>
          <w:color w:val="000000"/>
          <w:shd w:val="clear" w:color="auto" w:fill="FFFFFF"/>
          <w:lang w:val="en-US"/>
        </w:rPr>
        <w:t xml:space="preserve"> aplikasi. Halaman ini </w:t>
      </w:r>
      <w:proofErr w:type="spellStart"/>
      <w:r>
        <w:rPr>
          <w:color w:val="000000"/>
          <w:shd w:val="clear" w:color="auto" w:fill="FFFFFF"/>
          <w:lang w:val="en-US"/>
        </w:rPr>
        <w:t>berisi</w:t>
      </w:r>
      <w:proofErr w:type="spellEnd"/>
      <w:r>
        <w:rPr>
          <w:color w:val="000000"/>
          <w:shd w:val="clear" w:color="auto" w:fill="FFFFFF"/>
          <w:lang w:val="en-US"/>
        </w:rPr>
        <w:t xml:space="preserve"> informasi singkat </w:t>
      </w:r>
      <w:proofErr w:type="spellStart"/>
      <w:r>
        <w:rPr>
          <w:color w:val="000000"/>
          <w:shd w:val="clear" w:color="auto" w:fill="FFFFFF"/>
          <w:lang w:val="en-US"/>
        </w:rPr>
        <w:t>dari</w:t>
      </w:r>
      <w:proofErr w:type="spellEnd"/>
      <w:r>
        <w:rPr>
          <w:color w:val="000000"/>
          <w:shd w:val="clear" w:color="auto" w:fill="FFFFFF"/>
          <w:lang w:val="en-US"/>
        </w:rPr>
        <w:t xml:space="preserve"> aplikasi dan </w:t>
      </w:r>
      <w:proofErr w:type="spellStart"/>
      <w:r>
        <w:rPr>
          <w:color w:val="000000"/>
          <w:shd w:val="clear" w:color="auto" w:fill="FFFFFF"/>
          <w:lang w:val="en-US"/>
        </w:rPr>
        <w:t>identitas</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w:t>
      </w:r>
      <w:proofErr w:type="spellStart"/>
      <w:r>
        <w:rPr>
          <w:color w:val="000000"/>
          <w:shd w:val="clear" w:color="auto" w:fill="FFFFFF"/>
          <w:lang w:val="en-US"/>
        </w:rPr>
        <w:t>pembuat</w:t>
      </w:r>
      <w:proofErr w:type="spellEnd"/>
      <w:r>
        <w:rPr>
          <w:color w:val="000000"/>
          <w:shd w:val="clear" w:color="auto" w:fill="FFFFFF"/>
          <w:lang w:val="en-US"/>
        </w:rPr>
        <w:t xml:space="preserve"> aplikasi BatiQu.</w:t>
      </w:r>
    </w:p>
    <w:p w14:paraId="0C34AE5A" w14:textId="77777777" w:rsidR="00945162" w:rsidRDefault="00945162" w:rsidP="00945162">
      <w:pPr>
        <w:ind w:firstLine="0"/>
        <w:rPr>
          <w:b/>
          <w:bCs/>
        </w:rPr>
      </w:pPr>
      <w:proofErr w:type="spellStart"/>
      <w:r w:rsidRPr="007101B2">
        <w:rPr>
          <w:b/>
          <w:bCs/>
        </w:rPr>
        <w:t>Pengujian</w:t>
      </w:r>
      <w:proofErr w:type="spellEnd"/>
      <w:r>
        <w:rPr>
          <w:b/>
          <w:bCs/>
        </w:rPr>
        <w:t xml:space="preserve"> </w:t>
      </w:r>
      <w:proofErr w:type="spellStart"/>
      <w:r>
        <w:rPr>
          <w:b/>
          <w:bCs/>
        </w:rPr>
        <w:t>Keseluruhan</w:t>
      </w:r>
      <w:proofErr w:type="spellEnd"/>
      <w:r>
        <w:rPr>
          <w:b/>
          <w:bCs/>
        </w:rPr>
        <w:t xml:space="preserve"> </w:t>
      </w:r>
      <w:proofErr w:type="spellStart"/>
      <w:r>
        <w:rPr>
          <w:b/>
          <w:bCs/>
        </w:rPr>
        <w:t>Fungsi</w:t>
      </w:r>
      <w:proofErr w:type="spellEnd"/>
      <w:r>
        <w:rPr>
          <w:b/>
          <w:bCs/>
        </w:rPr>
        <w:t xml:space="preserve"> </w:t>
      </w:r>
      <w:proofErr w:type="spellStart"/>
      <w:r>
        <w:rPr>
          <w:b/>
          <w:bCs/>
        </w:rPr>
        <w:t>dari</w:t>
      </w:r>
      <w:proofErr w:type="spellEnd"/>
      <w:r w:rsidRPr="007101B2">
        <w:rPr>
          <w:b/>
          <w:bCs/>
        </w:rPr>
        <w:t xml:space="preserve"> </w:t>
      </w:r>
      <w:proofErr w:type="spellStart"/>
      <w:r w:rsidRPr="007101B2">
        <w:rPr>
          <w:b/>
          <w:bCs/>
        </w:rPr>
        <w:t>Aplikasi</w:t>
      </w:r>
      <w:proofErr w:type="spellEnd"/>
      <w:r w:rsidRPr="007101B2">
        <w:rPr>
          <w:b/>
          <w:bCs/>
        </w:rPr>
        <w:t xml:space="preserve"> </w:t>
      </w:r>
      <w:proofErr w:type="spellStart"/>
      <w:r w:rsidRPr="007101B2">
        <w:rPr>
          <w:b/>
          <w:bCs/>
        </w:rPr>
        <w:t>BatiQu</w:t>
      </w:r>
      <w:proofErr w:type="spellEnd"/>
    </w:p>
    <w:p w14:paraId="45063BDE" w14:textId="18E0DC40" w:rsidR="00930927" w:rsidRDefault="0003414A" w:rsidP="0003414A">
      <w:pPr>
        <w:ind w:firstLine="0"/>
        <w:jc w:val="center"/>
        <w:rPr>
          <w:b/>
          <w:bCs/>
        </w:rPr>
      </w:pPr>
      <w:r>
        <w:rPr>
          <w:b/>
          <w:bCs/>
          <w:noProof/>
        </w:rPr>
        <w:drawing>
          <wp:inline distT="0" distB="0" distL="0" distR="0" wp14:anchorId="2DBA2A7D" wp14:editId="49F2AD04">
            <wp:extent cx="4983480" cy="1661160"/>
            <wp:effectExtent l="0" t="0" r="7620" b="0"/>
            <wp:docPr id="1011130461" name="Picture 101113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1661160"/>
                    </a:xfrm>
                    <a:prstGeom prst="rect">
                      <a:avLst/>
                    </a:prstGeom>
                    <a:noFill/>
                  </pic:spPr>
                </pic:pic>
              </a:graphicData>
            </a:graphic>
          </wp:inline>
        </w:drawing>
      </w:r>
    </w:p>
    <w:p w14:paraId="212D1446" w14:textId="71F27531" w:rsidR="008F4FA8" w:rsidRDefault="00324E63" w:rsidP="00690CB8">
      <w:pPr>
        <w:rPr>
          <w:lang w:val="sv-SE"/>
        </w:rPr>
      </w:pPr>
      <w:r>
        <w:rPr>
          <w:lang w:val="sv-SE"/>
        </w:rPr>
        <w:t>Gambar diatas</w:t>
      </w:r>
      <w:r w:rsidR="0041396D">
        <w:rPr>
          <w:lang w:val="sv-SE"/>
        </w:rPr>
        <w:t xml:space="preserve"> [</w:t>
      </w:r>
      <w:hyperlink r:id="rId28" w:history="1">
        <w:r w:rsidR="0030039E">
          <w:rPr>
            <w:rStyle w:val="Hyperlink"/>
          </w:rPr>
          <w:t>JUS_Bangor_May2009.pdf</w:t>
        </w:r>
      </w:hyperlink>
      <w:r w:rsidR="0041396D">
        <w:rPr>
          <w:lang w:val="sv-SE"/>
        </w:rPr>
        <w:t>]</w:t>
      </w:r>
      <w:r>
        <w:rPr>
          <w:lang w:val="sv-SE"/>
        </w:rPr>
        <w:t xml:space="preserve"> menunjukkan</w:t>
      </w:r>
      <w:r w:rsidR="00E35A0C">
        <w:rPr>
          <w:lang w:val="sv-SE"/>
        </w:rPr>
        <w:t xml:space="preserve"> skor dari metode SUS </w:t>
      </w:r>
      <w:r w:rsidR="00E35A0C" w:rsidRPr="003D3D1F">
        <w:rPr>
          <w:lang w:val="sv-SE"/>
        </w:rPr>
        <w:t>(System Usability Scale)</w:t>
      </w:r>
      <w:r w:rsidR="00C96EE1">
        <w:rPr>
          <w:lang w:val="sv-SE"/>
        </w:rPr>
        <w:t xml:space="preserve"> dengan skala 0 hingga 100</w:t>
      </w:r>
      <w:r w:rsidR="000C5D75">
        <w:rPr>
          <w:lang w:val="sv-SE"/>
        </w:rPr>
        <w:t xml:space="preserve">. </w:t>
      </w:r>
      <w:r w:rsidR="00F56248">
        <w:rPr>
          <w:lang w:val="sv-SE"/>
        </w:rPr>
        <w:t xml:space="preserve">Penilaian </w:t>
      </w:r>
      <w:r w:rsidR="00023671">
        <w:rPr>
          <w:lang w:val="sv-SE"/>
        </w:rPr>
        <w:t>ini bisa dibagi ke tiga bagian</w:t>
      </w:r>
      <w:r w:rsidR="00835AB8">
        <w:rPr>
          <w:lang w:val="sv-SE"/>
        </w:rPr>
        <w:t xml:space="preserve">, yaitu </w:t>
      </w:r>
      <w:r w:rsidR="007059B1" w:rsidRPr="00F357F7">
        <w:rPr>
          <w:i/>
          <w:iCs/>
          <w:lang w:val="sv-SE"/>
        </w:rPr>
        <w:t>acceptabil</w:t>
      </w:r>
      <w:r w:rsidR="00F357F7" w:rsidRPr="00F357F7">
        <w:rPr>
          <w:i/>
          <w:iCs/>
          <w:lang w:val="sv-SE"/>
        </w:rPr>
        <w:t>ity ranges</w:t>
      </w:r>
      <w:r w:rsidR="000C4E00">
        <w:rPr>
          <w:lang w:val="sv-SE"/>
        </w:rPr>
        <w:t xml:space="preserve">, </w:t>
      </w:r>
      <w:r w:rsidR="00FE769F" w:rsidRPr="00F357F7">
        <w:rPr>
          <w:i/>
          <w:iCs/>
          <w:lang w:val="sv-SE"/>
        </w:rPr>
        <w:t>grade scale</w:t>
      </w:r>
      <w:r w:rsidR="00FE769F">
        <w:rPr>
          <w:lang w:val="sv-SE"/>
        </w:rPr>
        <w:t xml:space="preserve"> </w:t>
      </w:r>
      <w:r w:rsidR="00B320CC">
        <w:rPr>
          <w:lang w:val="sv-SE"/>
        </w:rPr>
        <w:t xml:space="preserve">dan </w:t>
      </w:r>
      <w:r w:rsidR="007059B1" w:rsidRPr="00F357F7">
        <w:rPr>
          <w:i/>
          <w:iCs/>
          <w:lang w:val="sv-SE"/>
        </w:rPr>
        <w:t>adjective rating</w:t>
      </w:r>
      <w:r w:rsidR="007059B1">
        <w:rPr>
          <w:lang w:val="sv-SE"/>
        </w:rPr>
        <w:t xml:space="preserve">. </w:t>
      </w:r>
      <w:r w:rsidR="000D4D46">
        <w:rPr>
          <w:lang w:val="sv-SE"/>
        </w:rPr>
        <w:t xml:space="preserve">Keterangan </w:t>
      </w:r>
      <w:r w:rsidR="005641C3">
        <w:rPr>
          <w:lang w:val="sv-SE"/>
        </w:rPr>
        <w:t xml:space="preserve">dari </w:t>
      </w:r>
      <w:r w:rsidR="000D4D46">
        <w:rPr>
          <w:lang w:val="sv-SE"/>
        </w:rPr>
        <w:t>setiap</w:t>
      </w:r>
      <w:r w:rsidR="005641C3">
        <w:rPr>
          <w:lang w:val="sv-SE"/>
        </w:rPr>
        <w:t xml:space="preserve"> </w:t>
      </w:r>
      <w:r w:rsidR="00543298">
        <w:rPr>
          <w:lang w:val="sv-SE"/>
        </w:rPr>
        <w:t xml:space="preserve">rentang </w:t>
      </w:r>
      <w:r w:rsidR="00D339BA">
        <w:rPr>
          <w:lang w:val="sv-SE"/>
        </w:rPr>
        <w:t>pada</w:t>
      </w:r>
      <w:r w:rsidR="00303D59">
        <w:rPr>
          <w:lang w:val="sv-SE"/>
        </w:rPr>
        <w:t xml:space="preserve"> skor </w:t>
      </w:r>
      <w:r w:rsidR="00EB3A8D">
        <w:rPr>
          <w:lang w:val="sv-SE"/>
        </w:rPr>
        <w:t xml:space="preserve">SUS </w:t>
      </w:r>
      <w:r w:rsidR="00EB3A8D" w:rsidRPr="003D3D1F">
        <w:rPr>
          <w:lang w:val="sv-SE"/>
        </w:rPr>
        <w:t>(System Usability Scale)</w:t>
      </w:r>
      <w:r w:rsidR="00EB3A8D">
        <w:rPr>
          <w:lang w:val="sv-SE"/>
        </w:rPr>
        <w:t xml:space="preserve"> ini juga tertera diatasnya</w:t>
      </w:r>
      <w:r w:rsidR="00F56248">
        <w:rPr>
          <w:lang w:val="sv-SE"/>
        </w:rPr>
        <w:t>.</w:t>
      </w:r>
      <w:r w:rsidR="005839F8">
        <w:rPr>
          <w:lang w:val="sv-SE"/>
        </w:rPr>
        <w:t xml:space="preserve"> Contoh </w:t>
      </w:r>
      <w:r w:rsidR="00D0379F">
        <w:rPr>
          <w:lang w:val="sv-SE"/>
        </w:rPr>
        <w:t xml:space="preserve">pada </w:t>
      </w:r>
      <w:r w:rsidR="001E4CC0">
        <w:rPr>
          <w:lang w:val="sv-SE"/>
        </w:rPr>
        <w:t>adjective rating</w:t>
      </w:r>
      <w:r w:rsidR="00E97D6A">
        <w:rPr>
          <w:lang w:val="sv-SE"/>
        </w:rPr>
        <w:t>s</w:t>
      </w:r>
      <w:r w:rsidR="00AB13D2">
        <w:rPr>
          <w:lang w:val="sv-SE"/>
        </w:rPr>
        <w:t xml:space="preserve"> yang memiliki </w:t>
      </w:r>
      <w:r w:rsidR="000D4D46">
        <w:rPr>
          <w:lang w:val="sv-SE"/>
        </w:rPr>
        <w:t xml:space="preserve">keterangan </w:t>
      </w:r>
      <w:r w:rsidR="00BB3E72">
        <w:rPr>
          <w:lang w:val="sv-SE"/>
        </w:rPr>
        <w:t xml:space="preserve">pada masing – masing rentang skor seperti rentang </w:t>
      </w:r>
      <w:r w:rsidR="00842E59">
        <w:rPr>
          <w:lang w:val="sv-SE"/>
        </w:rPr>
        <w:t>0 hingga 2</w:t>
      </w:r>
      <w:r w:rsidR="002A1B68">
        <w:rPr>
          <w:lang w:val="sv-SE"/>
        </w:rPr>
        <w:t>5</w:t>
      </w:r>
      <w:r w:rsidR="00842E59">
        <w:rPr>
          <w:lang w:val="sv-SE"/>
        </w:rPr>
        <w:t xml:space="preserve"> </w:t>
      </w:r>
      <w:r w:rsidR="00842E59">
        <w:rPr>
          <w:lang w:val="sv-SE"/>
        </w:rPr>
        <w:lastRenderedPageBreak/>
        <w:t xml:space="preserve">dengan keterangan </w:t>
      </w:r>
      <w:r w:rsidR="00341025">
        <w:rPr>
          <w:lang w:val="sv-SE"/>
        </w:rPr>
        <w:t>sangat buruk</w:t>
      </w:r>
      <w:r w:rsidR="002A1B68">
        <w:rPr>
          <w:lang w:val="sv-SE"/>
        </w:rPr>
        <w:t>. Dilanjut dengan 25 hingga 39</w:t>
      </w:r>
      <w:r w:rsidR="006404BE">
        <w:rPr>
          <w:lang w:val="sv-SE"/>
        </w:rPr>
        <w:t xml:space="preserve"> dengan keterangan </w:t>
      </w:r>
      <w:r w:rsidR="009A5250">
        <w:rPr>
          <w:lang w:val="sv-SE"/>
        </w:rPr>
        <w:t>buruk</w:t>
      </w:r>
      <w:r w:rsidR="00487119">
        <w:rPr>
          <w:lang w:val="sv-SE"/>
        </w:rPr>
        <w:t xml:space="preserve">. Selanjutnya </w:t>
      </w:r>
      <w:r w:rsidR="00A35861">
        <w:rPr>
          <w:lang w:val="sv-SE"/>
        </w:rPr>
        <w:t>rentang 40</w:t>
      </w:r>
      <w:r w:rsidR="00783598">
        <w:rPr>
          <w:lang w:val="sv-SE"/>
        </w:rPr>
        <w:t xml:space="preserve"> hingga 5</w:t>
      </w:r>
      <w:r w:rsidR="00E2346D">
        <w:rPr>
          <w:lang w:val="sv-SE"/>
        </w:rPr>
        <w:t xml:space="preserve">2 </w:t>
      </w:r>
      <w:r w:rsidR="00092C10">
        <w:rPr>
          <w:lang w:val="sv-SE"/>
        </w:rPr>
        <w:t xml:space="preserve">dengan keterangan </w:t>
      </w:r>
      <w:r w:rsidR="006A089F">
        <w:rPr>
          <w:lang w:val="sv-SE"/>
        </w:rPr>
        <w:t>OK</w:t>
      </w:r>
      <w:r w:rsidR="00536D00">
        <w:rPr>
          <w:lang w:val="sv-SE"/>
        </w:rPr>
        <w:t xml:space="preserve">. Dilanjut dengan </w:t>
      </w:r>
      <w:r w:rsidR="0077020D">
        <w:rPr>
          <w:lang w:val="sv-SE"/>
        </w:rPr>
        <w:t xml:space="preserve">53 hingga </w:t>
      </w:r>
      <w:r w:rsidR="008060E3">
        <w:rPr>
          <w:lang w:val="sv-SE"/>
        </w:rPr>
        <w:t>72</w:t>
      </w:r>
      <w:r w:rsidR="00456276">
        <w:rPr>
          <w:lang w:val="sv-SE"/>
        </w:rPr>
        <w:t xml:space="preserve"> dengan keterangan good yang menandakan</w:t>
      </w:r>
      <w:r w:rsidR="00BA6C49">
        <w:rPr>
          <w:lang w:val="sv-SE"/>
        </w:rPr>
        <w:t xml:space="preserve"> fungsionalitas dari</w:t>
      </w:r>
      <w:r w:rsidR="00456276">
        <w:rPr>
          <w:lang w:val="sv-SE"/>
        </w:rPr>
        <w:t xml:space="preserve"> </w:t>
      </w:r>
      <w:r w:rsidR="004521E1">
        <w:rPr>
          <w:lang w:val="sv-SE"/>
        </w:rPr>
        <w:t xml:space="preserve">aplikasi </w:t>
      </w:r>
      <w:r w:rsidR="00D8612E">
        <w:rPr>
          <w:lang w:val="sv-SE"/>
        </w:rPr>
        <w:t xml:space="preserve">atau sistem </w:t>
      </w:r>
      <w:r w:rsidR="00B82EEF">
        <w:rPr>
          <w:lang w:val="sv-SE"/>
        </w:rPr>
        <w:t xml:space="preserve">yang dibuat </w:t>
      </w:r>
      <w:r w:rsidR="004D3B3F">
        <w:rPr>
          <w:lang w:val="sv-SE"/>
        </w:rPr>
        <w:t xml:space="preserve">sudah </w:t>
      </w:r>
      <w:r w:rsidR="00BA6C49">
        <w:rPr>
          <w:lang w:val="sv-SE"/>
        </w:rPr>
        <w:t>berjalan dengan baik</w:t>
      </w:r>
      <w:r w:rsidR="00CC67E3">
        <w:rPr>
          <w:lang w:val="sv-SE"/>
        </w:rPr>
        <w:t xml:space="preserve">. </w:t>
      </w:r>
      <w:r w:rsidR="004F2550">
        <w:rPr>
          <w:lang w:val="sv-SE"/>
        </w:rPr>
        <w:t xml:space="preserve">Rentang nilai ini juga menjadi standar nilai untuk metode SUS bagi </w:t>
      </w:r>
      <w:r w:rsidR="00B97825">
        <w:rPr>
          <w:lang w:val="sv-SE"/>
        </w:rPr>
        <w:t>penilaian</w:t>
      </w:r>
      <w:r w:rsidR="008F4FA8">
        <w:rPr>
          <w:lang w:val="sv-SE"/>
        </w:rPr>
        <w:t xml:space="preserve"> sebuah aplikasi atau sistem yang dibuat.</w:t>
      </w:r>
      <w:r w:rsidR="004952F8">
        <w:rPr>
          <w:lang w:val="sv-SE"/>
        </w:rPr>
        <w:t xml:space="preserve"> Pada pengujian ini menggunakan </w:t>
      </w:r>
      <w:r w:rsidR="00933634">
        <w:rPr>
          <w:lang w:val="sv-SE"/>
        </w:rPr>
        <w:t xml:space="preserve">adjective ratings untuk melihat </w:t>
      </w:r>
      <w:r w:rsidR="00C6031F">
        <w:rPr>
          <w:lang w:val="sv-SE"/>
        </w:rPr>
        <w:t xml:space="preserve">bagaimana </w:t>
      </w:r>
      <w:r w:rsidR="003473C9">
        <w:rPr>
          <w:lang w:val="sv-SE"/>
        </w:rPr>
        <w:t xml:space="preserve">kinerja </w:t>
      </w:r>
      <w:r w:rsidR="00691B0E">
        <w:rPr>
          <w:lang w:val="sv-SE"/>
        </w:rPr>
        <w:t>aplikasi.</w:t>
      </w:r>
    </w:p>
    <w:p w14:paraId="383C5242" w14:textId="0D352C5E" w:rsidR="00271198" w:rsidRDefault="00690CB8" w:rsidP="00271198">
      <w:pPr>
        <w:ind w:firstLine="720"/>
      </w:pPr>
      <w:r>
        <w:rPr>
          <w:lang w:val="sv-SE"/>
        </w:rPr>
        <w:t>Dari kuisioner yang telah disebar pada responden</w:t>
      </w:r>
      <w:r w:rsidR="0094734F">
        <w:rPr>
          <w:lang w:val="sv-SE"/>
        </w:rPr>
        <w:t xml:space="preserve">, </w:t>
      </w:r>
      <w:r w:rsidR="00740BD7">
        <w:rPr>
          <w:lang w:val="sv-SE"/>
        </w:rPr>
        <w:t>didapatkan masing – masing skor dari jawaban</w:t>
      </w:r>
      <w:r w:rsidR="00E4144A">
        <w:rPr>
          <w:lang w:val="sv-SE"/>
        </w:rPr>
        <w:t xml:space="preserve"> yang telah diisi.</w:t>
      </w:r>
      <w:r w:rsidR="002100CB">
        <w:rPr>
          <w:lang w:val="sv-SE"/>
        </w:rPr>
        <w:t xml:space="preserve"> Langkah selanjutnya adalah pengumpulan </w:t>
      </w:r>
      <w:r w:rsidR="00DA5AF4">
        <w:rPr>
          <w:lang w:val="sv-SE"/>
        </w:rPr>
        <w:t xml:space="preserve">skor dari masing </w:t>
      </w:r>
      <w:r w:rsidR="007A6EE2">
        <w:rPr>
          <w:lang w:val="sv-SE"/>
        </w:rPr>
        <w:t>–</w:t>
      </w:r>
      <w:r w:rsidR="00DA5AF4">
        <w:rPr>
          <w:lang w:val="sv-SE"/>
        </w:rPr>
        <w:t xml:space="preserve"> masing</w:t>
      </w:r>
      <w:r w:rsidR="007A6EE2">
        <w:rPr>
          <w:lang w:val="sv-SE"/>
        </w:rPr>
        <w:t xml:space="preserve"> jawaban </w:t>
      </w:r>
      <w:r w:rsidR="003F35AA">
        <w:rPr>
          <w:lang w:val="sv-SE"/>
        </w:rPr>
        <w:t xml:space="preserve">sesuai dengan keterangan </w:t>
      </w:r>
      <w:r w:rsidR="007F0673">
        <w:rPr>
          <w:lang w:val="sv-SE"/>
        </w:rPr>
        <w:t>pilihan jawaban</w:t>
      </w:r>
      <w:r w:rsidR="00271198">
        <w:rPr>
          <w:lang w:val="sv-SE"/>
        </w:rPr>
        <w:t xml:space="preserve">. </w:t>
      </w:r>
      <w:proofErr w:type="spellStart"/>
      <w:r w:rsidR="00271198">
        <w:t>Untuk</w:t>
      </w:r>
      <w:proofErr w:type="spellEnd"/>
      <w:r w:rsidR="00271198">
        <w:t xml:space="preserve"> </w:t>
      </w:r>
      <w:proofErr w:type="spellStart"/>
      <w:r w:rsidR="00271198">
        <w:t>skor</w:t>
      </w:r>
      <w:proofErr w:type="spellEnd"/>
      <w:r w:rsidR="00271198">
        <w:t xml:space="preserve"> </w:t>
      </w:r>
      <w:proofErr w:type="spellStart"/>
      <w:r w:rsidR="00271198">
        <w:t>nilai</w:t>
      </w:r>
      <w:proofErr w:type="spellEnd"/>
      <w:r w:rsidR="00271198">
        <w:t xml:space="preserve"> </w:t>
      </w:r>
      <w:proofErr w:type="spellStart"/>
      <w:r w:rsidR="00271198">
        <w:t>serta</w:t>
      </w:r>
      <w:proofErr w:type="spellEnd"/>
      <w:r w:rsidR="00271198">
        <w:t xml:space="preserve"> </w:t>
      </w:r>
      <w:proofErr w:type="spellStart"/>
      <w:r w:rsidR="00271198">
        <w:t>keterangan</w:t>
      </w:r>
      <w:proofErr w:type="spellEnd"/>
      <w:r w:rsidR="00271198">
        <w:t xml:space="preserve"> </w:t>
      </w:r>
      <w:proofErr w:type="spellStart"/>
      <w:r w:rsidR="00271198">
        <w:t>pilihan</w:t>
      </w:r>
      <w:proofErr w:type="spellEnd"/>
      <w:r w:rsidR="00271198">
        <w:t xml:space="preserve"> </w:t>
      </w:r>
      <w:proofErr w:type="spellStart"/>
      <w:r w:rsidR="00271198">
        <w:t>jawaban</w:t>
      </w:r>
      <w:proofErr w:type="spellEnd"/>
      <w:r w:rsidR="00271198">
        <w:t xml:space="preserve"> </w:t>
      </w:r>
      <w:proofErr w:type="spellStart"/>
      <w:r w:rsidR="00271198">
        <w:t>dari</w:t>
      </w:r>
      <w:proofErr w:type="spellEnd"/>
      <w:r w:rsidR="00271198">
        <w:t xml:space="preserve"> </w:t>
      </w:r>
      <w:proofErr w:type="spellStart"/>
      <w:r w:rsidR="00271198">
        <w:t>kuisioner</w:t>
      </w:r>
      <w:proofErr w:type="spellEnd"/>
      <w:r w:rsidR="00271198">
        <w:t xml:space="preserve"> </w:t>
      </w:r>
      <w:proofErr w:type="spellStart"/>
      <w:r w:rsidR="00271198">
        <w:t>dapat</w:t>
      </w:r>
      <w:proofErr w:type="spellEnd"/>
      <w:r w:rsidR="00271198">
        <w:t xml:space="preserve"> </w:t>
      </w:r>
      <w:proofErr w:type="spellStart"/>
      <w:r w:rsidR="00271198">
        <w:t>dilihat</w:t>
      </w:r>
      <w:proofErr w:type="spellEnd"/>
      <w:r w:rsidR="00271198">
        <w:t xml:space="preserve"> pada table di </w:t>
      </w:r>
      <w:proofErr w:type="spellStart"/>
      <w:r w:rsidR="00271198">
        <w:t>bawah</w:t>
      </w:r>
      <w:proofErr w:type="spellEnd"/>
      <w:r w:rsidR="00271198">
        <w:t xml:space="preserve"> </w:t>
      </w:r>
      <w:proofErr w:type="spellStart"/>
      <w:r w:rsidR="00271198">
        <w:t>ini</w:t>
      </w:r>
      <w:proofErr w:type="spellEnd"/>
    </w:p>
    <w:tbl>
      <w:tblPr>
        <w:tblStyle w:val="TableGrid"/>
        <w:tblW w:w="0" w:type="auto"/>
        <w:tblLook w:val="04A0" w:firstRow="1" w:lastRow="0" w:firstColumn="1" w:lastColumn="0" w:noHBand="0" w:noVBand="1"/>
      </w:tblPr>
      <w:tblGrid>
        <w:gridCol w:w="704"/>
        <w:gridCol w:w="4479"/>
        <w:gridCol w:w="3833"/>
      </w:tblGrid>
      <w:tr w:rsidR="00271198" w14:paraId="37B3C15B" w14:textId="77777777">
        <w:tc>
          <w:tcPr>
            <w:tcW w:w="704" w:type="dxa"/>
          </w:tcPr>
          <w:p w14:paraId="7D2C845E" w14:textId="77777777" w:rsidR="00271198" w:rsidRDefault="00271198">
            <w:pPr>
              <w:ind w:firstLine="0"/>
              <w:jc w:val="center"/>
            </w:pPr>
            <w:r>
              <w:t>No</w:t>
            </w:r>
          </w:p>
        </w:tc>
        <w:tc>
          <w:tcPr>
            <w:tcW w:w="4479" w:type="dxa"/>
          </w:tcPr>
          <w:p w14:paraId="2FDEF48C" w14:textId="77777777" w:rsidR="00271198" w:rsidRDefault="00271198">
            <w:pPr>
              <w:ind w:firstLine="0"/>
              <w:jc w:val="center"/>
            </w:pPr>
            <w:r>
              <w:t>Skala Likert</w:t>
            </w:r>
          </w:p>
        </w:tc>
        <w:tc>
          <w:tcPr>
            <w:tcW w:w="3833" w:type="dxa"/>
          </w:tcPr>
          <w:p w14:paraId="17587601" w14:textId="77777777" w:rsidR="00271198" w:rsidRDefault="00271198">
            <w:pPr>
              <w:ind w:firstLine="0"/>
              <w:jc w:val="center"/>
            </w:pPr>
            <w:r>
              <w:t>Skor Nilai</w:t>
            </w:r>
          </w:p>
        </w:tc>
      </w:tr>
      <w:tr w:rsidR="00271198" w14:paraId="412FBE16" w14:textId="77777777">
        <w:tc>
          <w:tcPr>
            <w:tcW w:w="704" w:type="dxa"/>
          </w:tcPr>
          <w:p w14:paraId="060D945B" w14:textId="77777777" w:rsidR="00271198" w:rsidRDefault="00271198">
            <w:pPr>
              <w:ind w:firstLine="0"/>
              <w:jc w:val="center"/>
            </w:pPr>
            <w:r>
              <w:t>1</w:t>
            </w:r>
          </w:p>
        </w:tc>
        <w:tc>
          <w:tcPr>
            <w:tcW w:w="4479" w:type="dxa"/>
          </w:tcPr>
          <w:p w14:paraId="520127CC" w14:textId="77777777" w:rsidR="00271198" w:rsidRDefault="00271198">
            <w:pPr>
              <w:ind w:firstLine="0"/>
              <w:jc w:val="center"/>
            </w:pPr>
            <w:r>
              <w:t xml:space="preserve">Sangat Tidak </w:t>
            </w:r>
            <w:proofErr w:type="spellStart"/>
            <w:r>
              <w:t>Setuju</w:t>
            </w:r>
            <w:proofErr w:type="spellEnd"/>
          </w:p>
        </w:tc>
        <w:tc>
          <w:tcPr>
            <w:tcW w:w="3833" w:type="dxa"/>
          </w:tcPr>
          <w:p w14:paraId="1160948E" w14:textId="77777777" w:rsidR="00271198" w:rsidRDefault="00271198">
            <w:pPr>
              <w:ind w:firstLine="0"/>
              <w:jc w:val="center"/>
            </w:pPr>
            <w:r>
              <w:t>1</w:t>
            </w:r>
          </w:p>
        </w:tc>
      </w:tr>
      <w:tr w:rsidR="00271198" w14:paraId="2203CAF7" w14:textId="77777777">
        <w:tc>
          <w:tcPr>
            <w:tcW w:w="704" w:type="dxa"/>
          </w:tcPr>
          <w:p w14:paraId="5F9C3C2A" w14:textId="77777777" w:rsidR="00271198" w:rsidRDefault="00271198">
            <w:pPr>
              <w:ind w:firstLine="0"/>
              <w:jc w:val="center"/>
            </w:pPr>
            <w:r>
              <w:t>2</w:t>
            </w:r>
          </w:p>
        </w:tc>
        <w:tc>
          <w:tcPr>
            <w:tcW w:w="4479" w:type="dxa"/>
          </w:tcPr>
          <w:p w14:paraId="07BCFFDD" w14:textId="77777777" w:rsidR="00271198" w:rsidRDefault="00271198">
            <w:pPr>
              <w:ind w:firstLine="0"/>
              <w:jc w:val="center"/>
            </w:pPr>
            <w:r>
              <w:t xml:space="preserve">Tidak </w:t>
            </w:r>
            <w:proofErr w:type="spellStart"/>
            <w:r>
              <w:t>Setuju</w:t>
            </w:r>
            <w:proofErr w:type="spellEnd"/>
          </w:p>
        </w:tc>
        <w:tc>
          <w:tcPr>
            <w:tcW w:w="3833" w:type="dxa"/>
          </w:tcPr>
          <w:p w14:paraId="78B06446" w14:textId="77777777" w:rsidR="00271198" w:rsidRDefault="00271198">
            <w:pPr>
              <w:ind w:firstLine="0"/>
              <w:jc w:val="center"/>
            </w:pPr>
            <w:r>
              <w:t>2</w:t>
            </w:r>
          </w:p>
        </w:tc>
      </w:tr>
      <w:tr w:rsidR="00271198" w14:paraId="5CB86285" w14:textId="77777777">
        <w:tc>
          <w:tcPr>
            <w:tcW w:w="704" w:type="dxa"/>
          </w:tcPr>
          <w:p w14:paraId="068E3130" w14:textId="77777777" w:rsidR="00271198" w:rsidRDefault="00271198">
            <w:pPr>
              <w:ind w:firstLine="0"/>
              <w:jc w:val="center"/>
            </w:pPr>
            <w:r>
              <w:t>3</w:t>
            </w:r>
          </w:p>
        </w:tc>
        <w:tc>
          <w:tcPr>
            <w:tcW w:w="4479" w:type="dxa"/>
          </w:tcPr>
          <w:p w14:paraId="1801AE8B" w14:textId="77777777" w:rsidR="00271198" w:rsidRDefault="00271198">
            <w:pPr>
              <w:ind w:firstLine="0"/>
              <w:jc w:val="center"/>
            </w:pPr>
            <w:r>
              <w:t>Ragu – Ragu</w:t>
            </w:r>
          </w:p>
        </w:tc>
        <w:tc>
          <w:tcPr>
            <w:tcW w:w="3833" w:type="dxa"/>
          </w:tcPr>
          <w:p w14:paraId="1391D581" w14:textId="77777777" w:rsidR="00271198" w:rsidRDefault="00271198">
            <w:pPr>
              <w:ind w:firstLine="0"/>
              <w:jc w:val="center"/>
            </w:pPr>
            <w:r>
              <w:t>3</w:t>
            </w:r>
          </w:p>
        </w:tc>
      </w:tr>
      <w:tr w:rsidR="00271198" w14:paraId="2877C126" w14:textId="77777777">
        <w:tc>
          <w:tcPr>
            <w:tcW w:w="704" w:type="dxa"/>
          </w:tcPr>
          <w:p w14:paraId="28A86C0C" w14:textId="77777777" w:rsidR="00271198" w:rsidRDefault="00271198">
            <w:pPr>
              <w:ind w:firstLine="0"/>
              <w:jc w:val="center"/>
            </w:pPr>
            <w:r>
              <w:t>4</w:t>
            </w:r>
          </w:p>
        </w:tc>
        <w:tc>
          <w:tcPr>
            <w:tcW w:w="4479" w:type="dxa"/>
          </w:tcPr>
          <w:p w14:paraId="6045D921" w14:textId="77777777" w:rsidR="00271198" w:rsidRDefault="00271198">
            <w:pPr>
              <w:ind w:firstLine="0"/>
              <w:jc w:val="center"/>
            </w:pPr>
            <w:proofErr w:type="spellStart"/>
            <w:r>
              <w:t>Setuju</w:t>
            </w:r>
            <w:proofErr w:type="spellEnd"/>
          </w:p>
        </w:tc>
        <w:tc>
          <w:tcPr>
            <w:tcW w:w="3833" w:type="dxa"/>
          </w:tcPr>
          <w:p w14:paraId="72A7BFD8" w14:textId="77777777" w:rsidR="00271198" w:rsidRDefault="00271198">
            <w:pPr>
              <w:ind w:firstLine="0"/>
              <w:jc w:val="center"/>
            </w:pPr>
            <w:r>
              <w:t>4</w:t>
            </w:r>
          </w:p>
        </w:tc>
      </w:tr>
      <w:tr w:rsidR="00271198" w14:paraId="561FBC89" w14:textId="77777777">
        <w:tc>
          <w:tcPr>
            <w:tcW w:w="704" w:type="dxa"/>
          </w:tcPr>
          <w:p w14:paraId="15399610" w14:textId="77777777" w:rsidR="00271198" w:rsidRDefault="00271198">
            <w:pPr>
              <w:ind w:firstLine="0"/>
              <w:jc w:val="center"/>
            </w:pPr>
            <w:r>
              <w:t>5</w:t>
            </w:r>
          </w:p>
        </w:tc>
        <w:tc>
          <w:tcPr>
            <w:tcW w:w="4479" w:type="dxa"/>
          </w:tcPr>
          <w:p w14:paraId="5D3EB3AF" w14:textId="77777777" w:rsidR="00271198" w:rsidRDefault="00271198">
            <w:pPr>
              <w:ind w:firstLine="0"/>
              <w:jc w:val="center"/>
            </w:pPr>
            <w:r>
              <w:t xml:space="preserve">Sangat </w:t>
            </w:r>
            <w:proofErr w:type="spellStart"/>
            <w:r>
              <w:t>Setuju</w:t>
            </w:r>
            <w:proofErr w:type="spellEnd"/>
          </w:p>
        </w:tc>
        <w:tc>
          <w:tcPr>
            <w:tcW w:w="3833" w:type="dxa"/>
          </w:tcPr>
          <w:p w14:paraId="4980328A" w14:textId="77777777" w:rsidR="00271198" w:rsidRDefault="00271198">
            <w:pPr>
              <w:ind w:firstLine="0"/>
              <w:jc w:val="center"/>
            </w:pPr>
            <w:r>
              <w:t>5</w:t>
            </w:r>
          </w:p>
        </w:tc>
      </w:tr>
    </w:tbl>
    <w:p w14:paraId="10A09DD3" w14:textId="78C40531" w:rsidR="003043FA" w:rsidRDefault="003A5E8A" w:rsidP="00C67C68">
      <w:pPr>
        <w:ind w:firstLine="0"/>
        <w:rPr>
          <w:lang w:val="sv-SE"/>
        </w:rPr>
      </w:pPr>
      <w:r>
        <w:rPr>
          <w:lang w:val="sv-SE"/>
        </w:rPr>
        <w:t xml:space="preserve">Terdapat beberapa aturan </w:t>
      </w:r>
      <w:r w:rsidR="006F7248">
        <w:rPr>
          <w:lang w:val="sv-SE"/>
        </w:rPr>
        <w:t xml:space="preserve">dalam perhitungan skor nilai </w:t>
      </w:r>
      <w:r w:rsidR="00A816F7">
        <w:rPr>
          <w:lang w:val="sv-SE"/>
        </w:rPr>
        <w:t xml:space="preserve">kuisioner </w:t>
      </w:r>
      <w:r w:rsidR="00870D73">
        <w:rPr>
          <w:lang w:val="sv-SE"/>
        </w:rPr>
        <w:t>SUS untuk menetukan seberapa baik aplikasi dapat berjalan</w:t>
      </w:r>
      <w:r w:rsidR="00A332A6">
        <w:rPr>
          <w:lang w:val="sv-SE"/>
        </w:rPr>
        <w:t xml:space="preserve">. Berikut aturan </w:t>
      </w:r>
      <w:r w:rsidR="00D07BFE">
        <w:rPr>
          <w:lang w:val="sv-SE"/>
        </w:rPr>
        <w:t>saat perhitungan skor nilai pada kuisioner SUS</w:t>
      </w:r>
      <w:r w:rsidR="00731EF9">
        <w:rPr>
          <w:lang w:val="sv-SE"/>
        </w:rPr>
        <w:t xml:space="preserve"> [ </w:t>
      </w:r>
      <w:hyperlink r:id="rId29" w:history="1">
        <w:r w:rsidR="001A0342">
          <w:rPr>
            <w:rStyle w:val="Hyperlink"/>
          </w:rPr>
          <w:t>2391-Article Text-9946-1-10-20230611.pdf</w:t>
        </w:r>
      </w:hyperlink>
      <w:r w:rsidR="001A0342">
        <w:t xml:space="preserve">] </w:t>
      </w:r>
      <w:r w:rsidR="00D07BFE">
        <w:rPr>
          <w:lang w:val="sv-SE"/>
        </w:rPr>
        <w:t xml:space="preserve"> :</w:t>
      </w:r>
    </w:p>
    <w:p w14:paraId="6343A21B" w14:textId="77777777" w:rsidR="00801ED7" w:rsidRDefault="00E92844" w:rsidP="00C67C68">
      <w:pPr>
        <w:ind w:firstLine="0"/>
        <w:rPr>
          <w:lang w:val="sv-SE"/>
        </w:rPr>
      </w:pPr>
      <w:r w:rsidRPr="00E92844">
        <w:rPr>
          <w:lang w:val="sv-SE"/>
        </w:rPr>
        <w:t>1.Untuk setiap pertanyaan pada urutan ganjil kurangi dengan nilai satu. Contoh pertanyaan 1 memiliki skor 4. Maka kurangi 4 dengan 1 sehingga skor pertanyaan 1 adalah 3</w:t>
      </w:r>
    </w:p>
    <w:p w14:paraId="321D10E5" w14:textId="77777777" w:rsidR="00801ED7" w:rsidRDefault="00E92844" w:rsidP="00C67C68">
      <w:pPr>
        <w:ind w:firstLine="0"/>
        <w:rPr>
          <w:lang w:val="sv-SE"/>
        </w:rPr>
      </w:pPr>
      <w:r w:rsidRPr="00E92844">
        <w:rPr>
          <w:lang w:val="sv-SE"/>
        </w:rPr>
        <w:t>2.Untuk  setiap pertanyaan pada  urutan genap  kurangi  nilai dari  lima.  Contoh  pertanyaan  2 memiliki skor 1. Maka kurangi 5 dengan 1 sehingga skor pertanyaan 2 adalah 4</w:t>
      </w:r>
    </w:p>
    <w:p w14:paraId="394E126A" w14:textId="77777777" w:rsidR="00801ED7" w:rsidRDefault="00E92844" w:rsidP="00C67C68">
      <w:pPr>
        <w:ind w:firstLine="0"/>
        <w:rPr>
          <w:lang w:val="sv-SE"/>
        </w:rPr>
      </w:pPr>
      <w:r w:rsidRPr="00E92844">
        <w:rPr>
          <w:lang w:val="sv-SE"/>
        </w:rPr>
        <w:t>3.Tambahkan  nilai-nilai  dari  pertanyaan  bernomor genap  dan  ganjil.  Kemudian  hasil penjumlahan tersebut dikali dengan 2,5</w:t>
      </w:r>
    </w:p>
    <w:p w14:paraId="7A50C01F" w14:textId="0325472D" w:rsidR="00D07BFE" w:rsidRDefault="00E92844" w:rsidP="00C67C68">
      <w:pPr>
        <w:ind w:firstLine="0"/>
        <w:rPr>
          <w:rFonts w:ascii="Malgun Gothic" w:eastAsia="Malgun Gothic" w:hAnsi="Malgun Gothic" w:cs="Malgun Gothic"/>
          <w:lang w:val="sv-SE"/>
        </w:rPr>
      </w:pPr>
      <w:r w:rsidRPr="00E92844">
        <w:rPr>
          <w:lang w:val="sv-SE"/>
        </w:rPr>
        <w:t>Pernyataan di atas dapat dilihat dalam bentuk rumus perhitungan skor dalam metode SUS seperti berikut :</w:t>
      </w:r>
    </w:p>
    <w:p w14:paraId="49760A8D" w14:textId="5C98BCD7" w:rsidR="00801ED7" w:rsidRDefault="00AA443E" w:rsidP="00C67C68">
      <w:pPr>
        <w:ind w:firstLine="0"/>
        <w:rPr>
          <w:lang w:val="sv-SE"/>
        </w:rPr>
      </w:pPr>
      <m:oMathPara>
        <m:oMath>
          <m:r>
            <w:rPr>
              <w:rFonts w:ascii="Cambria Math" w:hAnsi="Cambria Math"/>
              <w:lang w:val="sv-SE"/>
            </w:rPr>
            <m:t>SUS Score=(</m:t>
          </m:r>
          <m:d>
            <m:dPr>
              <m:ctrlPr>
                <w:rPr>
                  <w:rFonts w:ascii="Cambria Math" w:hAnsi="Cambria Math"/>
                  <w:i/>
                  <w:lang w:val="sv-SE"/>
                </w:rPr>
              </m:ctrlPr>
            </m:dPr>
            <m:e>
              <m:r>
                <w:rPr>
                  <w:rFonts w:ascii="Cambria Math" w:hAnsi="Cambria Math"/>
                  <w:lang w:val="sv-SE"/>
                </w:rPr>
                <m:t>Q1-1</m:t>
              </m:r>
            </m:e>
          </m:d>
          <m:r>
            <w:rPr>
              <w:rFonts w:ascii="Cambria Math" w:hAnsi="Cambria Math"/>
              <w:lang w:val="sv-SE"/>
            </w:rPr>
            <m:t>+</m:t>
          </m:r>
          <m:d>
            <m:dPr>
              <m:ctrlPr>
                <w:rPr>
                  <w:rFonts w:ascii="Cambria Math" w:hAnsi="Cambria Math"/>
                  <w:i/>
                  <w:lang w:val="sv-SE"/>
                </w:rPr>
              </m:ctrlPr>
            </m:dPr>
            <m:e>
              <m:r>
                <w:rPr>
                  <w:rFonts w:ascii="Cambria Math" w:hAnsi="Cambria Math"/>
                  <w:lang w:val="sv-SE"/>
                </w:rPr>
                <m:t>5-Q2</m:t>
              </m:r>
            </m:e>
          </m:d>
          <m:r>
            <w:rPr>
              <w:rFonts w:ascii="Cambria Math" w:hAnsi="Cambria Math"/>
              <w:lang w:val="sv-SE"/>
            </w:rPr>
            <m:t>+</m:t>
          </m:r>
          <m:d>
            <m:dPr>
              <m:ctrlPr>
                <w:rPr>
                  <w:rFonts w:ascii="Cambria Math" w:hAnsi="Cambria Math"/>
                  <w:i/>
                  <w:lang w:val="sv-SE"/>
                </w:rPr>
              </m:ctrlPr>
            </m:dPr>
            <m:e>
              <m:r>
                <w:rPr>
                  <w:rFonts w:ascii="Cambria Math" w:hAnsi="Cambria Math"/>
                  <w:lang w:val="sv-SE"/>
                </w:rPr>
                <m:t>Q3-1</m:t>
              </m:r>
            </m:e>
          </m:d>
          <m:r>
            <w:rPr>
              <w:rFonts w:ascii="Cambria Math" w:hAnsi="Cambria Math"/>
              <w:lang w:val="sv-SE"/>
            </w:rPr>
            <m:t>+</m:t>
          </m:r>
          <m:d>
            <m:dPr>
              <m:ctrlPr>
                <w:rPr>
                  <w:rFonts w:ascii="Cambria Math" w:hAnsi="Cambria Math"/>
                  <w:i/>
                  <w:lang w:val="sv-SE"/>
                </w:rPr>
              </m:ctrlPr>
            </m:dPr>
            <m:e>
              <m:r>
                <w:rPr>
                  <w:rFonts w:ascii="Cambria Math" w:hAnsi="Cambria Math"/>
                  <w:lang w:val="sv-SE"/>
                </w:rPr>
                <m:t>5-Q4</m:t>
              </m:r>
            </m:e>
          </m:d>
          <m:r>
            <w:rPr>
              <w:rFonts w:ascii="Cambria Math" w:hAnsi="Cambria Math"/>
              <w:lang w:val="sv-SE"/>
            </w:rPr>
            <m:t>+</m:t>
          </m:r>
          <m:d>
            <m:dPr>
              <m:ctrlPr>
                <w:rPr>
                  <w:rFonts w:ascii="Cambria Math" w:hAnsi="Cambria Math"/>
                  <w:i/>
                  <w:lang w:val="sv-SE"/>
                </w:rPr>
              </m:ctrlPr>
            </m:dPr>
            <m:e>
              <m:r>
                <w:rPr>
                  <w:rFonts w:ascii="Cambria Math" w:hAnsi="Cambria Math"/>
                  <w:lang w:val="sv-SE"/>
                </w:rPr>
                <m:t>Q5-1</m:t>
              </m:r>
            </m:e>
          </m:d>
          <m:r>
            <w:rPr>
              <w:rFonts w:ascii="Cambria Math" w:hAnsi="Cambria Math"/>
              <w:lang w:val="sv-SE"/>
            </w:rPr>
            <m:t>+</m:t>
          </m:r>
          <m:d>
            <m:dPr>
              <m:ctrlPr>
                <w:rPr>
                  <w:rFonts w:ascii="Cambria Math" w:hAnsi="Cambria Math"/>
                  <w:i/>
                  <w:lang w:val="sv-SE"/>
                </w:rPr>
              </m:ctrlPr>
            </m:dPr>
            <m:e>
              <m:r>
                <w:rPr>
                  <w:rFonts w:ascii="Cambria Math" w:hAnsi="Cambria Math"/>
                  <w:lang w:val="sv-SE"/>
                </w:rPr>
                <m:t>5-Q6</m:t>
              </m:r>
            </m:e>
          </m:d>
          <m:r>
            <w:rPr>
              <w:rFonts w:ascii="Cambria Math" w:hAnsi="Cambria Math"/>
              <w:lang w:val="sv-SE"/>
            </w:rPr>
            <m:t>+</m:t>
          </m:r>
          <m:d>
            <m:dPr>
              <m:ctrlPr>
                <w:rPr>
                  <w:rFonts w:ascii="Cambria Math" w:hAnsi="Cambria Math"/>
                  <w:i/>
                  <w:lang w:val="sv-SE"/>
                </w:rPr>
              </m:ctrlPr>
            </m:dPr>
            <m:e>
              <m:r>
                <w:rPr>
                  <w:rFonts w:ascii="Cambria Math" w:hAnsi="Cambria Math"/>
                  <w:lang w:val="sv-SE"/>
                </w:rPr>
                <m:t>Q7-1</m:t>
              </m:r>
            </m:e>
          </m:d>
          <m:r>
            <w:rPr>
              <w:rFonts w:ascii="Cambria Math" w:hAnsi="Cambria Math"/>
              <w:lang w:val="sv-SE"/>
            </w:rPr>
            <m:t>+</m:t>
          </m:r>
          <m:d>
            <m:dPr>
              <m:ctrlPr>
                <w:rPr>
                  <w:rFonts w:ascii="Cambria Math" w:hAnsi="Cambria Math"/>
                  <w:i/>
                  <w:lang w:val="sv-SE"/>
                </w:rPr>
              </m:ctrlPr>
            </m:dPr>
            <m:e>
              <m:r>
                <w:rPr>
                  <w:rFonts w:ascii="Cambria Math" w:hAnsi="Cambria Math"/>
                  <w:lang w:val="sv-SE"/>
                </w:rPr>
                <m:t>5-Q8</m:t>
              </m:r>
            </m:e>
          </m:d>
          <m:r>
            <w:rPr>
              <w:rFonts w:ascii="Cambria Math" w:hAnsi="Cambria Math"/>
              <w:lang w:val="sv-SE"/>
            </w:rPr>
            <m:t>+</m:t>
          </m:r>
          <m:d>
            <m:dPr>
              <m:ctrlPr>
                <w:rPr>
                  <w:rFonts w:ascii="Cambria Math" w:hAnsi="Cambria Math"/>
                  <w:i/>
                  <w:lang w:val="sv-SE"/>
                </w:rPr>
              </m:ctrlPr>
            </m:dPr>
            <m:e>
              <m:r>
                <w:rPr>
                  <w:rFonts w:ascii="Cambria Math" w:hAnsi="Cambria Math"/>
                  <w:lang w:val="sv-SE"/>
                </w:rPr>
                <m:t>Q9-1</m:t>
              </m:r>
            </m:e>
          </m:d>
          <m:r>
            <w:rPr>
              <w:rFonts w:ascii="Cambria Math" w:hAnsi="Cambria Math"/>
              <w:lang w:val="sv-SE"/>
            </w:rPr>
            <m:t>+</m:t>
          </m:r>
          <m:d>
            <m:dPr>
              <m:ctrlPr>
                <w:rPr>
                  <w:rFonts w:ascii="Cambria Math" w:hAnsi="Cambria Math"/>
                  <w:i/>
                  <w:lang w:val="sv-SE"/>
                </w:rPr>
              </m:ctrlPr>
            </m:dPr>
            <m:e>
              <m:r>
                <w:rPr>
                  <w:rFonts w:ascii="Cambria Math" w:hAnsi="Cambria Math"/>
                  <w:lang w:val="sv-SE"/>
                </w:rPr>
                <m:t>5-Q10</m:t>
              </m:r>
            </m:e>
          </m:d>
          <m:r>
            <w:rPr>
              <w:rFonts w:ascii="Cambria Math" w:hAnsi="Cambria Math"/>
              <w:lang w:val="sv-SE"/>
            </w:rPr>
            <m:t xml:space="preserve"> x 2.5</m:t>
          </m:r>
        </m:oMath>
      </m:oMathPara>
    </w:p>
    <w:p w14:paraId="464F053A" w14:textId="72DB1552" w:rsidR="00EB73FA" w:rsidRDefault="007B5EF7" w:rsidP="00C67C68">
      <w:pPr>
        <w:ind w:firstLine="0"/>
        <w:rPr>
          <w:lang w:val="sv-SE"/>
        </w:rPr>
      </w:pPr>
      <w:r>
        <w:rPr>
          <w:lang w:val="sv-SE"/>
        </w:rPr>
        <w:lastRenderedPageBreak/>
        <w:t xml:space="preserve">Setelah </w:t>
      </w:r>
      <w:r w:rsidR="000D6F09">
        <w:rPr>
          <w:lang w:val="sv-SE"/>
        </w:rPr>
        <w:t xml:space="preserve">mengetahui </w:t>
      </w:r>
      <w:r>
        <w:rPr>
          <w:lang w:val="sv-SE"/>
        </w:rPr>
        <w:t>skor dari masing – masing responden</w:t>
      </w:r>
      <w:r w:rsidR="000D6F09">
        <w:rPr>
          <w:lang w:val="sv-SE"/>
        </w:rPr>
        <w:t xml:space="preserve">, langkah selanjutnya adalah mencari rata – rata skor dengan cara menjumlahkan semua hasil </w:t>
      </w:r>
      <w:r w:rsidR="00765AF8">
        <w:rPr>
          <w:lang w:val="sv-SE"/>
        </w:rPr>
        <w:t>skor SUS dibagi dengan jumlah responden.</w:t>
      </w:r>
    </w:p>
    <w:p w14:paraId="4BEAE1F3" w14:textId="42B9FA8B" w:rsidR="00765AF8" w:rsidRPr="007E056B" w:rsidRDefault="009E764D" w:rsidP="260005B3">
      <w:pPr>
        <w:ind w:firstLine="0"/>
        <w:jc w:val="center"/>
        <w:rPr>
          <w:rFonts w:eastAsiaTheme="minorEastAsia"/>
          <w:lang w:val="sv-SE"/>
        </w:rPr>
      </w:pPr>
      <m:oMathPara>
        <m:oMath>
          <m:acc>
            <m:accPr>
              <m:chr m:val="̅"/>
              <m:ctrlPr>
                <w:rPr>
                  <w:rFonts w:ascii="Cambria Math" w:hAnsi="Cambria Math"/>
                  <w:i/>
                  <w:lang w:val="sv-SE"/>
                </w:rPr>
              </m:ctrlPr>
            </m:accPr>
            <m:e>
              <m:r>
                <w:rPr>
                  <w:rFonts w:ascii="Cambria Math" w:hAnsi="Cambria Math"/>
                  <w:lang w:val="sv-SE"/>
                </w:rPr>
                <m:t>x</m:t>
              </m:r>
            </m:e>
          </m:acc>
          <m:r>
            <w:rPr>
              <w:rFonts w:ascii="Cambria Math" w:hAnsi="Cambria Math"/>
              <w:lang w:val="sv-SE"/>
            </w:rPr>
            <m:t xml:space="preserve">= </m:t>
          </m:r>
          <m:f>
            <m:fPr>
              <m:ctrlPr>
                <w:rPr>
                  <w:rFonts w:ascii="Cambria Math" w:hAnsi="Cambria Math"/>
                  <w:i/>
                  <w:lang w:val="sv-SE"/>
                </w:rPr>
              </m:ctrlPr>
            </m:fPr>
            <m:num>
              <m:nary>
                <m:naryPr>
                  <m:chr m:val="∑"/>
                  <m:limLoc m:val="undOvr"/>
                  <m:subHide m:val="1"/>
                  <m:supHide m:val="1"/>
                  <m:ctrlPr>
                    <w:rPr>
                      <w:rFonts w:ascii="Cambria Math" w:hAnsi="Cambria Math"/>
                      <w:i/>
                      <w:lang w:val="sv-SE"/>
                    </w:rPr>
                  </m:ctrlPr>
                </m:naryPr>
                <m:sub/>
                <m:sup/>
                <m:e>
                  <m:r>
                    <w:rPr>
                      <w:rFonts w:ascii="Cambria Math" w:hAnsi="Cambria Math"/>
                      <w:lang w:val="sv-SE"/>
                    </w:rPr>
                    <m:t>x</m:t>
                  </m:r>
                </m:e>
              </m:nary>
            </m:num>
            <m:den>
              <m:r>
                <w:rPr>
                  <w:rFonts w:ascii="Cambria Math" w:hAnsi="Cambria Math"/>
                  <w:lang w:val="sv-SE"/>
                </w:rPr>
                <m:t>n</m:t>
              </m:r>
            </m:den>
          </m:f>
        </m:oMath>
      </m:oMathPara>
    </w:p>
    <w:p w14:paraId="4570CD92" w14:textId="78775B6A" w:rsidR="007E056B" w:rsidRDefault="00EA67EF" w:rsidP="00C67C68">
      <w:pPr>
        <w:ind w:firstLine="0"/>
        <w:rPr>
          <w:lang w:val="sv-SE"/>
        </w:rPr>
      </w:pPr>
      <w:r>
        <w:rPr>
          <w:rFonts w:eastAsiaTheme="minorEastAsia"/>
          <w:lang w:val="sv-SE"/>
        </w:rPr>
        <w:t>Keterangan :</w:t>
      </w:r>
    </w:p>
    <w:p w14:paraId="71ADD94F" w14:textId="7FE89E6A" w:rsidR="00EA67EF" w:rsidRDefault="009E764D" w:rsidP="00C67C68">
      <w:pPr>
        <w:ind w:firstLine="0"/>
        <w:rPr>
          <w:rFonts w:eastAsiaTheme="minorEastAsia"/>
          <w:lang w:val="sv-SE"/>
        </w:rPr>
      </w:pPr>
      <m:oMath>
        <m:acc>
          <m:accPr>
            <m:chr m:val="̅"/>
            <m:ctrlPr>
              <w:rPr>
                <w:rFonts w:ascii="Cambria Math" w:hAnsi="Cambria Math"/>
                <w:i/>
                <w:lang w:val="sv-SE"/>
              </w:rPr>
            </m:ctrlPr>
          </m:accPr>
          <m:e>
            <m:r>
              <w:rPr>
                <w:rFonts w:ascii="Cambria Math" w:hAnsi="Cambria Math"/>
                <w:lang w:val="sv-SE"/>
              </w:rPr>
              <m:t>x</m:t>
            </m:r>
          </m:e>
        </m:acc>
      </m:oMath>
      <w:r w:rsidR="005403EE">
        <w:rPr>
          <w:rFonts w:eastAsiaTheme="minorEastAsia"/>
          <w:lang w:val="sv-SE"/>
        </w:rPr>
        <w:t xml:space="preserve"> = </w:t>
      </w:r>
      <w:r w:rsidR="00BE11BC">
        <w:rPr>
          <w:rFonts w:eastAsiaTheme="minorEastAsia"/>
          <w:lang w:val="sv-SE"/>
        </w:rPr>
        <w:t>average score</w:t>
      </w:r>
      <w:r w:rsidR="005403EE">
        <w:rPr>
          <w:rFonts w:eastAsiaTheme="minorEastAsia"/>
          <w:lang w:val="sv-SE"/>
        </w:rPr>
        <w:t xml:space="preserve"> </w:t>
      </w:r>
    </w:p>
    <w:p w14:paraId="01BEAEB8" w14:textId="5182433B" w:rsidR="00BA5B78" w:rsidRDefault="009E764D" w:rsidP="00C67C68">
      <w:pPr>
        <w:ind w:firstLine="0"/>
        <w:rPr>
          <w:rFonts w:eastAsiaTheme="minorEastAsia"/>
          <w:lang w:val="sv-SE"/>
        </w:rPr>
      </w:pPr>
      <m:oMath>
        <m:nary>
          <m:naryPr>
            <m:chr m:val="∑"/>
            <m:limLoc m:val="undOvr"/>
            <m:subHide m:val="1"/>
            <m:supHide m:val="1"/>
            <m:ctrlPr>
              <w:rPr>
                <w:rFonts w:ascii="Cambria Math" w:hAnsi="Cambria Math"/>
                <w:i/>
                <w:lang w:val="sv-SE"/>
              </w:rPr>
            </m:ctrlPr>
          </m:naryPr>
          <m:sub/>
          <m:sup/>
          <m:e>
            <m:r>
              <w:rPr>
                <w:rFonts w:ascii="Cambria Math" w:hAnsi="Cambria Math"/>
                <w:lang w:val="sv-SE"/>
              </w:rPr>
              <m:t>x</m:t>
            </m:r>
          </m:e>
        </m:nary>
      </m:oMath>
      <w:r w:rsidR="00F44789">
        <w:rPr>
          <w:rFonts w:eastAsiaTheme="minorEastAsia"/>
          <w:lang w:val="sv-SE"/>
        </w:rPr>
        <w:t xml:space="preserve"> = </w:t>
      </w:r>
      <w:r w:rsidR="0029762B">
        <w:rPr>
          <w:rFonts w:eastAsiaTheme="minorEastAsia"/>
          <w:lang w:val="sv-SE"/>
        </w:rPr>
        <w:t xml:space="preserve">SUS score </w:t>
      </w:r>
      <w:r w:rsidR="00BB3250">
        <w:rPr>
          <w:rFonts w:eastAsiaTheme="minorEastAsia"/>
          <w:lang w:val="sv-SE"/>
        </w:rPr>
        <w:t>amount</w:t>
      </w:r>
    </w:p>
    <w:p w14:paraId="7EDF3B08" w14:textId="42370910" w:rsidR="0078230A" w:rsidRDefault="0029762B" w:rsidP="00E04155">
      <w:pPr>
        <w:ind w:firstLine="0"/>
        <w:rPr>
          <w:rFonts w:eastAsiaTheme="minorEastAsia"/>
          <w:lang w:val="sv-SE"/>
        </w:rPr>
      </w:pPr>
      <m:oMath>
        <m:r>
          <w:rPr>
            <w:rFonts w:ascii="Cambria Math" w:hAnsi="Cambria Math"/>
            <w:lang w:val="sv-SE"/>
          </w:rPr>
          <m:t>n</m:t>
        </m:r>
      </m:oMath>
      <w:r w:rsidR="00530F91">
        <w:rPr>
          <w:rFonts w:eastAsiaTheme="minorEastAsia"/>
          <w:lang w:val="sv-SE"/>
        </w:rPr>
        <w:t xml:space="preserve"> = </w:t>
      </w:r>
      <w:r w:rsidR="00BE11BC">
        <w:rPr>
          <w:rFonts w:eastAsiaTheme="minorEastAsia"/>
          <w:lang w:val="sv-SE"/>
        </w:rPr>
        <w:t>amount of respondens</w:t>
      </w:r>
    </w:p>
    <w:p w14:paraId="29479EEE" w14:textId="29D98411" w:rsidR="00660A83" w:rsidRPr="00C92B2E" w:rsidRDefault="00CA3429" w:rsidP="00E04155">
      <w:pPr>
        <w:ind w:firstLine="0"/>
        <w:rPr>
          <w:rFonts w:eastAsiaTheme="minorEastAsia"/>
          <w:lang w:val="sv-SE"/>
        </w:rPr>
      </w:pPr>
      <w:r w:rsidRPr="00C92B2E">
        <w:rPr>
          <w:rFonts w:eastAsiaTheme="minorEastAsia"/>
          <w:lang w:val="sv-SE"/>
        </w:rPr>
        <w:t>H</w:t>
      </w:r>
      <w:r w:rsidR="009074AB" w:rsidRPr="00C92B2E">
        <w:rPr>
          <w:rFonts w:eastAsiaTheme="minorEastAsia"/>
          <w:lang w:val="sv-SE"/>
        </w:rPr>
        <w:t xml:space="preserve">asil </w:t>
      </w:r>
      <w:r w:rsidR="00C24A6D" w:rsidRPr="00C92B2E">
        <w:rPr>
          <w:rFonts w:eastAsiaTheme="minorEastAsia"/>
          <w:lang w:val="sv-SE"/>
        </w:rPr>
        <w:t>rekaptulasi</w:t>
      </w:r>
      <w:r w:rsidR="00687679" w:rsidRPr="00C92B2E">
        <w:rPr>
          <w:rFonts w:eastAsiaTheme="minorEastAsia"/>
          <w:lang w:val="sv-SE"/>
        </w:rPr>
        <w:t xml:space="preserve"> skor dengan metode SUS pada </w:t>
      </w:r>
      <w:r w:rsidR="009C776E" w:rsidRPr="00C92B2E">
        <w:rPr>
          <w:rFonts w:eastAsiaTheme="minorEastAsia"/>
          <w:lang w:val="sv-SE"/>
        </w:rPr>
        <w:t>1</w:t>
      </w:r>
      <w:r w:rsidR="00C82FF3" w:rsidRPr="00C92B2E">
        <w:rPr>
          <w:rFonts w:eastAsiaTheme="minorEastAsia"/>
          <w:lang w:val="sv-SE"/>
        </w:rPr>
        <w:t>5</w:t>
      </w:r>
      <w:r w:rsidR="009C776E" w:rsidRPr="00C92B2E">
        <w:rPr>
          <w:rFonts w:eastAsiaTheme="minorEastAsia"/>
          <w:lang w:val="sv-SE"/>
        </w:rPr>
        <w:t xml:space="preserve"> responden</w:t>
      </w:r>
      <w:r w:rsidRPr="00C92B2E">
        <w:rPr>
          <w:rFonts w:eastAsiaTheme="minorEastAsia"/>
          <w:lang w:val="sv-SE"/>
        </w:rPr>
        <w:t xml:space="preserve"> dapat dilihat pada tabel di bawah ini</w:t>
      </w:r>
    </w:p>
    <w:tbl>
      <w:tblPr>
        <w:tblW w:w="6882" w:type="dxa"/>
        <w:tblLook w:val="04A0" w:firstRow="1" w:lastRow="0" w:firstColumn="1" w:lastColumn="0" w:noHBand="0" w:noVBand="1"/>
      </w:tblPr>
      <w:tblGrid>
        <w:gridCol w:w="479"/>
        <w:gridCol w:w="479"/>
        <w:gridCol w:w="479"/>
        <w:gridCol w:w="479"/>
        <w:gridCol w:w="479"/>
        <w:gridCol w:w="479"/>
        <w:gridCol w:w="479"/>
        <w:gridCol w:w="479"/>
        <w:gridCol w:w="479"/>
        <w:gridCol w:w="590"/>
        <w:gridCol w:w="867"/>
        <w:gridCol w:w="2260"/>
      </w:tblGrid>
      <w:tr w:rsidR="00A25B7F" w:rsidRPr="00A25B7F" w14:paraId="5F1D00CB" w14:textId="77777777" w:rsidTr="00A25B7F">
        <w:trPr>
          <w:trHeight w:val="288"/>
        </w:trPr>
        <w:tc>
          <w:tcPr>
            <w:tcW w:w="3902"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6F50BB"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bookmarkStart w:id="62" w:name="_Hlk141025900"/>
            <w:r w:rsidRPr="00B31382">
              <w:rPr>
                <w:rFonts w:ascii="Calibri" w:eastAsia="Times New Roman" w:hAnsi="Calibri" w:cs="Calibri"/>
                <w:b/>
                <w:color w:val="000000"/>
                <w:sz w:val="22"/>
                <w:lang w:eastAsia="en-ID"/>
              </w:rPr>
              <w:t xml:space="preserve">Skor Hasil </w:t>
            </w:r>
            <w:proofErr w:type="spellStart"/>
            <w:r w:rsidRPr="00B31382">
              <w:rPr>
                <w:rFonts w:ascii="Calibri" w:eastAsia="Times New Roman" w:hAnsi="Calibri" w:cs="Calibri"/>
                <w:b/>
                <w:color w:val="000000"/>
                <w:sz w:val="22"/>
                <w:lang w:eastAsia="en-ID"/>
              </w:rPr>
              <w:t>Hitung</w:t>
            </w:r>
            <w:proofErr w:type="spellEnd"/>
            <w:r w:rsidRPr="00B31382">
              <w:rPr>
                <w:rFonts w:ascii="Calibri" w:eastAsia="Times New Roman" w:hAnsi="Calibri" w:cs="Calibri"/>
                <w:b/>
                <w:color w:val="000000"/>
                <w:sz w:val="22"/>
                <w:lang w:eastAsia="en-ID"/>
              </w:rPr>
              <w:t xml:space="preserve"> (Data </w:t>
            </w:r>
            <w:proofErr w:type="spellStart"/>
            <w:r w:rsidRPr="00B31382">
              <w:rPr>
                <w:rFonts w:ascii="Calibri" w:eastAsia="Times New Roman" w:hAnsi="Calibri" w:cs="Calibri"/>
                <w:b/>
                <w:color w:val="000000"/>
                <w:sz w:val="22"/>
                <w:lang w:eastAsia="en-ID"/>
              </w:rPr>
              <w:t>Contoh</w:t>
            </w:r>
            <w:proofErr w:type="spellEnd"/>
            <w:r w:rsidRPr="00B31382">
              <w:rPr>
                <w:rFonts w:ascii="Calibri" w:eastAsia="Times New Roman" w:hAnsi="Calibri" w:cs="Calibri"/>
                <w:b/>
                <w:color w:val="000000"/>
                <w:sz w:val="22"/>
                <w:lang w:eastAsia="en-ID"/>
              </w:rPr>
              <w:t>)</w:t>
            </w:r>
          </w:p>
        </w:tc>
        <w:tc>
          <w:tcPr>
            <w:tcW w:w="7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78F9BD"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proofErr w:type="spellStart"/>
            <w:r w:rsidRPr="00B31382">
              <w:rPr>
                <w:rFonts w:ascii="Calibri" w:eastAsia="Times New Roman" w:hAnsi="Calibri" w:cs="Calibri"/>
                <w:b/>
                <w:color w:val="000000"/>
                <w:sz w:val="22"/>
                <w:lang w:eastAsia="en-ID"/>
              </w:rPr>
              <w:t>Jumlah</w:t>
            </w:r>
            <w:proofErr w:type="spellEnd"/>
          </w:p>
        </w:tc>
        <w:tc>
          <w:tcPr>
            <w:tcW w:w="2260" w:type="dxa"/>
            <w:tcBorders>
              <w:top w:val="single" w:sz="4" w:space="0" w:color="auto"/>
              <w:left w:val="nil"/>
              <w:bottom w:val="nil"/>
              <w:right w:val="single" w:sz="4" w:space="0" w:color="auto"/>
            </w:tcBorders>
            <w:shd w:val="clear" w:color="auto" w:fill="auto"/>
            <w:noWrap/>
            <w:vAlign w:val="bottom"/>
            <w:hideMark/>
          </w:tcPr>
          <w:p w14:paraId="20119F67"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Nilai</w:t>
            </w:r>
          </w:p>
        </w:tc>
      </w:tr>
      <w:tr w:rsidR="00A25B7F" w:rsidRPr="00A25B7F" w14:paraId="5D419A0E"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76B4456F"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Q1</w:t>
            </w:r>
          </w:p>
        </w:tc>
        <w:tc>
          <w:tcPr>
            <w:tcW w:w="376" w:type="dxa"/>
            <w:tcBorders>
              <w:top w:val="nil"/>
              <w:left w:val="nil"/>
              <w:bottom w:val="single" w:sz="4" w:space="0" w:color="auto"/>
              <w:right w:val="single" w:sz="4" w:space="0" w:color="auto"/>
            </w:tcBorders>
            <w:shd w:val="clear" w:color="auto" w:fill="auto"/>
            <w:noWrap/>
            <w:vAlign w:val="bottom"/>
            <w:hideMark/>
          </w:tcPr>
          <w:p w14:paraId="7CD89D6B"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Q2</w:t>
            </w:r>
          </w:p>
        </w:tc>
        <w:tc>
          <w:tcPr>
            <w:tcW w:w="376" w:type="dxa"/>
            <w:tcBorders>
              <w:top w:val="nil"/>
              <w:left w:val="nil"/>
              <w:bottom w:val="single" w:sz="4" w:space="0" w:color="auto"/>
              <w:right w:val="single" w:sz="4" w:space="0" w:color="auto"/>
            </w:tcBorders>
            <w:shd w:val="clear" w:color="auto" w:fill="auto"/>
            <w:noWrap/>
            <w:vAlign w:val="bottom"/>
            <w:hideMark/>
          </w:tcPr>
          <w:p w14:paraId="1D1C19DE"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Q3</w:t>
            </w:r>
          </w:p>
        </w:tc>
        <w:tc>
          <w:tcPr>
            <w:tcW w:w="376" w:type="dxa"/>
            <w:tcBorders>
              <w:top w:val="nil"/>
              <w:left w:val="nil"/>
              <w:bottom w:val="single" w:sz="4" w:space="0" w:color="auto"/>
              <w:right w:val="single" w:sz="4" w:space="0" w:color="auto"/>
            </w:tcBorders>
            <w:shd w:val="clear" w:color="auto" w:fill="auto"/>
            <w:noWrap/>
            <w:vAlign w:val="bottom"/>
            <w:hideMark/>
          </w:tcPr>
          <w:p w14:paraId="5A192733"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Q4</w:t>
            </w:r>
          </w:p>
        </w:tc>
        <w:tc>
          <w:tcPr>
            <w:tcW w:w="376" w:type="dxa"/>
            <w:tcBorders>
              <w:top w:val="nil"/>
              <w:left w:val="nil"/>
              <w:bottom w:val="single" w:sz="4" w:space="0" w:color="auto"/>
              <w:right w:val="single" w:sz="4" w:space="0" w:color="auto"/>
            </w:tcBorders>
            <w:shd w:val="clear" w:color="auto" w:fill="auto"/>
            <w:noWrap/>
            <w:vAlign w:val="bottom"/>
            <w:hideMark/>
          </w:tcPr>
          <w:p w14:paraId="1201A94B"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Q5</w:t>
            </w:r>
          </w:p>
        </w:tc>
        <w:tc>
          <w:tcPr>
            <w:tcW w:w="376" w:type="dxa"/>
            <w:tcBorders>
              <w:top w:val="nil"/>
              <w:left w:val="nil"/>
              <w:bottom w:val="single" w:sz="4" w:space="0" w:color="auto"/>
              <w:right w:val="single" w:sz="4" w:space="0" w:color="auto"/>
            </w:tcBorders>
            <w:shd w:val="clear" w:color="auto" w:fill="auto"/>
            <w:noWrap/>
            <w:vAlign w:val="bottom"/>
            <w:hideMark/>
          </w:tcPr>
          <w:p w14:paraId="64C86CF3"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Q6</w:t>
            </w:r>
          </w:p>
        </w:tc>
        <w:tc>
          <w:tcPr>
            <w:tcW w:w="376" w:type="dxa"/>
            <w:tcBorders>
              <w:top w:val="nil"/>
              <w:left w:val="nil"/>
              <w:bottom w:val="single" w:sz="4" w:space="0" w:color="auto"/>
              <w:right w:val="single" w:sz="4" w:space="0" w:color="auto"/>
            </w:tcBorders>
            <w:shd w:val="clear" w:color="auto" w:fill="auto"/>
            <w:noWrap/>
            <w:vAlign w:val="bottom"/>
            <w:hideMark/>
          </w:tcPr>
          <w:p w14:paraId="780883C9"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Q7</w:t>
            </w:r>
          </w:p>
        </w:tc>
        <w:tc>
          <w:tcPr>
            <w:tcW w:w="376" w:type="dxa"/>
            <w:tcBorders>
              <w:top w:val="nil"/>
              <w:left w:val="nil"/>
              <w:bottom w:val="single" w:sz="4" w:space="0" w:color="auto"/>
              <w:right w:val="single" w:sz="4" w:space="0" w:color="auto"/>
            </w:tcBorders>
            <w:shd w:val="clear" w:color="auto" w:fill="auto"/>
            <w:noWrap/>
            <w:vAlign w:val="bottom"/>
            <w:hideMark/>
          </w:tcPr>
          <w:p w14:paraId="79B4AA3B"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Q8</w:t>
            </w:r>
          </w:p>
        </w:tc>
        <w:tc>
          <w:tcPr>
            <w:tcW w:w="376" w:type="dxa"/>
            <w:tcBorders>
              <w:top w:val="nil"/>
              <w:left w:val="nil"/>
              <w:bottom w:val="single" w:sz="4" w:space="0" w:color="auto"/>
              <w:right w:val="single" w:sz="4" w:space="0" w:color="auto"/>
            </w:tcBorders>
            <w:shd w:val="clear" w:color="auto" w:fill="auto"/>
            <w:noWrap/>
            <w:vAlign w:val="bottom"/>
            <w:hideMark/>
          </w:tcPr>
          <w:p w14:paraId="22F38F26"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Q9</w:t>
            </w:r>
          </w:p>
        </w:tc>
        <w:tc>
          <w:tcPr>
            <w:tcW w:w="518" w:type="dxa"/>
            <w:tcBorders>
              <w:top w:val="nil"/>
              <w:left w:val="nil"/>
              <w:bottom w:val="single" w:sz="4" w:space="0" w:color="auto"/>
              <w:right w:val="single" w:sz="4" w:space="0" w:color="auto"/>
            </w:tcBorders>
            <w:shd w:val="clear" w:color="auto" w:fill="auto"/>
            <w:noWrap/>
            <w:vAlign w:val="bottom"/>
            <w:hideMark/>
          </w:tcPr>
          <w:p w14:paraId="74C76610"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Q10</w:t>
            </w:r>
          </w:p>
        </w:tc>
        <w:tc>
          <w:tcPr>
            <w:tcW w:w="720" w:type="dxa"/>
            <w:vMerge/>
            <w:tcBorders>
              <w:top w:val="single" w:sz="4" w:space="0" w:color="auto"/>
              <w:left w:val="single" w:sz="4" w:space="0" w:color="auto"/>
              <w:bottom w:val="single" w:sz="4" w:space="0" w:color="000000"/>
              <w:right w:val="single" w:sz="4" w:space="0" w:color="auto"/>
            </w:tcBorders>
            <w:vAlign w:val="center"/>
            <w:hideMark/>
          </w:tcPr>
          <w:p w14:paraId="20A37C09" w14:textId="77777777" w:rsidR="00A25B7F" w:rsidRPr="00B31382" w:rsidRDefault="00A25B7F" w:rsidP="00A25B7F">
            <w:pPr>
              <w:spacing w:after="0" w:line="240" w:lineRule="auto"/>
              <w:ind w:firstLine="0"/>
              <w:jc w:val="left"/>
              <w:rPr>
                <w:rFonts w:ascii="Calibri" w:eastAsia="Times New Roman" w:hAnsi="Calibri" w:cs="Calibri"/>
                <w:b/>
                <w:color w:val="000000"/>
                <w:sz w:val="22"/>
                <w:lang w:eastAsia="en-ID"/>
              </w:rPr>
            </w:pPr>
          </w:p>
        </w:tc>
        <w:tc>
          <w:tcPr>
            <w:tcW w:w="2260" w:type="dxa"/>
            <w:tcBorders>
              <w:top w:val="nil"/>
              <w:left w:val="nil"/>
              <w:bottom w:val="single" w:sz="4" w:space="0" w:color="auto"/>
              <w:right w:val="single" w:sz="4" w:space="0" w:color="auto"/>
            </w:tcBorders>
            <w:shd w:val="clear" w:color="auto" w:fill="auto"/>
            <w:noWrap/>
            <w:vAlign w:val="bottom"/>
            <w:hideMark/>
          </w:tcPr>
          <w:p w14:paraId="3ADA2170"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w:t>
            </w:r>
            <w:proofErr w:type="spellStart"/>
            <w:r w:rsidRPr="00B31382">
              <w:rPr>
                <w:rFonts w:ascii="Calibri" w:eastAsia="Times New Roman" w:hAnsi="Calibri" w:cs="Calibri"/>
                <w:b/>
                <w:color w:val="000000"/>
                <w:sz w:val="22"/>
                <w:lang w:eastAsia="en-ID"/>
              </w:rPr>
              <w:t>Jumlah</w:t>
            </w:r>
            <w:proofErr w:type="spellEnd"/>
            <w:r w:rsidRPr="00B31382">
              <w:rPr>
                <w:rFonts w:ascii="Calibri" w:eastAsia="Times New Roman" w:hAnsi="Calibri" w:cs="Calibri"/>
                <w:b/>
                <w:color w:val="000000"/>
                <w:sz w:val="22"/>
                <w:lang w:eastAsia="en-ID"/>
              </w:rPr>
              <w:t xml:space="preserve"> x 2.5)</w:t>
            </w:r>
          </w:p>
        </w:tc>
      </w:tr>
      <w:tr w:rsidR="00A25B7F" w:rsidRPr="00A25B7F" w14:paraId="44A677D5"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38BFF928"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7C646DA"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4C98F26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229972FA"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73DCB4D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7511812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B949D18"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4F5B7929"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0343F2C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518" w:type="dxa"/>
            <w:tcBorders>
              <w:top w:val="nil"/>
              <w:left w:val="nil"/>
              <w:bottom w:val="single" w:sz="4" w:space="0" w:color="auto"/>
              <w:right w:val="single" w:sz="4" w:space="0" w:color="auto"/>
            </w:tcBorders>
            <w:shd w:val="clear" w:color="auto" w:fill="auto"/>
            <w:noWrap/>
            <w:vAlign w:val="bottom"/>
            <w:hideMark/>
          </w:tcPr>
          <w:p w14:paraId="60C4E6A6"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7CD156E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33</w:t>
            </w:r>
          </w:p>
        </w:tc>
        <w:tc>
          <w:tcPr>
            <w:tcW w:w="2260" w:type="dxa"/>
            <w:tcBorders>
              <w:top w:val="nil"/>
              <w:left w:val="nil"/>
              <w:bottom w:val="single" w:sz="4" w:space="0" w:color="auto"/>
              <w:right w:val="single" w:sz="4" w:space="0" w:color="auto"/>
            </w:tcBorders>
            <w:shd w:val="clear" w:color="auto" w:fill="auto"/>
            <w:noWrap/>
            <w:vAlign w:val="bottom"/>
            <w:hideMark/>
          </w:tcPr>
          <w:p w14:paraId="05FFE2A5"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83</w:t>
            </w:r>
          </w:p>
        </w:tc>
      </w:tr>
      <w:tr w:rsidR="00A25B7F" w:rsidRPr="00A25B7F" w14:paraId="003D6217"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4150007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52DD5A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A694E84"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74F5ED4D"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199D8A8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4BD811B8"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B2C8DE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74D548D"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2CB1797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518" w:type="dxa"/>
            <w:tcBorders>
              <w:top w:val="nil"/>
              <w:left w:val="nil"/>
              <w:bottom w:val="single" w:sz="4" w:space="0" w:color="auto"/>
              <w:right w:val="single" w:sz="4" w:space="0" w:color="auto"/>
            </w:tcBorders>
            <w:shd w:val="clear" w:color="auto" w:fill="auto"/>
            <w:noWrap/>
            <w:vAlign w:val="bottom"/>
            <w:hideMark/>
          </w:tcPr>
          <w:p w14:paraId="2F8CC42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464F1AA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32</w:t>
            </w:r>
          </w:p>
        </w:tc>
        <w:tc>
          <w:tcPr>
            <w:tcW w:w="2260" w:type="dxa"/>
            <w:tcBorders>
              <w:top w:val="nil"/>
              <w:left w:val="nil"/>
              <w:bottom w:val="single" w:sz="4" w:space="0" w:color="auto"/>
              <w:right w:val="single" w:sz="4" w:space="0" w:color="auto"/>
            </w:tcBorders>
            <w:shd w:val="clear" w:color="auto" w:fill="auto"/>
            <w:noWrap/>
            <w:vAlign w:val="bottom"/>
            <w:hideMark/>
          </w:tcPr>
          <w:p w14:paraId="63BDB7B4"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80</w:t>
            </w:r>
          </w:p>
        </w:tc>
      </w:tr>
      <w:tr w:rsidR="00A25B7F" w:rsidRPr="00A25B7F" w14:paraId="7D279B9F"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4DE8BCD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74A12539"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651DEED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4861C1E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695842B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7A0415C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09C3A4EC"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19AA58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14CC59C6"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518" w:type="dxa"/>
            <w:tcBorders>
              <w:top w:val="nil"/>
              <w:left w:val="nil"/>
              <w:bottom w:val="single" w:sz="4" w:space="0" w:color="auto"/>
              <w:right w:val="single" w:sz="4" w:space="0" w:color="auto"/>
            </w:tcBorders>
            <w:shd w:val="clear" w:color="auto" w:fill="auto"/>
            <w:noWrap/>
            <w:vAlign w:val="bottom"/>
            <w:hideMark/>
          </w:tcPr>
          <w:p w14:paraId="7E9CC9D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5FF7E67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33</w:t>
            </w:r>
          </w:p>
        </w:tc>
        <w:tc>
          <w:tcPr>
            <w:tcW w:w="2260" w:type="dxa"/>
            <w:tcBorders>
              <w:top w:val="nil"/>
              <w:left w:val="nil"/>
              <w:bottom w:val="single" w:sz="4" w:space="0" w:color="auto"/>
              <w:right w:val="single" w:sz="4" w:space="0" w:color="auto"/>
            </w:tcBorders>
            <w:shd w:val="clear" w:color="auto" w:fill="auto"/>
            <w:noWrap/>
            <w:vAlign w:val="bottom"/>
            <w:hideMark/>
          </w:tcPr>
          <w:p w14:paraId="44514743"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83</w:t>
            </w:r>
          </w:p>
        </w:tc>
      </w:tr>
      <w:tr w:rsidR="00A25B7F" w:rsidRPr="00A25B7F" w14:paraId="52543052"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738A0B2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11DA189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76EEB28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E438BB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1</w:t>
            </w:r>
          </w:p>
        </w:tc>
        <w:tc>
          <w:tcPr>
            <w:tcW w:w="376" w:type="dxa"/>
            <w:tcBorders>
              <w:top w:val="nil"/>
              <w:left w:val="nil"/>
              <w:bottom w:val="single" w:sz="4" w:space="0" w:color="auto"/>
              <w:right w:val="single" w:sz="4" w:space="0" w:color="auto"/>
            </w:tcBorders>
            <w:shd w:val="clear" w:color="auto" w:fill="auto"/>
            <w:noWrap/>
            <w:vAlign w:val="bottom"/>
            <w:hideMark/>
          </w:tcPr>
          <w:p w14:paraId="40536E1A"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5BB3C2F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1</w:t>
            </w:r>
          </w:p>
        </w:tc>
        <w:tc>
          <w:tcPr>
            <w:tcW w:w="376" w:type="dxa"/>
            <w:tcBorders>
              <w:top w:val="nil"/>
              <w:left w:val="nil"/>
              <w:bottom w:val="single" w:sz="4" w:space="0" w:color="auto"/>
              <w:right w:val="single" w:sz="4" w:space="0" w:color="auto"/>
            </w:tcBorders>
            <w:shd w:val="clear" w:color="auto" w:fill="auto"/>
            <w:noWrap/>
            <w:vAlign w:val="bottom"/>
            <w:hideMark/>
          </w:tcPr>
          <w:p w14:paraId="1A4C8B8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05917A2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909232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518" w:type="dxa"/>
            <w:tcBorders>
              <w:top w:val="nil"/>
              <w:left w:val="nil"/>
              <w:bottom w:val="single" w:sz="4" w:space="0" w:color="auto"/>
              <w:right w:val="single" w:sz="4" w:space="0" w:color="auto"/>
            </w:tcBorders>
            <w:shd w:val="clear" w:color="auto" w:fill="auto"/>
            <w:noWrap/>
            <w:vAlign w:val="bottom"/>
            <w:hideMark/>
          </w:tcPr>
          <w:p w14:paraId="2E95A2D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3D94397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23</w:t>
            </w:r>
          </w:p>
        </w:tc>
        <w:tc>
          <w:tcPr>
            <w:tcW w:w="2260" w:type="dxa"/>
            <w:tcBorders>
              <w:top w:val="nil"/>
              <w:left w:val="nil"/>
              <w:bottom w:val="single" w:sz="4" w:space="0" w:color="auto"/>
              <w:right w:val="single" w:sz="4" w:space="0" w:color="auto"/>
            </w:tcBorders>
            <w:shd w:val="clear" w:color="auto" w:fill="auto"/>
            <w:noWrap/>
            <w:vAlign w:val="bottom"/>
            <w:hideMark/>
          </w:tcPr>
          <w:p w14:paraId="7A6D68A3"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58</w:t>
            </w:r>
          </w:p>
        </w:tc>
      </w:tr>
      <w:tr w:rsidR="00A25B7F" w:rsidRPr="00A25B7F" w14:paraId="44A9A9F8"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02CEA46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4C863C3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54BFFAC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64052A2A"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52F8718"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7B5E648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6F4393D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0E8A8DAC"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7469C3BE"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518" w:type="dxa"/>
            <w:tcBorders>
              <w:top w:val="nil"/>
              <w:left w:val="nil"/>
              <w:bottom w:val="single" w:sz="4" w:space="0" w:color="auto"/>
              <w:right w:val="single" w:sz="4" w:space="0" w:color="auto"/>
            </w:tcBorders>
            <w:shd w:val="clear" w:color="auto" w:fill="auto"/>
            <w:noWrap/>
            <w:vAlign w:val="bottom"/>
            <w:hideMark/>
          </w:tcPr>
          <w:p w14:paraId="18873C1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171855A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28</w:t>
            </w:r>
          </w:p>
        </w:tc>
        <w:tc>
          <w:tcPr>
            <w:tcW w:w="2260" w:type="dxa"/>
            <w:tcBorders>
              <w:top w:val="nil"/>
              <w:left w:val="nil"/>
              <w:bottom w:val="single" w:sz="4" w:space="0" w:color="auto"/>
              <w:right w:val="single" w:sz="4" w:space="0" w:color="auto"/>
            </w:tcBorders>
            <w:shd w:val="clear" w:color="auto" w:fill="auto"/>
            <w:noWrap/>
            <w:vAlign w:val="bottom"/>
            <w:hideMark/>
          </w:tcPr>
          <w:p w14:paraId="1B9BD792"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70</w:t>
            </w:r>
          </w:p>
        </w:tc>
      </w:tr>
      <w:tr w:rsidR="00A25B7F" w:rsidRPr="00A25B7F" w14:paraId="19B23A80"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3BEA763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2CC5339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24599A2D"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1C7C7429"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6D810B2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2</w:t>
            </w:r>
          </w:p>
        </w:tc>
        <w:tc>
          <w:tcPr>
            <w:tcW w:w="376" w:type="dxa"/>
            <w:tcBorders>
              <w:top w:val="nil"/>
              <w:left w:val="nil"/>
              <w:bottom w:val="single" w:sz="4" w:space="0" w:color="auto"/>
              <w:right w:val="single" w:sz="4" w:space="0" w:color="auto"/>
            </w:tcBorders>
            <w:shd w:val="clear" w:color="auto" w:fill="auto"/>
            <w:noWrap/>
            <w:vAlign w:val="bottom"/>
            <w:hideMark/>
          </w:tcPr>
          <w:p w14:paraId="0A94E0B6"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2</w:t>
            </w:r>
          </w:p>
        </w:tc>
        <w:tc>
          <w:tcPr>
            <w:tcW w:w="376" w:type="dxa"/>
            <w:tcBorders>
              <w:top w:val="nil"/>
              <w:left w:val="nil"/>
              <w:bottom w:val="single" w:sz="4" w:space="0" w:color="auto"/>
              <w:right w:val="single" w:sz="4" w:space="0" w:color="auto"/>
            </w:tcBorders>
            <w:shd w:val="clear" w:color="auto" w:fill="auto"/>
            <w:noWrap/>
            <w:vAlign w:val="bottom"/>
            <w:hideMark/>
          </w:tcPr>
          <w:p w14:paraId="0C7D530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EE5F946"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1798B6D8"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518" w:type="dxa"/>
            <w:tcBorders>
              <w:top w:val="nil"/>
              <w:left w:val="nil"/>
              <w:bottom w:val="single" w:sz="4" w:space="0" w:color="auto"/>
              <w:right w:val="single" w:sz="4" w:space="0" w:color="auto"/>
            </w:tcBorders>
            <w:shd w:val="clear" w:color="auto" w:fill="auto"/>
            <w:noWrap/>
            <w:vAlign w:val="bottom"/>
            <w:hideMark/>
          </w:tcPr>
          <w:p w14:paraId="58AB29B9"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396C935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25</w:t>
            </w:r>
          </w:p>
        </w:tc>
        <w:tc>
          <w:tcPr>
            <w:tcW w:w="2260" w:type="dxa"/>
            <w:tcBorders>
              <w:top w:val="nil"/>
              <w:left w:val="nil"/>
              <w:bottom w:val="single" w:sz="4" w:space="0" w:color="auto"/>
              <w:right w:val="single" w:sz="4" w:space="0" w:color="auto"/>
            </w:tcBorders>
            <w:shd w:val="clear" w:color="auto" w:fill="auto"/>
            <w:noWrap/>
            <w:vAlign w:val="bottom"/>
            <w:hideMark/>
          </w:tcPr>
          <w:p w14:paraId="155C86F6"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63</w:t>
            </w:r>
          </w:p>
        </w:tc>
      </w:tr>
      <w:tr w:rsidR="00A25B7F" w:rsidRPr="00A25B7F" w14:paraId="76D24CFE"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657AFDA4"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A615EC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447F0A0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58B1B9A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52B9A6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64CF226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7966CF9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783679FE"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5CF2F0A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518" w:type="dxa"/>
            <w:tcBorders>
              <w:top w:val="nil"/>
              <w:left w:val="nil"/>
              <w:bottom w:val="single" w:sz="4" w:space="0" w:color="auto"/>
              <w:right w:val="single" w:sz="4" w:space="0" w:color="auto"/>
            </w:tcBorders>
            <w:shd w:val="clear" w:color="auto" w:fill="auto"/>
            <w:noWrap/>
            <w:vAlign w:val="bottom"/>
            <w:hideMark/>
          </w:tcPr>
          <w:p w14:paraId="6F06CF04"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7340CDED"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36</w:t>
            </w:r>
          </w:p>
        </w:tc>
        <w:tc>
          <w:tcPr>
            <w:tcW w:w="2260" w:type="dxa"/>
            <w:tcBorders>
              <w:top w:val="nil"/>
              <w:left w:val="nil"/>
              <w:bottom w:val="single" w:sz="4" w:space="0" w:color="auto"/>
              <w:right w:val="single" w:sz="4" w:space="0" w:color="auto"/>
            </w:tcBorders>
            <w:shd w:val="clear" w:color="auto" w:fill="auto"/>
            <w:noWrap/>
            <w:vAlign w:val="bottom"/>
            <w:hideMark/>
          </w:tcPr>
          <w:p w14:paraId="1828F882"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90</w:t>
            </w:r>
          </w:p>
        </w:tc>
      </w:tr>
      <w:tr w:rsidR="00A25B7F" w:rsidRPr="00A25B7F" w14:paraId="3AEB42DE"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7CE0AE3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5287B32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376" w:type="dxa"/>
            <w:tcBorders>
              <w:top w:val="nil"/>
              <w:left w:val="nil"/>
              <w:bottom w:val="single" w:sz="4" w:space="0" w:color="auto"/>
              <w:right w:val="single" w:sz="4" w:space="0" w:color="auto"/>
            </w:tcBorders>
            <w:shd w:val="clear" w:color="auto" w:fill="auto"/>
            <w:noWrap/>
            <w:vAlign w:val="bottom"/>
            <w:hideMark/>
          </w:tcPr>
          <w:p w14:paraId="3AF14DF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5648D24C"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1</w:t>
            </w:r>
          </w:p>
        </w:tc>
        <w:tc>
          <w:tcPr>
            <w:tcW w:w="376" w:type="dxa"/>
            <w:tcBorders>
              <w:top w:val="nil"/>
              <w:left w:val="nil"/>
              <w:bottom w:val="single" w:sz="4" w:space="0" w:color="auto"/>
              <w:right w:val="single" w:sz="4" w:space="0" w:color="auto"/>
            </w:tcBorders>
            <w:shd w:val="clear" w:color="auto" w:fill="auto"/>
            <w:noWrap/>
            <w:vAlign w:val="bottom"/>
            <w:hideMark/>
          </w:tcPr>
          <w:p w14:paraId="42B8981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EAF3BBD"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1</w:t>
            </w:r>
          </w:p>
        </w:tc>
        <w:tc>
          <w:tcPr>
            <w:tcW w:w="376" w:type="dxa"/>
            <w:tcBorders>
              <w:top w:val="nil"/>
              <w:left w:val="nil"/>
              <w:bottom w:val="single" w:sz="4" w:space="0" w:color="auto"/>
              <w:right w:val="single" w:sz="4" w:space="0" w:color="auto"/>
            </w:tcBorders>
            <w:shd w:val="clear" w:color="auto" w:fill="auto"/>
            <w:noWrap/>
            <w:vAlign w:val="bottom"/>
            <w:hideMark/>
          </w:tcPr>
          <w:p w14:paraId="6393A0E4"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19045DD"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376" w:type="dxa"/>
            <w:tcBorders>
              <w:top w:val="nil"/>
              <w:left w:val="nil"/>
              <w:bottom w:val="single" w:sz="4" w:space="0" w:color="auto"/>
              <w:right w:val="single" w:sz="4" w:space="0" w:color="auto"/>
            </w:tcBorders>
            <w:shd w:val="clear" w:color="auto" w:fill="auto"/>
            <w:noWrap/>
            <w:vAlign w:val="bottom"/>
            <w:hideMark/>
          </w:tcPr>
          <w:p w14:paraId="06D4EC8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518" w:type="dxa"/>
            <w:tcBorders>
              <w:top w:val="nil"/>
              <w:left w:val="nil"/>
              <w:bottom w:val="single" w:sz="4" w:space="0" w:color="auto"/>
              <w:right w:val="single" w:sz="4" w:space="0" w:color="auto"/>
            </w:tcBorders>
            <w:shd w:val="clear" w:color="auto" w:fill="auto"/>
            <w:noWrap/>
            <w:vAlign w:val="bottom"/>
            <w:hideMark/>
          </w:tcPr>
          <w:p w14:paraId="3181D3B3" w14:textId="43EDCEBA" w:rsidR="00A25B7F" w:rsidRPr="00B31382" w:rsidRDefault="00C82FF3"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5CA354C4"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20</w:t>
            </w:r>
          </w:p>
        </w:tc>
        <w:tc>
          <w:tcPr>
            <w:tcW w:w="2260" w:type="dxa"/>
            <w:tcBorders>
              <w:top w:val="nil"/>
              <w:left w:val="nil"/>
              <w:bottom w:val="single" w:sz="4" w:space="0" w:color="auto"/>
              <w:right w:val="single" w:sz="4" w:space="0" w:color="auto"/>
            </w:tcBorders>
            <w:shd w:val="clear" w:color="auto" w:fill="auto"/>
            <w:noWrap/>
            <w:vAlign w:val="bottom"/>
            <w:hideMark/>
          </w:tcPr>
          <w:p w14:paraId="00F7BBC6"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50</w:t>
            </w:r>
          </w:p>
        </w:tc>
      </w:tr>
      <w:tr w:rsidR="00A25B7F" w:rsidRPr="00A25B7F" w14:paraId="5901CEB0"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6E71115E"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02B43CD6"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578E909E"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134EE40E"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548FB1B8"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27A1C85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1</w:t>
            </w:r>
          </w:p>
        </w:tc>
        <w:tc>
          <w:tcPr>
            <w:tcW w:w="376" w:type="dxa"/>
            <w:tcBorders>
              <w:top w:val="nil"/>
              <w:left w:val="nil"/>
              <w:bottom w:val="single" w:sz="4" w:space="0" w:color="auto"/>
              <w:right w:val="single" w:sz="4" w:space="0" w:color="auto"/>
            </w:tcBorders>
            <w:shd w:val="clear" w:color="auto" w:fill="auto"/>
            <w:noWrap/>
            <w:vAlign w:val="bottom"/>
            <w:hideMark/>
          </w:tcPr>
          <w:p w14:paraId="0490A6E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C5F9CD9"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B10FBC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518" w:type="dxa"/>
            <w:tcBorders>
              <w:top w:val="nil"/>
              <w:left w:val="nil"/>
              <w:bottom w:val="single" w:sz="4" w:space="0" w:color="auto"/>
              <w:right w:val="single" w:sz="4" w:space="0" w:color="auto"/>
            </w:tcBorders>
            <w:shd w:val="clear" w:color="auto" w:fill="auto"/>
            <w:noWrap/>
            <w:vAlign w:val="bottom"/>
            <w:hideMark/>
          </w:tcPr>
          <w:p w14:paraId="159733E5" w14:textId="1BDD0FD2" w:rsidR="00A25B7F" w:rsidRPr="00B31382" w:rsidRDefault="00C82FF3"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64AE99AD"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24</w:t>
            </w:r>
          </w:p>
        </w:tc>
        <w:tc>
          <w:tcPr>
            <w:tcW w:w="2260" w:type="dxa"/>
            <w:tcBorders>
              <w:top w:val="nil"/>
              <w:left w:val="nil"/>
              <w:bottom w:val="single" w:sz="4" w:space="0" w:color="auto"/>
              <w:right w:val="single" w:sz="4" w:space="0" w:color="auto"/>
            </w:tcBorders>
            <w:shd w:val="clear" w:color="auto" w:fill="auto"/>
            <w:noWrap/>
            <w:vAlign w:val="bottom"/>
            <w:hideMark/>
          </w:tcPr>
          <w:p w14:paraId="194A789D"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60</w:t>
            </w:r>
          </w:p>
        </w:tc>
      </w:tr>
      <w:tr w:rsidR="00A25B7F" w:rsidRPr="00A25B7F" w14:paraId="6CC8C8DD"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356323DC"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763744E"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7D71B5D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0E58F8D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064EB80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14F7BF2A"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7F6D6C1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23D7E92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2D172A6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518" w:type="dxa"/>
            <w:tcBorders>
              <w:top w:val="nil"/>
              <w:left w:val="nil"/>
              <w:bottom w:val="single" w:sz="4" w:space="0" w:color="auto"/>
              <w:right w:val="single" w:sz="4" w:space="0" w:color="auto"/>
            </w:tcBorders>
            <w:shd w:val="clear" w:color="auto" w:fill="auto"/>
            <w:noWrap/>
            <w:vAlign w:val="bottom"/>
            <w:hideMark/>
          </w:tcPr>
          <w:p w14:paraId="6CC2404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7327D61A"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31</w:t>
            </w:r>
          </w:p>
        </w:tc>
        <w:tc>
          <w:tcPr>
            <w:tcW w:w="2260" w:type="dxa"/>
            <w:tcBorders>
              <w:top w:val="nil"/>
              <w:left w:val="nil"/>
              <w:bottom w:val="single" w:sz="4" w:space="0" w:color="auto"/>
              <w:right w:val="single" w:sz="4" w:space="0" w:color="auto"/>
            </w:tcBorders>
            <w:shd w:val="clear" w:color="auto" w:fill="auto"/>
            <w:noWrap/>
            <w:vAlign w:val="bottom"/>
            <w:hideMark/>
          </w:tcPr>
          <w:p w14:paraId="5A4D9137"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78</w:t>
            </w:r>
          </w:p>
        </w:tc>
      </w:tr>
      <w:tr w:rsidR="00A25B7F" w:rsidRPr="00A25B7F" w14:paraId="264EE726"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6DCEB6FA"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2E4E75D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130C0EB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509DC9F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5058EA4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7E1FB94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221471DA"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0560789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60FDE0E9"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518" w:type="dxa"/>
            <w:tcBorders>
              <w:top w:val="nil"/>
              <w:left w:val="nil"/>
              <w:bottom w:val="single" w:sz="4" w:space="0" w:color="auto"/>
              <w:right w:val="single" w:sz="4" w:space="0" w:color="auto"/>
            </w:tcBorders>
            <w:shd w:val="clear" w:color="auto" w:fill="auto"/>
            <w:noWrap/>
            <w:vAlign w:val="bottom"/>
            <w:hideMark/>
          </w:tcPr>
          <w:p w14:paraId="06AA381E"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4B3798D6"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36</w:t>
            </w:r>
          </w:p>
        </w:tc>
        <w:tc>
          <w:tcPr>
            <w:tcW w:w="2260" w:type="dxa"/>
            <w:tcBorders>
              <w:top w:val="nil"/>
              <w:left w:val="nil"/>
              <w:bottom w:val="single" w:sz="4" w:space="0" w:color="auto"/>
              <w:right w:val="single" w:sz="4" w:space="0" w:color="auto"/>
            </w:tcBorders>
            <w:shd w:val="clear" w:color="auto" w:fill="auto"/>
            <w:noWrap/>
            <w:vAlign w:val="bottom"/>
            <w:hideMark/>
          </w:tcPr>
          <w:p w14:paraId="2EEF1D97"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90</w:t>
            </w:r>
          </w:p>
        </w:tc>
      </w:tr>
      <w:tr w:rsidR="00A25B7F" w:rsidRPr="00A25B7F" w14:paraId="37A46EA4"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3C06669C"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5C9B454A"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4BBE00D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5332696E"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5003857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22309C8"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053B0D4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457A4666"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7EEB8174"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518" w:type="dxa"/>
            <w:tcBorders>
              <w:top w:val="nil"/>
              <w:left w:val="nil"/>
              <w:bottom w:val="single" w:sz="4" w:space="0" w:color="auto"/>
              <w:right w:val="single" w:sz="4" w:space="0" w:color="auto"/>
            </w:tcBorders>
            <w:shd w:val="clear" w:color="auto" w:fill="auto"/>
            <w:noWrap/>
            <w:vAlign w:val="bottom"/>
            <w:hideMark/>
          </w:tcPr>
          <w:p w14:paraId="2BD24D8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3DF42C3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36</w:t>
            </w:r>
          </w:p>
        </w:tc>
        <w:tc>
          <w:tcPr>
            <w:tcW w:w="2260" w:type="dxa"/>
            <w:tcBorders>
              <w:top w:val="nil"/>
              <w:left w:val="nil"/>
              <w:bottom w:val="single" w:sz="4" w:space="0" w:color="auto"/>
              <w:right w:val="single" w:sz="4" w:space="0" w:color="auto"/>
            </w:tcBorders>
            <w:shd w:val="clear" w:color="auto" w:fill="auto"/>
            <w:noWrap/>
            <w:vAlign w:val="bottom"/>
            <w:hideMark/>
          </w:tcPr>
          <w:p w14:paraId="5B506E4D"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90</w:t>
            </w:r>
          </w:p>
        </w:tc>
      </w:tr>
      <w:tr w:rsidR="00A25B7F" w:rsidRPr="00A25B7F" w14:paraId="795B3505"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3A356E48"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2ED49EC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2DDC9508"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024E3218"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0CE4829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571788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5D289B1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79D2685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17F8D6A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518" w:type="dxa"/>
            <w:tcBorders>
              <w:top w:val="nil"/>
              <w:left w:val="nil"/>
              <w:bottom w:val="single" w:sz="4" w:space="0" w:color="auto"/>
              <w:right w:val="single" w:sz="4" w:space="0" w:color="auto"/>
            </w:tcBorders>
            <w:shd w:val="clear" w:color="auto" w:fill="auto"/>
            <w:noWrap/>
            <w:vAlign w:val="bottom"/>
            <w:hideMark/>
          </w:tcPr>
          <w:p w14:paraId="404F7572" w14:textId="50D0B921" w:rsidR="00A25B7F" w:rsidRPr="00B31382" w:rsidRDefault="00C82FF3"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435979C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37</w:t>
            </w:r>
          </w:p>
        </w:tc>
        <w:tc>
          <w:tcPr>
            <w:tcW w:w="2260" w:type="dxa"/>
            <w:tcBorders>
              <w:top w:val="nil"/>
              <w:left w:val="nil"/>
              <w:bottom w:val="single" w:sz="4" w:space="0" w:color="auto"/>
              <w:right w:val="single" w:sz="4" w:space="0" w:color="auto"/>
            </w:tcBorders>
            <w:shd w:val="clear" w:color="auto" w:fill="auto"/>
            <w:noWrap/>
            <w:vAlign w:val="bottom"/>
            <w:hideMark/>
          </w:tcPr>
          <w:p w14:paraId="5AA14EDC"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93</w:t>
            </w:r>
          </w:p>
        </w:tc>
      </w:tr>
      <w:tr w:rsidR="00A25B7F" w:rsidRPr="00A25B7F" w14:paraId="386B06CD"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3B0DFE9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22EDF2B4"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1D84AE2C"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061A8C1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437D8B2D"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42510CFF"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A6C6FB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6D05F06E"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17E593F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518" w:type="dxa"/>
            <w:tcBorders>
              <w:top w:val="nil"/>
              <w:left w:val="nil"/>
              <w:bottom w:val="single" w:sz="4" w:space="0" w:color="auto"/>
              <w:right w:val="single" w:sz="4" w:space="0" w:color="auto"/>
            </w:tcBorders>
            <w:shd w:val="clear" w:color="auto" w:fill="auto"/>
            <w:noWrap/>
            <w:vAlign w:val="bottom"/>
            <w:hideMark/>
          </w:tcPr>
          <w:p w14:paraId="5D6A22B3"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4BC2212A"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36</w:t>
            </w:r>
          </w:p>
        </w:tc>
        <w:tc>
          <w:tcPr>
            <w:tcW w:w="2260" w:type="dxa"/>
            <w:tcBorders>
              <w:top w:val="nil"/>
              <w:left w:val="nil"/>
              <w:bottom w:val="single" w:sz="4" w:space="0" w:color="auto"/>
              <w:right w:val="single" w:sz="4" w:space="0" w:color="auto"/>
            </w:tcBorders>
            <w:shd w:val="clear" w:color="auto" w:fill="auto"/>
            <w:noWrap/>
            <w:vAlign w:val="bottom"/>
            <w:hideMark/>
          </w:tcPr>
          <w:p w14:paraId="717F36ED"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90</w:t>
            </w:r>
          </w:p>
        </w:tc>
      </w:tr>
      <w:tr w:rsidR="00A25B7F" w:rsidRPr="00A25B7F" w14:paraId="44AFE797" w14:textId="77777777" w:rsidTr="00A25B7F">
        <w:trPr>
          <w:trHeight w:val="288"/>
        </w:trPr>
        <w:tc>
          <w:tcPr>
            <w:tcW w:w="376" w:type="dxa"/>
            <w:tcBorders>
              <w:top w:val="nil"/>
              <w:left w:val="single" w:sz="4" w:space="0" w:color="auto"/>
              <w:bottom w:val="single" w:sz="4" w:space="0" w:color="auto"/>
              <w:right w:val="single" w:sz="4" w:space="0" w:color="auto"/>
            </w:tcBorders>
            <w:shd w:val="clear" w:color="auto" w:fill="auto"/>
            <w:noWrap/>
            <w:vAlign w:val="bottom"/>
            <w:hideMark/>
          </w:tcPr>
          <w:p w14:paraId="7CF0C51B"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4</w:t>
            </w:r>
          </w:p>
        </w:tc>
        <w:tc>
          <w:tcPr>
            <w:tcW w:w="376" w:type="dxa"/>
            <w:tcBorders>
              <w:top w:val="nil"/>
              <w:left w:val="nil"/>
              <w:bottom w:val="single" w:sz="4" w:space="0" w:color="auto"/>
              <w:right w:val="single" w:sz="4" w:space="0" w:color="auto"/>
            </w:tcBorders>
            <w:shd w:val="clear" w:color="auto" w:fill="auto"/>
            <w:noWrap/>
            <w:vAlign w:val="bottom"/>
            <w:hideMark/>
          </w:tcPr>
          <w:p w14:paraId="3BC68675"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4A2114D7"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722949E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35042B69"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7C02198E"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779B688D"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2006CEC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376" w:type="dxa"/>
            <w:tcBorders>
              <w:top w:val="nil"/>
              <w:left w:val="nil"/>
              <w:bottom w:val="single" w:sz="4" w:space="0" w:color="auto"/>
              <w:right w:val="single" w:sz="4" w:space="0" w:color="auto"/>
            </w:tcBorders>
            <w:shd w:val="clear" w:color="auto" w:fill="auto"/>
            <w:noWrap/>
            <w:vAlign w:val="bottom"/>
            <w:hideMark/>
          </w:tcPr>
          <w:p w14:paraId="40367A62"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3</w:t>
            </w:r>
          </w:p>
        </w:tc>
        <w:tc>
          <w:tcPr>
            <w:tcW w:w="518" w:type="dxa"/>
            <w:tcBorders>
              <w:top w:val="nil"/>
              <w:left w:val="nil"/>
              <w:bottom w:val="single" w:sz="4" w:space="0" w:color="auto"/>
              <w:right w:val="single" w:sz="4" w:space="0" w:color="auto"/>
            </w:tcBorders>
            <w:shd w:val="clear" w:color="auto" w:fill="auto"/>
            <w:noWrap/>
            <w:vAlign w:val="bottom"/>
            <w:hideMark/>
          </w:tcPr>
          <w:p w14:paraId="0501EB41"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0</w:t>
            </w:r>
          </w:p>
        </w:tc>
        <w:tc>
          <w:tcPr>
            <w:tcW w:w="720" w:type="dxa"/>
            <w:tcBorders>
              <w:top w:val="nil"/>
              <w:left w:val="nil"/>
              <w:bottom w:val="single" w:sz="4" w:space="0" w:color="auto"/>
              <w:right w:val="single" w:sz="4" w:space="0" w:color="auto"/>
            </w:tcBorders>
            <w:shd w:val="clear" w:color="auto" w:fill="auto"/>
            <w:noWrap/>
            <w:vAlign w:val="bottom"/>
            <w:hideMark/>
          </w:tcPr>
          <w:p w14:paraId="35AAD470" w14:textId="77777777" w:rsidR="00A25B7F" w:rsidRPr="00B31382" w:rsidRDefault="00A25B7F" w:rsidP="00A25B7F">
            <w:pPr>
              <w:spacing w:after="0" w:line="240" w:lineRule="auto"/>
              <w:ind w:firstLine="0"/>
              <w:jc w:val="center"/>
              <w:rPr>
                <w:rFonts w:ascii="Calibri" w:eastAsia="Times New Roman" w:hAnsi="Calibri" w:cs="Calibri"/>
                <w:b/>
                <w:sz w:val="22"/>
                <w:lang w:eastAsia="en-ID"/>
              </w:rPr>
            </w:pPr>
            <w:r w:rsidRPr="00B31382">
              <w:rPr>
                <w:rFonts w:ascii="Calibri" w:eastAsia="Times New Roman" w:hAnsi="Calibri" w:cs="Calibri"/>
                <w:b/>
                <w:sz w:val="22"/>
                <w:lang w:eastAsia="en-ID"/>
              </w:rPr>
              <w:t>28</w:t>
            </w:r>
          </w:p>
        </w:tc>
        <w:tc>
          <w:tcPr>
            <w:tcW w:w="2260" w:type="dxa"/>
            <w:tcBorders>
              <w:top w:val="nil"/>
              <w:left w:val="nil"/>
              <w:bottom w:val="single" w:sz="4" w:space="0" w:color="auto"/>
              <w:right w:val="single" w:sz="4" w:space="0" w:color="auto"/>
            </w:tcBorders>
            <w:shd w:val="clear" w:color="auto" w:fill="auto"/>
            <w:noWrap/>
            <w:vAlign w:val="bottom"/>
            <w:hideMark/>
          </w:tcPr>
          <w:p w14:paraId="75A48C86"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eastAsia="en-ID"/>
              </w:rPr>
            </w:pPr>
            <w:r w:rsidRPr="00B31382">
              <w:rPr>
                <w:rFonts w:ascii="Calibri" w:eastAsia="Times New Roman" w:hAnsi="Calibri" w:cs="Calibri"/>
                <w:b/>
                <w:color w:val="000000"/>
                <w:sz w:val="22"/>
                <w:lang w:eastAsia="en-ID"/>
              </w:rPr>
              <w:t>70</w:t>
            </w:r>
          </w:p>
        </w:tc>
      </w:tr>
      <w:tr w:rsidR="00A25B7F" w:rsidRPr="00A25B7F" w14:paraId="196310C4" w14:textId="77777777" w:rsidTr="00A25B7F">
        <w:trPr>
          <w:trHeight w:val="288"/>
        </w:trPr>
        <w:tc>
          <w:tcPr>
            <w:tcW w:w="4622" w:type="dxa"/>
            <w:gridSpan w:val="11"/>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546FE3" w14:textId="77777777" w:rsidR="00A25B7F" w:rsidRPr="00B31382" w:rsidRDefault="00A25B7F" w:rsidP="00A25B7F">
            <w:pPr>
              <w:spacing w:after="0" w:line="240" w:lineRule="auto"/>
              <w:ind w:firstLine="0"/>
              <w:jc w:val="center"/>
              <w:rPr>
                <w:rFonts w:ascii="Calibri" w:eastAsia="Times New Roman" w:hAnsi="Calibri" w:cs="Calibri"/>
                <w:b/>
                <w:color w:val="000000"/>
                <w:sz w:val="22"/>
                <w:lang w:val="sv-SE" w:eastAsia="en-ID"/>
              </w:rPr>
            </w:pPr>
            <w:r w:rsidRPr="00B31382">
              <w:rPr>
                <w:rFonts w:ascii="Calibri" w:eastAsia="Times New Roman" w:hAnsi="Calibri" w:cs="Calibri"/>
                <w:b/>
                <w:color w:val="000000"/>
                <w:sz w:val="22"/>
                <w:lang w:val="sv-SE" w:eastAsia="en-ID"/>
              </w:rPr>
              <w:t>Skor Rata-rata (Hasil Akhir)</w:t>
            </w:r>
          </w:p>
        </w:tc>
        <w:tc>
          <w:tcPr>
            <w:tcW w:w="2260" w:type="dxa"/>
            <w:tcBorders>
              <w:top w:val="nil"/>
              <w:left w:val="nil"/>
              <w:bottom w:val="single" w:sz="4" w:space="0" w:color="auto"/>
              <w:right w:val="single" w:sz="4" w:space="0" w:color="auto"/>
            </w:tcBorders>
            <w:shd w:val="clear" w:color="auto" w:fill="auto"/>
            <w:noWrap/>
            <w:vAlign w:val="bottom"/>
            <w:hideMark/>
          </w:tcPr>
          <w:p w14:paraId="61551DBF" w14:textId="77777777" w:rsidR="00A25B7F" w:rsidRPr="00A25B7F" w:rsidRDefault="00A25B7F" w:rsidP="00A25B7F">
            <w:pPr>
              <w:spacing w:after="0" w:line="240" w:lineRule="auto"/>
              <w:ind w:firstLine="0"/>
              <w:jc w:val="center"/>
              <w:rPr>
                <w:rFonts w:ascii="Calibri" w:eastAsia="Times New Roman" w:hAnsi="Calibri" w:cs="Calibri"/>
                <w:b/>
                <w:bCs/>
                <w:color w:val="000000"/>
                <w:sz w:val="22"/>
                <w:lang w:eastAsia="en-ID"/>
              </w:rPr>
            </w:pPr>
            <w:r w:rsidRPr="00B31382">
              <w:rPr>
                <w:rFonts w:ascii="Calibri" w:eastAsia="Times New Roman" w:hAnsi="Calibri" w:cs="Calibri"/>
                <w:b/>
                <w:color w:val="000000"/>
                <w:sz w:val="22"/>
                <w:lang w:eastAsia="en-ID"/>
              </w:rPr>
              <w:t>76</w:t>
            </w:r>
          </w:p>
        </w:tc>
      </w:tr>
      <w:bookmarkEnd w:id="62"/>
    </w:tbl>
    <w:p w14:paraId="277E3D43" w14:textId="38F3EC46" w:rsidR="00044BF5" w:rsidRDefault="00044BF5" w:rsidP="00E04155">
      <w:pPr>
        <w:ind w:firstLine="0"/>
        <w:rPr>
          <w:lang w:val="sv-SE"/>
        </w:rPr>
      </w:pPr>
    </w:p>
    <w:p w14:paraId="7022FD3B" w14:textId="4FA1941E" w:rsidR="00F57BF4" w:rsidRDefault="00F57BF4" w:rsidP="00F57BF4">
      <w:pPr>
        <w:pStyle w:val="Heading2"/>
        <w:rPr>
          <w:lang w:val="sv-SE"/>
        </w:rPr>
      </w:pPr>
      <w:bookmarkStart w:id="63" w:name="_Toc130977757"/>
      <w:r>
        <w:rPr>
          <w:lang w:val="sv-SE"/>
        </w:rPr>
        <w:t>Analisis Hasil Pengujian</w:t>
      </w:r>
      <w:bookmarkEnd w:id="63"/>
    </w:p>
    <w:p w14:paraId="41453DB6" w14:textId="43962CAD" w:rsidR="00F57BF4" w:rsidRDefault="00F57BF4" w:rsidP="00F57BF4">
      <w:proofErr w:type="spellStart"/>
      <w:r w:rsidRPr="00F57BF4">
        <w:t>Berisi</w:t>
      </w:r>
      <w:proofErr w:type="spellEnd"/>
      <w:r w:rsidRPr="00F57BF4">
        <w:t xml:space="preserve"> </w:t>
      </w:r>
      <w:proofErr w:type="spellStart"/>
      <w:r w:rsidRPr="00F57BF4">
        <w:t>analisis</w:t>
      </w:r>
      <w:proofErr w:type="spellEnd"/>
      <w:r w:rsidRPr="00F57BF4">
        <w:t xml:space="preserve"> </w:t>
      </w:r>
      <w:proofErr w:type="spellStart"/>
      <w:r w:rsidRPr="00F57BF4">
        <w:t>terkait</w:t>
      </w:r>
      <w:proofErr w:type="spellEnd"/>
      <w:r w:rsidRPr="00F57BF4">
        <w:t xml:space="preserve"> </w:t>
      </w:r>
      <w:proofErr w:type="spellStart"/>
      <w:r w:rsidRPr="00F57BF4">
        <w:t>hasil-has</w:t>
      </w:r>
      <w:r>
        <w:t>il</w:t>
      </w:r>
      <w:proofErr w:type="spellEnd"/>
      <w:r>
        <w:t xml:space="preserve"> </w:t>
      </w:r>
      <w:proofErr w:type="spellStart"/>
      <w:r>
        <w:t>pengujian</w:t>
      </w:r>
      <w:proofErr w:type="spellEnd"/>
      <w:r>
        <w:t xml:space="preserve"> yang </w:t>
      </w:r>
      <w:proofErr w:type="spellStart"/>
      <w:r>
        <w:t>sudah</w:t>
      </w:r>
      <w:proofErr w:type="spellEnd"/>
      <w:r>
        <w:t xml:space="preserve"> </w:t>
      </w:r>
      <w:proofErr w:type="spellStart"/>
      <w:r>
        <w:t>dilakukan</w:t>
      </w:r>
      <w:proofErr w:type="spellEnd"/>
    </w:p>
    <w:p w14:paraId="7D1892E9" w14:textId="3D29BD8C" w:rsidR="00702402" w:rsidRDefault="00702402" w:rsidP="00702402">
      <w:pPr>
        <w:pStyle w:val="Heading3"/>
      </w:pPr>
      <w:bookmarkStart w:id="64" w:name="_Toc130977758"/>
      <w:proofErr w:type="spellStart"/>
      <w:r>
        <w:t>Analisis</w:t>
      </w:r>
      <w:proofErr w:type="spellEnd"/>
      <w:r>
        <w:t xml:space="preserve"> Hasil </w:t>
      </w:r>
      <w:proofErr w:type="spellStart"/>
      <w:r>
        <w:t>Pengujian</w:t>
      </w:r>
      <w:proofErr w:type="spellEnd"/>
      <w:r>
        <w:t xml:space="preserve"> </w:t>
      </w:r>
      <w:bookmarkEnd w:id="64"/>
      <w:r w:rsidR="00312ECA">
        <w:rPr>
          <w:i/>
          <w:iCs/>
        </w:rPr>
        <w:t>Pre-processing</w:t>
      </w:r>
    </w:p>
    <w:p w14:paraId="0F3C9D87" w14:textId="4F217E68" w:rsidR="00702402" w:rsidRDefault="00702402" w:rsidP="00702402">
      <w:pPr>
        <w:rPr>
          <w:lang w:val="sv-SE"/>
        </w:rPr>
      </w:pPr>
      <w:r w:rsidRPr="00702402">
        <w:rPr>
          <w:lang w:val="sv-SE"/>
        </w:rPr>
        <w:t>Analisa terkait hasil pengujian p</w:t>
      </w:r>
      <w:r>
        <w:rPr>
          <w:lang w:val="sv-SE"/>
        </w:rPr>
        <w:t>ertama</w:t>
      </w:r>
    </w:p>
    <w:p w14:paraId="30E9D175" w14:textId="2F6D4DBD" w:rsidR="00702402" w:rsidRDefault="00702402" w:rsidP="00702402">
      <w:pPr>
        <w:pStyle w:val="Heading3"/>
        <w:rPr>
          <w:i/>
        </w:rPr>
      </w:pPr>
      <w:bookmarkStart w:id="65" w:name="_Toc130977759"/>
      <w:proofErr w:type="spellStart"/>
      <w:r>
        <w:t>Analisis</w:t>
      </w:r>
      <w:proofErr w:type="spellEnd"/>
      <w:r>
        <w:t xml:space="preserve"> Hasil </w:t>
      </w:r>
      <w:proofErr w:type="spellStart"/>
      <w:r>
        <w:t>Pengujian</w:t>
      </w:r>
      <w:proofErr w:type="spellEnd"/>
      <w:r>
        <w:t xml:space="preserve"> </w:t>
      </w:r>
      <w:bookmarkEnd w:id="65"/>
      <w:r w:rsidR="00312ECA">
        <w:rPr>
          <w:i/>
          <w:iCs/>
        </w:rPr>
        <w:t>Feature Extraction</w:t>
      </w:r>
    </w:p>
    <w:p w14:paraId="52271291" w14:textId="727F3892" w:rsidR="00312ECA" w:rsidRPr="00312ECA" w:rsidRDefault="00312ECA" w:rsidP="002F3A9C">
      <w:pPr>
        <w:pStyle w:val="ListParagraph"/>
        <w:numPr>
          <w:ilvl w:val="0"/>
          <w:numId w:val="52"/>
        </w:numPr>
      </w:pPr>
      <w:proofErr w:type="spellStart"/>
      <w:r>
        <w:t>Pengujian</w:t>
      </w:r>
      <w:proofErr w:type="spellEnd"/>
      <w:r>
        <w:t xml:space="preserve"> Parameter ‘</w:t>
      </w:r>
      <w:r>
        <w:rPr>
          <w:i/>
          <w:iCs/>
        </w:rPr>
        <w:t>include top’</w:t>
      </w:r>
    </w:p>
    <w:p w14:paraId="69CB3148" w14:textId="77DC4B33" w:rsidR="000A159D" w:rsidRPr="00AD1A73" w:rsidRDefault="000A159D" w:rsidP="000A159D">
      <w:pPr>
        <w:pStyle w:val="ListParagraph"/>
        <w:ind w:left="792" w:firstLine="648"/>
      </w:pPr>
      <w:r w:rsidRPr="000A159D">
        <w:lastRenderedPageBreak/>
        <w:t xml:space="preserve">Pada </w:t>
      </w:r>
      <w:proofErr w:type="spellStart"/>
      <w:r w:rsidRPr="000A159D">
        <w:t>pengujian</w:t>
      </w:r>
      <w:proofErr w:type="spellEnd"/>
      <w:r w:rsidRPr="000A159D">
        <w:t xml:space="preserve"> </w:t>
      </w:r>
      <w:proofErr w:type="spellStart"/>
      <w:r w:rsidRPr="000A159D">
        <w:t>ini</w:t>
      </w:r>
      <w:proofErr w:type="spellEnd"/>
      <w:r w:rsidRPr="000A159D">
        <w:t xml:space="preserve">, </w:t>
      </w:r>
      <w:proofErr w:type="spellStart"/>
      <w:r w:rsidRPr="000A159D">
        <w:t>perubahan</w:t>
      </w:r>
      <w:proofErr w:type="spellEnd"/>
      <w:r w:rsidRPr="000A159D">
        <w:t xml:space="preserve"> </w:t>
      </w:r>
      <w:proofErr w:type="spellStart"/>
      <w:r w:rsidRPr="000A159D">
        <w:t>nilai</w:t>
      </w:r>
      <w:proofErr w:type="spellEnd"/>
      <w:r w:rsidRPr="000A159D">
        <w:t xml:space="preserve"> parameter </w:t>
      </w:r>
      <w:r w:rsidRPr="00495AE6">
        <w:rPr>
          <w:i/>
          <w:iCs/>
        </w:rPr>
        <w:t>‘include top’</w:t>
      </w:r>
      <w:r w:rsidRPr="000A159D">
        <w:t xml:space="preserve"> </w:t>
      </w:r>
      <w:proofErr w:type="spellStart"/>
      <w:r w:rsidRPr="000A159D">
        <w:t>memberikan</w:t>
      </w:r>
      <w:proofErr w:type="spellEnd"/>
      <w:r w:rsidRPr="000A159D">
        <w:t xml:space="preserve"> </w:t>
      </w:r>
      <w:proofErr w:type="spellStart"/>
      <w:r w:rsidRPr="000A159D">
        <w:t>pengaruh</w:t>
      </w:r>
      <w:proofErr w:type="spellEnd"/>
      <w:r w:rsidRPr="000A159D">
        <w:t xml:space="preserve"> yang </w:t>
      </w:r>
      <w:proofErr w:type="spellStart"/>
      <w:r w:rsidRPr="000A159D">
        <w:t>sama</w:t>
      </w:r>
      <w:proofErr w:type="spellEnd"/>
      <w:r w:rsidRPr="000A159D">
        <w:t xml:space="preserve"> </w:t>
      </w:r>
      <w:proofErr w:type="spellStart"/>
      <w:r w:rsidRPr="000A159D">
        <w:t>terhadap</w:t>
      </w:r>
      <w:proofErr w:type="spellEnd"/>
      <w:r w:rsidRPr="000A159D">
        <w:t xml:space="preserve"> </w:t>
      </w:r>
      <w:proofErr w:type="spellStart"/>
      <w:r w:rsidRPr="000A159D">
        <w:t>arsitektur</w:t>
      </w:r>
      <w:proofErr w:type="spellEnd"/>
      <w:r w:rsidRPr="000A159D">
        <w:t xml:space="preserve"> ResNet152 V2</w:t>
      </w:r>
      <w:r w:rsidR="005E7BFC">
        <w:t>,</w:t>
      </w:r>
      <w:r w:rsidRPr="000A159D">
        <w:t xml:space="preserve"> </w:t>
      </w:r>
      <w:proofErr w:type="spellStart"/>
      <w:r w:rsidRPr="000A159D">
        <w:t>MobileNet</w:t>
      </w:r>
      <w:proofErr w:type="spellEnd"/>
      <w:r w:rsidRPr="000A159D">
        <w:t xml:space="preserve"> V1</w:t>
      </w:r>
      <w:r w:rsidR="005E7BFC">
        <w:t>, ResNet50 V2, dan ResNet101 V2</w:t>
      </w:r>
      <w:r w:rsidRPr="000A159D">
        <w:t xml:space="preserve">. Pada </w:t>
      </w:r>
      <w:proofErr w:type="spellStart"/>
      <w:r w:rsidRPr="000A159D">
        <w:t>saat</w:t>
      </w:r>
      <w:proofErr w:type="spellEnd"/>
      <w:r w:rsidRPr="000A159D">
        <w:t xml:space="preserve"> </w:t>
      </w:r>
      <w:proofErr w:type="spellStart"/>
      <w:r w:rsidRPr="000A159D">
        <w:t>bernilai</w:t>
      </w:r>
      <w:proofErr w:type="spellEnd"/>
      <w:r w:rsidRPr="000A159D">
        <w:t xml:space="preserve"> </w:t>
      </w:r>
      <w:r w:rsidRPr="00661FCB">
        <w:rPr>
          <w:i/>
          <w:iCs/>
        </w:rPr>
        <w:t>True</w:t>
      </w:r>
      <w:r w:rsidRPr="000A159D">
        <w:t xml:space="preserve">, </w:t>
      </w:r>
      <w:proofErr w:type="spellStart"/>
      <w:r w:rsidRPr="000A159D">
        <w:t>terjadi</w:t>
      </w:r>
      <w:proofErr w:type="spellEnd"/>
      <w:r w:rsidRPr="000A159D">
        <w:t xml:space="preserve"> </w:t>
      </w:r>
      <w:proofErr w:type="spellStart"/>
      <w:r w:rsidRPr="000A159D">
        <w:t>penurunan</w:t>
      </w:r>
      <w:proofErr w:type="spellEnd"/>
      <w:r w:rsidRPr="000A159D">
        <w:t xml:space="preserve"> </w:t>
      </w:r>
      <w:proofErr w:type="spellStart"/>
      <w:r w:rsidRPr="000A159D">
        <w:t>performa</w:t>
      </w:r>
      <w:proofErr w:type="spellEnd"/>
      <w:r w:rsidRPr="000A159D">
        <w:t xml:space="preserve"> yang </w:t>
      </w:r>
      <w:proofErr w:type="spellStart"/>
      <w:r w:rsidRPr="000A159D">
        <w:t>cukup</w:t>
      </w:r>
      <w:proofErr w:type="spellEnd"/>
      <w:r w:rsidRPr="000A159D">
        <w:t xml:space="preserve"> </w:t>
      </w:r>
      <w:proofErr w:type="spellStart"/>
      <w:r w:rsidRPr="000A159D">
        <w:t>signifikan</w:t>
      </w:r>
      <w:proofErr w:type="spellEnd"/>
      <w:r w:rsidRPr="000A159D">
        <w:t xml:space="preserve"> </w:t>
      </w:r>
      <w:proofErr w:type="spellStart"/>
      <w:r w:rsidRPr="000A159D">
        <w:t>secara</w:t>
      </w:r>
      <w:proofErr w:type="spellEnd"/>
      <w:r w:rsidRPr="000A159D">
        <w:t xml:space="preserve"> </w:t>
      </w:r>
      <w:proofErr w:type="spellStart"/>
      <w:r w:rsidRPr="000A159D">
        <w:t>keseluruhan</w:t>
      </w:r>
      <w:proofErr w:type="spellEnd"/>
      <w:r w:rsidRPr="000A159D">
        <w:t>.</w:t>
      </w:r>
      <w:r w:rsidR="007F26BE">
        <w:t xml:space="preserve"> </w:t>
      </w:r>
      <w:proofErr w:type="spellStart"/>
      <w:r w:rsidR="007F26BE">
        <w:t>Penyebab</w:t>
      </w:r>
      <w:proofErr w:type="spellEnd"/>
      <w:r w:rsidR="007F26BE">
        <w:t xml:space="preserve"> </w:t>
      </w:r>
      <w:proofErr w:type="spellStart"/>
      <w:r w:rsidR="007F26BE">
        <w:t>penurunan</w:t>
      </w:r>
      <w:proofErr w:type="spellEnd"/>
      <w:r w:rsidR="007F26BE">
        <w:t xml:space="preserve"> </w:t>
      </w:r>
      <w:proofErr w:type="spellStart"/>
      <w:r w:rsidR="007F26BE">
        <w:t>performa</w:t>
      </w:r>
      <w:proofErr w:type="spellEnd"/>
      <w:r w:rsidR="007F26BE">
        <w:t xml:space="preserve"> </w:t>
      </w:r>
      <w:proofErr w:type="spellStart"/>
      <w:r w:rsidR="007F26BE">
        <w:t>ini</w:t>
      </w:r>
      <w:proofErr w:type="spellEnd"/>
      <w:r w:rsidR="007F26BE">
        <w:t xml:space="preserve"> </w:t>
      </w:r>
      <w:proofErr w:type="spellStart"/>
      <w:r w:rsidR="007F26BE">
        <w:t>bisa</w:t>
      </w:r>
      <w:proofErr w:type="spellEnd"/>
      <w:r w:rsidR="007F26BE">
        <w:t xml:space="preserve"> </w:t>
      </w:r>
      <w:proofErr w:type="spellStart"/>
      <w:r w:rsidR="007F26BE">
        <w:t>disebabkan</w:t>
      </w:r>
      <w:proofErr w:type="spellEnd"/>
      <w:r w:rsidR="007F26BE">
        <w:t xml:space="preserve"> </w:t>
      </w:r>
      <w:proofErr w:type="spellStart"/>
      <w:r w:rsidR="007F26BE">
        <w:t>karena</w:t>
      </w:r>
      <w:proofErr w:type="spellEnd"/>
      <w:r w:rsidR="007F26BE">
        <w:t xml:space="preserve"> model</w:t>
      </w:r>
      <w:r w:rsidR="00495AE6">
        <w:t xml:space="preserve"> </w:t>
      </w:r>
      <w:proofErr w:type="spellStart"/>
      <w:r w:rsidR="007F26BE">
        <w:t>berfokus</w:t>
      </w:r>
      <w:proofErr w:type="spellEnd"/>
      <w:r w:rsidR="007F26BE">
        <w:t xml:space="preserve"> </w:t>
      </w:r>
      <w:proofErr w:type="spellStart"/>
      <w:r w:rsidR="007F26BE">
        <w:t>untuk</w:t>
      </w:r>
      <w:proofErr w:type="spellEnd"/>
      <w:r w:rsidR="007F26BE">
        <w:t xml:space="preserve"> </w:t>
      </w:r>
      <w:proofErr w:type="spellStart"/>
      <w:r w:rsidR="007F26BE">
        <w:t>mengklasifikasikan</w:t>
      </w:r>
      <w:proofErr w:type="spellEnd"/>
      <w:r w:rsidR="007F26BE">
        <w:t xml:space="preserve"> </w:t>
      </w:r>
      <w:proofErr w:type="spellStart"/>
      <w:r w:rsidR="007F26BE">
        <w:t>citra</w:t>
      </w:r>
      <w:proofErr w:type="spellEnd"/>
      <w:r w:rsidR="007F26BE">
        <w:t xml:space="preserve"> batik </w:t>
      </w:r>
      <w:proofErr w:type="spellStart"/>
      <w:r w:rsidR="007F26BE">
        <w:t>berdasarkan</w:t>
      </w:r>
      <w:proofErr w:type="spellEnd"/>
      <w:r w:rsidR="007F26BE">
        <w:t xml:space="preserve"> </w:t>
      </w:r>
      <w:proofErr w:type="spellStart"/>
      <w:r w:rsidR="007F26BE">
        <w:t>kategori</w:t>
      </w:r>
      <w:proofErr w:type="spellEnd"/>
      <w:r w:rsidR="007F26BE">
        <w:t xml:space="preserve"> yang </w:t>
      </w:r>
      <w:proofErr w:type="spellStart"/>
      <w:r w:rsidR="007F26BE">
        <w:t>ada</w:t>
      </w:r>
      <w:proofErr w:type="spellEnd"/>
      <w:r w:rsidR="007F26BE">
        <w:t xml:space="preserve"> </w:t>
      </w:r>
      <w:proofErr w:type="spellStart"/>
      <w:r w:rsidR="007F26BE">
        <w:t>dalam</w:t>
      </w:r>
      <w:proofErr w:type="spellEnd"/>
      <w:r w:rsidR="007F26BE">
        <w:t xml:space="preserve"> dataset </w:t>
      </w:r>
      <w:proofErr w:type="spellStart"/>
      <w:r w:rsidR="007F26BE">
        <w:t>imagenet</w:t>
      </w:r>
      <w:proofErr w:type="spellEnd"/>
      <w:r w:rsidR="007F26BE">
        <w:t xml:space="preserve"> yang </w:t>
      </w:r>
      <w:proofErr w:type="spellStart"/>
      <w:r w:rsidR="007F26BE">
        <w:t>digunakan</w:t>
      </w:r>
      <w:proofErr w:type="spellEnd"/>
      <w:r w:rsidR="007F26BE">
        <w:t xml:space="preserve"> </w:t>
      </w:r>
      <w:proofErr w:type="spellStart"/>
      <w:r w:rsidR="007F26BE">
        <w:t>sebagai</w:t>
      </w:r>
      <w:proofErr w:type="spellEnd"/>
      <w:r w:rsidR="007F26BE">
        <w:t xml:space="preserve"> </w:t>
      </w:r>
      <w:proofErr w:type="spellStart"/>
      <w:r w:rsidR="00661FCB">
        <w:t>bobot</w:t>
      </w:r>
      <w:proofErr w:type="spellEnd"/>
      <w:r w:rsidR="00661FCB">
        <w:t xml:space="preserve"> </w:t>
      </w:r>
      <w:r w:rsidR="00661FCB">
        <w:rPr>
          <w:i/>
          <w:iCs/>
        </w:rPr>
        <w:t>pre-trained</w:t>
      </w:r>
      <w:r w:rsidR="00661FCB">
        <w:t xml:space="preserve"> (</w:t>
      </w:r>
      <w:r w:rsidR="00661FCB">
        <w:rPr>
          <w:i/>
          <w:iCs/>
        </w:rPr>
        <w:t>weights</w:t>
      </w:r>
      <w:r w:rsidR="00661FCB">
        <w:t>)</w:t>
      </w:r>
      <w:r w:rsidR="007F26BE">
        <w:t>.</w:t>
      </w:r>
      <w:r w:rsidR="00661FCB">
        <w:t xml:space="preserve"> Pada dataset </w:t>
      </w:r>
      <w:proofErr w:type="spellStart"/>
      <w:r w:rsidR="00661FCB">
        <w:t>imagenet</w:t>
      </w:r>
      <w:proofErr w:type="spellEnd"/>
      <w:r w:rsidR="00661FCB">
        <w:t xml:space="preserve"> </w:t>
      </w:r>
      <w:proofErr w:type="spellStart"/>
      <w:r w:rsidR="00661FCB">
        <w:t>tidak</w:t>
      </w:r>
      <w:proofErr w:type="spellEnd"/>
      <w:r w:rsidR="00661FCB">
        <w:t xml:space="preserve"> </w:t>
      </w:r>
      <w:proofErr w:type="spellStart"/>
      <w:r w:rsidR="00661FCB">
        <w:t>terdapat</w:t>
      </w:r>
      <w:proofErr w:type="spellEnd"/>
      <w:r w:rsidR="00661FCB">
        <w:t xml:space="preserve"> </w:t>
      </w:r>
      <w:proofErr w:type="spellStart"/>
      <w:r w:rsidR="00661FCB">
        <w:t>gambar</w:t>
      </w:r>
      <w:proofErr w:type="spellEnd"/>
      <w:r w:rsidR="00661FCB">
        <w:t xml:space="preserve"> yang </w:t>
      </w:r>
      <w:proofErr w:type="spellStart"/>
      <w:r w:rsidR="00661FCB">
        <w:t>mewakili</w:t>
      </w:r>
      <w:proofErr w:type="spellEnd"/>
      <w:r w:rsidR="00661FCB">
        <w:t xml:space="preserve"> motif batik yang </w:t>
      </w:r>
      <w:proofErr w:type="spellStart"/>
      <w:r w:rsidR="00661FCB">
        <w:t>digunakan</w:t>
      </w:r>
      <w:proofErr w:type="spellEnd"/>
      <w:r w:rsidR="00661FCB">
        <w:t xml:space="preserve"> </w:t>
      </w:r>
      <w:proofErr w:type="spellStart"/>
      <w:r w:rsidR="00661FCB">
        <w:t>sehingga</w:t>
      </w:r>
      <w:proofErr w:type="spellEnd"/>
      <w:r w:rsidR="00661FCB">
        <w:t xml:space="preserve"> </w:t>
      </w:r>
      <w:proofErr w:type="spellStart"/>
      <w:r w:rsidR="00661FCB">
        <w:t>performa</w:t>
      </w:r>
      <w:proofErr w:type="spellEnd"/>
      <w:r w:rsidR="00661FCB">
        <w:t xml:space="preserve"> model </w:t>
      </w:r>
      <w:proofErr w:type="spellStart"/>
      <w:r w:rsidR="00661FCB">
        <w:t>menjadi</w:t>
      </w:r>
      <w:proofErr w:type="spellEnd"/>
      <w:r w:rsidR="00661FCB">
        <w:t xml:space="preserve"> </w:t>
      </w:r>
      <w:proofErr w:type="spellStart"/>
      <w:r w:rsidR="00661FCB">
        <w:t>rendah</w:t>
      </w:r>
      <w:proofErr w:type="spellEnd"/>
      <w:r w:rsidR="00661FCB">
        <w:t xml:space="preserve">. Pada </w:t>
      </w:r>
      <w:proofErr w:type="spellStart"/>
      <w:r w:rsidR="00661FCB">
        <w:t>saat</w:t>
      </w:r>
      <w:proofErr w:type="spellEnd"/>
      <w:r w:rsidR="00661FCB">
        <w:t xml:space="preserve"> </w:t>
      </w:r>
      <w:proofErr w:type="spellStart"/>
      <w:r w:rsidR="00661FCB">
        <w:t>menggunakan</w:t>
      </w:r>
      <w:proofErr w:type="spellEnd"/>
      <w:r w:rsidR="00661FCB">
        <w:t xml:space="preserve"> </w:t>
      </w:r>
      <w:proofErr w:type="spellStart"/>
      <w:r w:rsidR="00661FCB">
        <w:t>nilai</w:t>
      </w:r>
      <w:proofErr w:type="spellEnd"/>
      <w:r w:rsidR="00661FCB">
        <w:t xml:space="preserve"> </w:t>
      </w:r>
      <w:r w:rsidR="00661FCB">
        <w:rPr>
          <w:i/>
          <w:iCs/>
        </w:rPr>
        <w:t xml:space="preserve">False, </w:t>
      </w:r>
      <w:r w:rsidR="00661FCB">
        <w:t xml:space="preserve">model </w:t>
      </w:r>
      <w:proofErr w:type="spellStart"/>
      <w:r w:rsidR="00661FCB">
        <w:t>akan</w:t>
      </w:r>
      <w:proofErr w:type="spellEnd"/>
      <w:r w:rsidR="00661FCB">
        <w:t xml:space="preserve"> </w:t>
      </w:r>
      <w:proofErr w:type="spellStart"/>
      <w:r w:rsidR="00661FCB">
        <w:t>menghasilkan</w:t>
      </w:r>
      <w:proofErr w:type="spellEnd"/>
      <w:r w:rsidR="00661FCB">
        <w:t xml:space="preserve"> </w:t>
      </w:r>
      <w:proofErr w:type="spellStart"/>
      <w:r w:rsidR="00661FCB">
        <w:t>performa</w:t>
      </w:r>
      <w:proofErr w:type="spellEnd"/>
      <w:r w:rsidR="00661FCB">
        <w:t xml:space="preserve"> yang </w:t>
      </w:r>
      <w:proofErr w:type="spellStart"/>
      <w:r w:rsidR="00661FCB">
        <w:t>baik</w:t>
      </w:r>
      <w:proofErr w:type="spellEnd"/>
      <w:r w:rsidR="00661FCB">
        <w:t xml:space="preserve"> </w:t>
      </w:r>
      <w:proofErr w:type="spellStart"/>
      <w:r w:rsidR="00661FCB">
        <w:t>karena</w:t>
      </w:r>
      <w:proofErr w:type="spellEnd"/>
      <w:r w:rsidR="00661FCB">
        <w:t xml:space="preserve"> </w:t>
      </w:r>
      <w:proofErr w:type="spellStart"/>
      <w:r w:rsidR="00661FCB">
        <w:t>klasifikasi</w:t>
      </w:r>
      <w:proofErr w:type="spellEnd"/>
      <w:r w:rsidR="00661FCB">
        <w:t xml:space="preserve"> yang </w:t>
      </w:r>
      <w:proofErr w:type="spellStart"/>
      <w:r w:rsidR="00661FCB">
        <w:t>dijalankan</w:t>
      </w:r>
      <w:proofErr w:type="spellEnd"/>
      <w:r w:rsidR="00661FCB">
        <w:t xml:space="preserve"> </w:t>
      </w:r>
      <w:proofErr w:type="spellStart"/>
      <w:r w:rsidR="00661FCB">
        <w:t>hanya</w:t>
      </w:r>
      <w:proofErr w:type="spellEnd"/>
      <w:r w:rsidR="00661FCB">
        <w:t xml:space="preserve"> </w:t>
      </w:r>
      <w:proofErr w:type="spellStart"/>
      <w:r w:rsidR="00661FCB">
        <w:t>berfokus</w:t>
      </w:r>
      <w:proofErr w:type="spellEnd"/>
      <w:r w:rsidR="00661FCB">
        <w:t xml:space="preserve"> pada dataset </w:t>
      </w:r>
      <w:proofErr w:type="spellStart"/>
      <w:r w:rsidR="00661FCB">
        <w:t>citra</w:t>
      </w:r>
      <w:proofErr w:type="spellEnd"/>
      <w:r w:rsidR="00661FCB">
        <w:t xml:space="preserve"> batik yang </w:t>
      </w:r>
      <w:proofErr w:type="spellStart"/>
      <w:r w:rsidR="00661FCB">
        <w:t>digunakan</w:t>
      </w:r>
      <w:proofErr w:type="spellEnd"/>
      <w:r w:rsidR="00661FCB">
        <w:t xml:space="preserve">. Pada </w:t>
      </w:r>
      <w:proofErr w:type="spellStart"/>
      <w:r w:rsidR="00661FCB">
        <w:t>s</w:t>
      </w:r>
      <w:r w:rsidR="005E7BFC">
        <w:t>k</w:t>
      </w:r>
      <w:r w:rsidR="00661FCB">
        <w:t>enario</w:t>
      </w:r>
      <w:proofErr w:type="spellEnd"/>
      <w:r w:rsidR="00661FCB">
        <w:t xml:space="preserve"> </w:t>
      </w:r>
      <w:proofErr w:type="spellStart"/>
      <w:r w:rsidR="00661FCB">
        <w:t>dengan</w:t>
      </w:r>
      <w:proofErr w:type="spellEnd"/>
      <w:r w:rsidR="00661FCB">
        <w:t xml:space="preserve"> </w:t>
      </w:r>
      <w:proofErr w:type="spellStart"/>
      <w:r w:rsidR="00661FCB">
        <w:t>nilai</w:t>
      </w:r>
      <w:proofErr w:type="spellEnd"/>
      <w:r w:rsidR="00661FCB">
        <w:t xml:space="preserve"> </w:t>
      </w:r>
      <w:r w:rsidR="00661FCB">
        <w:rPr>
          <w:i/>
          <w:iCs/>
        </w:rPr>
        <w:t xml:space="preserve">False, </w:t>
      </w:r>
      <w:proofErr w:type="spellStart"/>
      <w:r w:rsidR="00661FCB">
        <w:t>bobot</w:t>
      </w:r>
      <w:proofErr w:type="spellEnd"/>
      <w:r w:rsidR="00661FCB">
        <w:t xml:space="preserve"> </w:t>
      </w:r>
      <w:r w:rsidR="00661FCB">
        <w:rPr>
          <w:i/>
          <w:iCs/>
        </w:rPr>
        <w:t xml:space="preserve">pre-trained </w:t>
      </w:r>
      <w:proofErr w:type="spellStart"/>
      <w:r w:rsidR="00661FCB">
        <w:t>imagenet</w:t>
      </w:r>
      <w:proofErr w:type="spellEnd"/>
      <w:r w:rsidR="00661FCB">
        <w:t xml:space="preserve"> </w:t>
      </w:r>
      <w:proofErr w:type="spellStart"/>
      <w:r w:rsidR="00661FCB">
        <w:t>tetap</w:t>
      </w:r>
      <w:proofErr w:type="spellEnd"/>
      <w:r w:rsidR="00661FCB">
        <w:t xml:space="preserve"> </w:t>
      </w:r>
      <w:proofErr w:type="spellStart"/>
      <w:r w:rsidR="00661FCB">
        <w:t>digunakan</w:t>
      </w:r>
      <w:proofErr w:type="spellEnd"/>
      <w:r w:rsidR="00E21A9D">
        <w:t xml:space="preserve">, </w:t>
      </w:r>
      <w:proofErr w:type="spellStart"/>
      <w:r w:rsidR="00E21A9D">
        <w:t>namun</w:t>
      </w:r>
      <w:proofErr w:type="spellEnd"/>
      <w:r w:rsidR="00E21A9D">
        <w:t xml:space="preserve"> </w:t>
      </w:r>
      <w:proofErr w:type="spellStart"/>
      <w:r w:rsidR="00E21A9D">
        <w:t>hanya</w:t>
      </w:r>
      <w:proofErr w:type="spellEnd"/>
      <w:r w:rsidR="00E21A9D">
        <w:t xml:space="preserve"> </w:t>
      </w:r>
      <w:proofErr w:type="spellStart"/>
      <w:r w:rsidR="00E21A9D">
        <w:t>untuk</w:t>
      </w:r>
      <w:proofErr w:type="spellEnd"/>
      <w:r w:rsidR="00E21A9D">
        <w:t xml:space="preserve"> </w:t>
      </w:r>
      <w:proofErr w:type="spellStart"/>
      <w:r w:rsidR="00E21A9D">
        <w:t>membantu</w:t>
      </w:r>
      <w:proofErr w:type="spellEnd"/>
      <w:r w:rsidR="00E21A9D">
        <w:t xml:space="preserve"> model </w:t>
      </w:r>
      <w:proofErr w:type="spellStart"/>
      <w:r w:rsidR="00E21A9D">
        <w:t>dalam</w:t>
      </w:r>
      <w:proofErr w:type="spellEnd"/>
      <w:r w:rsidR="00E21A9D">
        <w:t xml:space="preserve"> </w:t>
      </w:r>
      <w:proofErr w:type="spellStart"/>
      <w:r w:rsidR="00E21A9D">
        <w:t>memahami</w:t>
      </w:r>
      <w:proofErr w:type="spellEnd"/>
      <w:r w:rsidR="00E21A9D">
        <w:t xml:space="preserve"> </w:t>
      </w:r>
      <w:proofErr w:type="spellStart"/>
      <w:r w:rsidR="00E21A9D">
        <w:t>fitur-fitur</w:t>
      </w:r>
      <w:proofErr w:type="spellEnd"/>
      <w:r w:rsidR="00E21A9D">
        <w:t xml:space="preserve"> </w:t>
      </w:r>
      <w:proofErr w:type="spellStart"/>
      <w:r w:rsidR="00E21A9D">
        <w:t>dari</w:t>
      </w:r>
      <w:proofErr w:type="spellEnd"/>
      <w:r w:rsidR="00E21A9D">
        <w:t xml:space="preserve"> dataset </w:t>
      </w:r>
      <w:proofErr w:type="spellStart"/>
      <w:r w:rsidR="00E21A9D">
        <w:t>imagenet</w:t>
      </w:r>
      <w:proofErr w:type="spellEnd"/>
      <w:r w:rsidR="00E21A9D">
        <w:t xml:space="preserve"> </w:t>
      </w:r>
      <w:proofErr w:type="spellStart"/>
      <w:r w:rsidR="00E21A9D">
        <w:t>untuk</w:t>
      </w:r>
      <w:proofErr w:type="spellEnd"/>
      <w:r w:rsidR="00E21A9D">
        <w:t xml:space="preserve"> </w:t>
      </w:r>
      <w:proofErr w:type="spellStart"/>
      <w:r w:rsidR="00E21A9D">
        <w:t>diterapkan</w:t>
      </w:r>
      <w:proofErr w:type="spellEnd"/>
      <w:r w:rsidR="00E21A9D">
        <w:t xml:space="preserve"> </w:t>
      </w:r>
      <w:proofErr w:type="spellStart"/>
      <w:r w:rsidR="00E21A9D">
        <w:t>dalam</w:t>
      </w:r>
      <w:proofErr w:type="spellEnd"/>
      <w:r w:rsidR="00E21A9D">
        <w:t xml:space="preserve"> </w:t>
      </w:r>
      <w:proofErr w:type="spellStart"/>
      <w:r w:rsidR="00E21A9D">
        <w:t>klasifikasi</w:t>
      </w:r>
      <w:proofErr w:type="spellEnd"/>
      <w:r w:rsidR="00E21A9D">
        <w:t xml:space="preserve"> </w:t>
      </w:r>
      <w:proofErr w:type="spellStart"/>
      <w:r w:rsidR="00E21A9D">
        <w:t>citra</w:t>
      </w:r>
      <w:proofErr w:type="spellEnd"/>
      <w:r w:rsidR="00E21A9D">
        <w:t xml:space="preserve"> batik.</w:t>
      </w:r>
      <w:r w:rsidR="00E242D4">
        <w:t xml:space="preserve"> Dari </w:t>
      </w:r>
      <w:proofErr w:type="spellStart"/>
      <w:r w:rsidR="00E242D4">
        <w:t>perbandingan</w:t>
      </w:r>
      <w:proofErr w:type="spellEnd"/>
      <w:r w:rsidR="00E242D4">
        <w:t xml:space="preserve"> </w:t>
      </w:r>
      <w:proofErr w:type="spellStart"/>
      <w:r w:rsidR="00E242D4">
        <w:t>hasil</w:t>
      </w:r>
      <w:proofErr w:type="spellEnd"/>
      <w:r w:rsidR="00E242D4">
        <w:t xml:space="preserve"> </w:t>
      </w:r>
      <w:proofErr w:type="spellStart"/>
      <w:r w:rsidR="00E242D4">
        <w:t>pengujian</w:t>
      </w:r>
      <w:proofErr w:type="spellEnd"/>
      <w:r w:rsidR="00E242D4">
        <w:t xml:space="preserve"> </w:t>
      </w:r>
      <w:proofErr w:type="spellStart"/>
      <w:r w:rsidR="00E242D4">
        <w:t>ini</w:t>
      </w:r>
      <w:proofErr w:type="spellEnd"/>
      <w:r w:rsidR="00E242D4">
        <w:t xml:space="preserve">, </w:t>
      </w:r>
      <w:proofErr w:type="spellStart"/>
      <w:r w:rsidR="00E242D4">
        <w:t>dapat</w:t>
      </w:r>
      <w:proofErr w:type="spellEnd"/>
      <w:r w:rsidR="00E242D4">
        <w:t xml:space="preserve"> </w:t>
      </w:r>
      <w:proofErr w:type="spellStart"/>
      <w:r w:rsidR="00E242D4">
        <w:t>disimpulkan</w:t>
      </w:r>
      <w:proofErr w:type="spellEnd"/>
      <w:r w:rsidR="00E242D4">
        <w:t xml:space="preserve"> </w:t>
      </w:r>
      <w:proofErr w:type="spellStart"/>
      <w:r w:rsidR="00E242D4">
        <w:t>bahwa</w:t>
      </w:r>
      <w:proofErr w:type="spellEnd"/>
      <w:r w:rsidR="00E242D4">
        <w:t xml:space="preserve"> </w:t>
      </w:r>
      <w:proofErr w:type="spellStart"/>
      <w:r w:rsidR="00AD1A73">
        <w:t>nilai</w:t>
      </w:r>
      <w:proofErr w:type="spellEnd"/>
      <w:r w:rsidR="00AD1A73">
        <w:t xml:space="preserve"> </w:t>
      </w:r>
      <w:r w:rsidR="00AD1A73">
        <w:rPr>
          <w:i/>
          <w:iCs/>
        </w:rPr>
        <w:t xml:space="preserve">false </w:t>
      </w:r>
      <w:r w:rsidR="00AD1A73">
        <w:t>pada parameter ‘</w:t>
      </w:r>
      <w:r w:rsidR="00AD1A73">
        <w:rPr>
          <w:i/>
          <w:iCs/>
        </w:rPr>
        <w:t xml:space="preserve">include top’ </w:t>
      </w:r>
      <w:proofErr w:type="spellStart"/>
      <w:r w:rsidR="00AD1A73">
        <w:t>mampu</w:t>
      </w:r>
      <w:proofErr w:type="spellEnd"/>
      <w:r w:rsidR="00AD1A73">
        <w:t xml:space="preserve"> </w:t>
      </w:r>
      <w:proofErr w:type="spellStart"/>
      <w:r w:rsidR="00AD1A73">
        <w:t>menghasilkan</w:t>
      </w:r>
      <w:proofErr w:type="spellEnd"/>
      <w:r w:rsidR="00AD1A73">
        <w:t xml:space="preserve"> </w:t>
      </w:r>
      <w:proofErr w:type="spellStart"/>
      <w:r w:rsidR="00AD1A73">
        <w:t>performa</w:t>
      </w:r>
      <w:proofErr w:type="spellEnd"/>
      <w:r w:rsidR="00AD1A73">
        <w:t xml:space="preserve"> yang paling </w:t>
      </w:r>
      <w:proofErr w:type="spellStart"/>
      <w:r w:rsidR="00AD1A73">
        <w:t>baik</w:t>
      </w:r>
      <w:proofErr w:type="spellEnd"/>
      <w:r w:rsidR="00AD1A73">
        <w:t>.</w:t>
      </w:r>
    </w:p>
    <w:p w14:paraId="3B0A37CF" w14:textId="658992A2" w:rsidR="00312ECA" w:rsidRPr="00401C70" w:rsidRDefault="00312ECA" w:rsidP="002F3A9C">
      <w:pPr>
        <w:pStyle w:val="ListParagraph"/>
        <w:numPr>
          <w:ilvl w:val="0"/>
          <w:numId w:val="52"/>
        </w:numPr>
      </w:pPr>
      <w:proofErr w:type="spellStart"/>
      <w:r>
        <w:t>Pengujian</w:t>
      </w:r>
      <w:proofErr w:type="spellEnd"/>
      <w:r>
        <w:t xml:space="preserve"> Parameter </w:t>
      </w:r>
      <w:r>
        <w:rPr>
          <w:i/>
          <w:iCs/>
        </w:rPr>
        <w:t>Pooling Layer</w:t>
      </w:r>
    </w:p>
    <w:p w14:paraId="094DF3F4" w14:textId="6AAA7D29" w:rsidR="00401C70" w:rsidRDefault="00401C70" w:rsidP="00401C70">
      <w:pPr>
        <w:pStyle w:val="ListParagraph"/>
        <w:ind w:left="792" w:firstLine="648"/>
      </w:pPr>
      <w:r>
        <w:t xml:space="preserve">Pada </w:t>
      </w:r>
      <w:proofErr w:type="spellStart"/>
      <w:r>
        <w:t>pengujian</w:t>
      </w:r>
      <w:proofErr w:type="spellEnd"/>
      <w:r>
        <w:t xml:space="preserve"> </w:t>
      </w:r>
      <w:proofErr w:type="spellStart"/>
      <w:r>
        <w:t>ini</w:t>
      </w:r>
      <w:proofErr w:type="spellEnd"/>
      <w:r>
        <w:t xml:space="preserve">, </w:t>
      </w:r>
      <w:proofErr w:type="spellStart"/>
      <w:r>
        <w:t>perubahan</w:t>
      </w:r>
      <w:proofErr w:type="spellEnd"/>
      <w:r>
        <w:t xml:space="preserve"> </w:t>
      </w:r>
      <w:proofErr w:type="spellStart"/>
      <w:r>
        <w:t>pengaturan</w:t>
      </w:r>
      <w:proofErr w:type="spellEnd"/>
      <w:r>
        <w:t xml:space="preserve"> </w:t>
      </w:r>
      <w:r w:rsidRPr="008527DD">
        <w:rPr>
          <w:i/>
          <w:iCs/>
        </w:rPr>
        <w:t>pooling layer</w:t>
      </w:r>
      <w:r>
        <w:t xml:space="preserve"> </w:t>
      </w:r>
      <w:proofErr w:type="spellStart"/>
      <w:r>
        <w:t>memberikan</w:t>
      </w:r>
      <w:proofErr w:type="spellEnd"/>
      <w:r>
        <w:t xml:space="preserve"> </w:t>
      </w:r>
      <w:proofErr w:type="spellStart"/>
      <w:r>
        <w:t>pengaruh</w:t>
      </w:r>
      <w:proofErr w:type="spellEnd"/>
      <w:r>
        <w:t xml:space="preserve"> yang </w:t>
      </w:r>
      <w:proofErr w:type="spellStart"/>
      <w:r>
        <w:t>cukup</w:t>
      </w:r>
      <w:proofErr w:type="spellEnd"/>
      <w:r>
        <w:t xml:space="preserve"> </w:t>
      </w:r>
      <w:proofErr w:type="spellStart"/>
      <w:r>
        <w:t>besar</w:t>
      </w:r>
      <w:proofErr w:type="spellEnd"/>
      <w:r>
        <w:t xml:space="preserve"> pada </w:t>
      </w:r>
      <w:proofErr w:type="spellStart"/>
      <w:r>
        <w:t>arsitektur</w:t>
      </w:r>
      <w:proofErr w:type="spellEnd"/>
      <w:r>
        <w:t xml:space="preserve"> </w:t>
      </w:r>
      <w:r w:rsidR="005E7BFC" w:rsidRPr="000A159D">
        <w:t>ResNet152 V2</w:t>
      </w:r>
      <w:r w:rsidR="005E7BFC">
        <w:t>,</w:t>
      </w:r>
      <w:r w:rsidR="005E7BFC" w:rsidRPr="000A159D">
        <w:t xml:space="preserve"> </w:t>
      </w:r>
      <w:proofErr w:type="spellStart"/>
      <w:r w:rsidR="005E7BFC" w:rsidRPr="000A159D">
        <w:t>MobileNet</w:t>
      </w:r>
      <w:proofErr w:type="spellEnd"/>
      <w:r w:rsidR="005E7BFC" w:rsidRPr="000A159D">
        <w:t xml:space="preserve"> V1</w:t>
      </w:r>
      <w:r w:rsidR="005E7BFC">
        <w:t>, ResNet50 V2, dan ResNet101 V2</w:t>
      </w:r>
      <w:r>
        <w:t xml:space="preserve">. </w:t>
      </w:r>
      <w:proofErr w:type="spellStart"/>
      <w:r>
        <w:t>Penggunaan</w:t>
      </w:r>
      <w:proofErr w:type="spellEnd"/>
      <w:r>
        <w:t xml:space="preserve"> pooling layer pada </w:t>
      </w:r>
      <w:proofErr w:type="spellStart"/>
      <w:r>
        <w:t>ke</w:t>
      </w:r>
      <w:r w:rsidR="001F7666">
        <w:t>empat</w:t>
      </w:r>
      <w:proofErr w:type="spellEnd"/>
      <w:r>
        <w:t xml:space="preserve"> </w:t>
      </w:r>
      <w:proofErr w:type="spellStart"/>
      <w:r>
        <w:t>arsitektur</w:t>
      </w:r>
      <w:proofErr w:type="spellEnd"/>
      <w:r>
        <w:t xml:space="preserve"> </w:t>
      </w:r>
      <w:proofErr w:type="spellStart"/>
      <w:r>
        <w:t>ini</w:t>
      </w:r>
      <w:proofErr w:type="spellEnd"/>
      <w:r>
        <w:t xml:space="preserve"> </w:t>
      </w:r>
      <w:proofErr w:type="spellStart"/>
      <w:r>
        <w:t>terlihat</w:t>
      </w:r>
      <w:proofErr w:type="spellEnd"/>
      <w:r>
        <w:t xml:space="preserve"> </w:t>
      </w:r>
      <w:proofErr w:type="spellStart"/>
      <w:r>
        <w:t>memberikan</w:t>
      </w:r>
      <w:proofErr w:type="spellEnd"/>
      <w:r>
        <w:t xml:space="preserve"> </w:t>
      </w:r>
      <w:proofErr w:type="spellStart"/>
      <w:r>
        <w:t>peningkatan</w:t>
      </w:r>
      <w:proofErr w:type="spellEnd"/>
      <w:r>
        <w:t xml:space="preserve"> </w:t>
      </w:r>
      <w:proofErr w:type="spellStart"/>
      <w:r>
        <w:t>dibandingkan</w:t>
      </w:r>
      <w:proofErr w:type="spellEnd"/>
      <w:r>
        <w:t xml:space="preserve"> </w:t>
      </w:r>
      <w:proofErr w:type="spellStart"/>
      <w:r>
        <w:t>ketika</w:t>
      </w:r>
      <w:proofErr w:type="spellEnd"/>
      <w:r>
        <w:t xml:space="preserve"> </w:t>
      </w:r>
      <w:proofErr w:type="spellStart"/>
      <w:r>
        <w:t>tanpa</w:t>
      </w:r>
      <w:proofErr w:type="spellEnd"/>
      <w:r>
        <w:t xml:space="preserve"> </w:t>
      </w:r>
      <w:proofErr w:type="spellStart"/>
      <w:r>
        <w:t>menggunakan</w:t>
      </w:r>
      <w:proofErr w:type="spellEnd"/>
      <w:r>
        <w:t xml:space="preserve"> </w:t>
      </w:r>
      <w:r w:rsidRPr="008527DD">
        <w:rPr>
          <w:i/>
          <w:iCs/>
        </w:rPr>
        <w:t>pooling layer</w:t>
      </w:r>
      <w:r>
        <w:t xml:space="preserve">. </w:t>
      </w:r>
      <w:proofErr w:type="spellStart"/>
      <w:r>
        <w:t>Peningkatan</w:t>
      </w:r>
      <w:proofErr w:type="spellEnd"/>
      <w:r>
        <w:t xml:space="preserve"> </w:t>
      </w:r>
      <w:proofErr w:type="spellStart"/>
      <w:r>
        <w:t>ini</w:t>
      </w:r>
      <w:proofErr w:type="spellEnd"/>
      <w:r>
        <w:t xml:space="preserve"> </w:t>
      </w:r>
      <w:proofErr w:type="spellStart"/>
      <w:r>
        <w:t>disebabkan</w:t>
      </w:r>
      <w:proofErr w:type="spellEnd"/>
      <w:r>
        <w:t xml:space="preserve"> </w:t>
      </w:r>
      <w:proofErr w:type="spellStart"/>
      <w:r>
        <w:t>karena</w:t>
      </w:r>
      <w:proofErr w:type="spellEnd"/>
      <w:r>
        <w:t xml:space="preserve"> </w:t>
      </w:r>
      <w:r w:rsidRPr="00495AE6">
        <w:rPr>
          <w:i/>
          <w:iCs/>
        </w:rPr>
        <w:t>pooling layer</w:t>
      </w:r>
      <w:r>
        <w:t xml:space="preserve"> </w:t>
      </w:r>
      <w:proofErr w:type="spellStart"/>
      <w:r>
        <w:t>dapat</w:t>
      </w:r>
      <w:proofErr w:type="spellEnd"/>
      <w:r>
        <w:t xml:space="preserve"> </w:t>
      </w:r>
      <w:proofErr w:type="spellStart"/>
      <w:r>
        <w:t>memberikan</w:t>
      </w:r>
      <w:proofErr w:type="spellEnd"/>
      <w:r>
        <w:t xml:space="preserve"> </w:t>
      </w:r>
      <w:proofErr w:type="spellStart"/>
      <w:r>
        <w:t>representasi</w:t>
      </w:r>
      <w:proofErr w:type="spellEnd"/>
      <w:r>
        <w:t xml:space="preserve"> </w:t>
      </w:r>
      <w:proofErr w:type="spellStart"/>
      <w:r>
        <w:t>fitur</w:t>
      </w:r>
      <w:proofErr w:type="spellEnd"/>
      <w:r>
        <w:t xml:space="preserve"> yang </w:t>
      </w:r>
      <w:proofErr w:type="spellStart"/>
      <w:r>
        <w:t>lebih</w:t>
      </w:r>
      <w:proofErr w:type="spellEnd"/>
      <w:r>
        <w:t xml:space="preserve"> </w:t>
      </w:r>
      <w:proofErr w:type="spellStart"/>
      <w:r>
        <w:t>kompleks</w:t>
      </w:r>
      <w:proofErr w:type="spellEnd"/>
      <w:r>
        <w:t xml:space="preserve"> yang </w:t>
      </w:r>
      <w:proofErr w:type="spellStart"/>
      <w:r>
        <w:t>membantu</w:t>
      </w:r>
      <w:proofErr w:type="spellEnd"/>
      <w:r>
        <w:t xml:space="preserve"> model </w:t>
      </w:r>
      <w:proofErr w:type="spellStart"/>
      <w:r>
        <w:t>dalam</w:t>
      </w:r>
      <w:proofErr w:type="spellEnd"/>
      <w:r>
        <w:t xml:space="preserve"> </w:t>
      </w:r>
      <w:proofErr w:type="spellStart"/>
      <w:r>
        <w:t>memahami</w:t>
      </w:r>
      <w:proofErr w:type="spellEnd"/>
      <w:r>
        <w:t xml:space="preserve"> </w:t>
      </w:r>
      <w:proofErr w:type="spellStart"/>
      <w:r>
        <w:t>citra</w:t>
      </w:r>
      <w:proofErr w:type="spellEnd"/>
      <w:r>
        <w:t xml:space="preserve"> yang </w:t>
      </w:r>
      <w:proofErr w:type="spellStart"/>
      <w:r>
        <w:t>dimasukkan</w:t>
      </w:r>
      <w:proofErr w:type="spellEnd"/>
      <w:r>
        <w:t xml:space="preserve">. Selain </w:t>
      </w:r>
      <w:proofErr w:type="spellStart"/>
      <w:r>
        <w:t>itu</w:t>
      </w:r>
      <w:proofErr w:type="spellEnd"/>
      <w:r>
        <w:t xml:space="preserve">, </w:t>
      </w:r>
      <w:proofErr w:type="spellStart"/>
      <w:r>
        <w:t>perubahan</w:t>
      </w:r>
      <w:proofErr w:type="spellEnd"/>
      <w:r>
        <w:t xml:space="preserve"> </w:t>
      </w:r>
      <w:proofErr w:type="spellStart"/>
      <w:r>
        <w:t>nilai</w:t>
      </w:r>
      <w:proofErr w:type="spellEnd"/>
      <w:r>
        <w:t xml:space="preserve"> pool size juga </w:t>
      </w:r>
      <w:proofErr w:type="spellStart"/>
      <w:r>
        <w:t>memberikan</w:t>
      </w:r>
      <w:proofErr w:type="spellEnd"/>
      <w:r>
        <w:t xml:space="preserve"> </w:t>
      </w:r>
      <w:proofErr w:type="spellStart"/>
      <w:r>
        <w:t>pengaruh</w:t>
      </w:r>
      <w:proofErr w:type="spellEnd"/>
      <w:r>
        <w:t xml:space="preserve"> pada </w:t>
      </w:r>
      <w:proofErr w:type="spellStart"/>
      <w:r>
        <w:t>akurasi</w:t>
      </w:r>
      <w:proofErr w:type="spellEnd"/>
      <w:r>
        <w:t xml:space="preserve"> dan loss yang </w:t>
      </w:r>
      <w:proofErr w:type="spellStart"/>
      <w:r>
        <w:t>dihasilkan</w:t>
      </w:r>
      <w:proofErr w:type="spellEnd"/>
      <w:r>
        <w:t xml:space="preserve"> </w:t>
      </w:r>
      <w:proofErr w:type="spellStart"/>
      <w:r>
        <w:t>walaupun</w:t>
      </w:r>
      <w:proofErr w:type="spellEnd"/>
      <w:r>
        <w:t xml:space="preserve"> </w:t>
      </w:r>
      <w:proofErr w:type="spellStart"/>
      <w:r>
        <w:t>tidak</w:t>
      </w:r>
      <w:proofErr w:type="spellEnd"/>
      <w:r>
        <w:t> </w:t>
      </w:r>
      <w:proofErr w:type="spellStart"/>
      <w:r>
        <w:t>signifikan</w:t>
      </w:r>
      <w:proofErr w:type="spellEnd"/>
      <w:r>
        <w:t>.</w:t>
      </w:r>
      <w:r w:rsidR="00C9045F">
        <w:t xml:space="preserve"> Dari </w:t>
      </w:r>
      <w:proofErr w:type="spellStart"/>
      <w:r w:rsidR="00C9045F">
        <w:t>seluruh</w:t>
      </w:r>
      <w:proofErr w:type="spellEnd"/>
      <w:r w:rsidR="00C9045F">
        <w:t xml:space="preserve"> </w:t>
      </w:r>
      <w:proofErr w:type="spellStart"/>
      <w:r w:rsidR="00C9045F">
        <w:t>operasi</w:t>
      </w:r>
      <w:proofErr w:type="spellEnd"/>
      <w:r w:rsidR="00C9045F">
        <w:t xml:space="preserve"> </w:t>
      </w:r>
      <w:r w:rsidR="00C9045F">
        <w:rPr>
          <w:i/>
          <w:iCs/>
        </w:rPr>
        <w:t xml:space="preserve">pooling </w:t>
      </w:r>
      <w:r w:rsidR="00C9045F">
        <w:t xml:space="preserve">yang </w:t>
      </w:r>
      <w:proofErr w:type="spellStart"/>
      <w:r w:rsidR="00C9045F">
        <w:t>diuji</w:t>
      </w:r>
      <w:proofErr w:type="spellEnd"/>
      <w:r w:rsidR="00C9045F">
        <w:t xml:space="preserve">, </w:t>
      </w:r>
      <w:proofErr w:type="spellStart"/>
      <w:r w:rsidR="00C9045F">
        <w:t>operasi</w:t>
      </w:r>
      <w:proofErr w:type="spellEnd"/>
      <w:r w:rsidR="00C9045F">
        <w:t xml:space="preserve"> </w:t>
      </w:r>
      <w:r w:rsidR="00C9045F">
        <w:rPr>
          <w:i/>
          <w:iCs/>
        </w:rPr>
        <w:t xml:space="preserve">global average pooling </w:t>
      </w:r>
      <w:proofErr w:type="spellStart"/>
      <w:r w:rsidR="00C9045F">
        <w:t>mampu</w:t>
      </w:r>
      <w:proofErr w:type="spellEnd"/>
      <w:r w:rsidR="00C9045F">
        <w:t xml:space="preserve"> </w:t>
      </w:r>
      <w:proofErr w:type="spellStart"/>
      <w:r w:rsidR="00C9045F">
        <w:t>menghasilkan</w:t>
      </w:r>
      <w:proofErr w:type="spellEnd"/>
      <w:r w:rsidR="00C9045F">
        <w:t xml:space="preserve"> </w:t>
      </w:r>
      <w:proofErr w:type="spellStart"/>
      <w:r w:rsidR="00C9045F">
        <w:t>performa</w:t>
      </w:r>
      <w:proofErr w:type="spellEnd"/>
      <w:r w:rsidR="00C9045F">
        <w:t xml:space="preserve"> yang paling </w:t>
      </w:r>
      <w:proofErr w:type="spellStart"/>
      <w:r w:rsidR="00C9045F">
        <w:t>baik</w:t>
      </w:r>
      <w:proofErr w:type="spellEnd"/>
      <w:r w:rsidR="00C9045F">
        <w:t xml:space="preserve"> </w:t>
      </w:r>
      <w:proofErr w:type="spellStart"/>
      <w:r w:rsidR="00E242D4">
        <w:t>dengan</w:t>
      </w:r>
      <w:proofErr w:type="spellEnd"/>
      <w:r w:rsidR="00E242D4">
        <w:t xml:space="preserve"> </w:t>
      </w:r>
      <w:proofErr w:type="spellStart"/>
      <w:r w:rsidR="00E242D4">
        <w:t>nilai</w:t>
      </w:r>
      <w:proofErr w:type="spellEnd"/>
      <w:r w:rsidR="00E242D4">
        <w:t xml:space="preserve"> </w:t>
      </w:r>
      <w:r w:rsidR="00E242D4">
        <w:rPr>
          <w:i/>
          <w:iCs/>
        </w:rPr>
        <w:t xml:space="preserve">test accuracy </w:t>
      </w:r>
      <w:proofErr w:type="spellStart"/>
      <w:r w:rsidR="00E242D4">
        <w:t>mencapai</w:t>
      </w:r>
      <w:proofErr w:type="spellEnd"/>
      <w:r w:rsidR="00E242D4">
        <w:t xml:space="preserve"> 85%. </w:t>
      </w:r>
    </w:p>
    <w:p w14:paraId="6262DF65" w14:textId="77777777" w:rsidR="009E764D" w:rsidRDefault="009E764D" w:rsidP="00401C70">
      <w:pPr>
        <w:pStyle w:val="ListParagraph"/>
        <w:ind w:left="792" w:firstLine="648"/>
      </w:pPr>
    </w:p>
    <w:p w14:paraId="721DBC39" w14:textId="77777777" w:rsidR="00AD1A73" w:rsidRDefault="00AD1A73" w:rsidP="00401C70">
      <w:pPr>
        <w:pStyle w:val="ListParagraph"/>
        <w:ind w:left="792" w:firstLine="648"/>
      </w:pPr>
    </w:p>
    <w:p w14:paraId="7447AA1D" w14:textId="77777777" w:rsidR="00AD1A73" w:rsidRDefault="00AD1A73" w:rsidP="00401C70">
      <w:pPr>
        <w:pStyle w:val="ListParagraph"/>
        <w:ind w:left="792" w:firstLine="648"/>
      </w:pPr>
    </w:p>
    <w:p w14:paraId="0A924159" w14:textId="77777777" w:rsidR="00AD1A73" w:rsidRPr="00E242D4" w:rsidRDefault="00AD1A73" w:rsidP="00401C70">
      <w:pPr>
        <w:pStyle w:val="ListParagraph"/>
        <w:ind w:left="792" w:firstLine="648"/>
      </w:pPr>
    </w:p>
    <w:p w14:paraId="1C14C80F" w14:textId="7965E521" w:rsidR="00E0573F" w:rsidRDefault="00E0573F" w:rsidP="00E0573F">
      <w:r>
        <w:tab/>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rekapan</w:t>
      </w:r>
      <w:proofErr w:type="spellEnd"/>
      <w:r>
        <w:t xml:space="preserve"> </w:t>
      </w:r>
      <w:proofErr w:type="spellStart"/>
      <w:r>
        <w:t>hasil</w:t>
      </w:r>
      <w:proofErr w:type="spellEnd"/>
      <w:r>
        <w:t xml:space="preserve"> </w:t>
      </w:r>
      <w:proofErr w:type="spellStart"/>
      <w:r>
        <w:t>pengujian</w:t>
      </w:r>
      <w:proofErr w:type="spellEnd"/>
      <w:r>
        <w:t xml:space="preserve"> </w:t>
      </w:r>
      <w:r w:rsidR="00AD1A73">
        <w:rPr>
          <w:i/>
          <w:iCs/>
        </w:rPr>
        <w:t xml:space="preserve">feature extraction </w:t>
      </w:r>
      <w:r w:rsidR="00AD1A73">
        <w:t xml:space="preserve">pada </w:t>
      </w:r>
      <w:proofErr w:type="spellStart"/>
      <w:r w:rsidR="00AD1A73">
        <w:t>arsitektur</w:t>
      </w:r>
      <w:proofErr w:type="spellEnd"/>
      <w:r w:rsidR="00AD1A73">
        <w:t xml:space="preserve"> </w:t>
      </w:r>
      <w:proofErr w:type="spellStart"/>
      <w:r w:rsidR="007746CC">
        <w:t>MobileNet</w:t>
      </w:r>
      <w:proofErr w:type="spellEnd"/>
      <w:r w:rsidR="007746CC">
        <w:t xml:space="preserve"> V1 dan </w:t>
      </w:r>
      <w:r w:rsidR="00AD1A73">
        <w:t xml:space="preserve">ResNet152 V2 </w:t>
      </w:r>
      <w:proofErr w:type="spellStart"/>
      <w:r w:rsidR="00AD1A73">
        <w:t>dengan</w:t>
      </w:r>
      <w:proofErr w:type="spellEnd"/>
      <w:r w:rsidR="00AD1A73">
        <w:t xml:space="preserve"> </w:t>
      </w:r>
      <w:proofErr w:type="spellStart"/>
      <w:r w:rsidR="00AD1A73">
        <w:t>performa</w:t>
      </w:r>
      <w:proofErr w:type="spellEnd"/>
      <w:r w:rsidR="00AD1A73">
        <w:t xml:space="preserve"> </w:t>
      </w:r>
      <w:proofErr w:type="spellStart"/>
      <w:r w:rsidR="00AD1A73">
        <w:t>terbaik</w:t>
      </w:r>
      <w:proofErr w:type="spellEnd"/>
      <w:r w:rsidR="00AD1A73">
        <w:t>;</w:t>
      </w:r>
    </w:p>
    <w:tbl>
      <w:tblPr>
        <w:tblW w:w="7083"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555"/>
        <w:gridCol w:w="1417"/>
        <w:gridCol w:w="2552"/>
        <w:gridCol w:w="1559"/>
      </w:tblGrid>
      <w:tr w:rsidR="00AD1A73" w14:paraId="232075A3" w14:textId="77777777" w:rsidTr="00D32493">
        <w:trPr>
          <w:trHeight w:val="840"/>
          <w:jc w:val="center"/>
        </w:trPr>
        <w:tc>
          <w:tcPr>
            <w:tcW w:w="1555" w:type="dxa"/>
            <w:shd w:val="clear" w:color="auto" w:fill="C2D69B"/>
            <w:vAlign w:val="center"/>
            <w:hideMark/>
          </w:tcPr>
          <w:p w14:paraId="27E1A084" w14:textId="77777777" w:rsidR="00AD1A73" w:rsidRDefault="00AD1A73" w:rsidP="0094743B">
            <w:pPr>
              <w:spacing w:after="0" w:line="240" w:lineRule="auto"/>
              <w:ind w:firstLine="0"/>
              <w:jc w:val="center"/>
              <w:textAlignment w:val="baseline"/>
              <w:rPr>
                <w:rFonts w:ascii="Segoe UI" w:eastAsia="Times New Roman" w:hAnsi="Segoe UI" w:cs="Segoe UI"/>
                <w:sz w:val="18"/>
                <w:szCs w:val="18"/>
                <w:lang w:eastAsia="en-ID"/>
              </w:rPr>
            </w:pPr>
            <w:proofErr w:type="spellStart"/>
            <w:r>
              <w:rPr>
                <w:rFonts w:eastAsia="Times New Roman" w:cs="Segoe UI"/>
                <w:szCs w:val="18"/>
                <w:lang w:eastAsia="en-ID"/>
              </w:rPr>
              <w:t>Arsitektur</w:t>
            </w:r>
            <w:proofErr w:type="spellEnd"/>
          </w:p>
        </w:tc>
        <w:tc>
          <w:tcPr>
            <w:tcW w:w="1417" w:type="dxa"/>
            <w:shd w:val="clear" w:color="auto" w:fill="C2D69B"/>
            <w:vAlign w:val="center"/>
            <w:hideMark/>
          </w:tcPr>
          <w:p w14:paraId="15D7AFBD" w14:textId="555D2F53" w:rsidR="00AD1A73" w:rsidRDefault="00D32493" w:rsidP="0094743B">
            <w:pPr>
              <w:spacing w:after="0" w:line="240" w:lineRule="auto"/>
              <w:ind w:firstLine="0"/>
              <w:jc w:val="center"/>
              <w:textAlignment w:val="baseline"/>
              <w:rPr>
                <w:rFonts w:ascii="Segoe UI" w:eastAsia="Times New Roman" w:hAnsi="Segoe UI" w:cs="Segoe UI"/>
                <w:sz w:val="18"/>
                <w:szCs w:val="18"/>
                <w:lang w:eastAsia="en-ID"/>
              </w:rPr>
            </w:pPr>
            <w:r>
              <w:rPr>
                <w:rFonts w:eastAsia="Times New Roman" w:cs="Times New Roman"/>
                <w:szCs w:val="24"/>
                <w:lang w:val="en-US" w:eastAsia="en-ID"/>
              </w:rPr>
              <w:t>Nilai ‘</w:t>
            </w:r>
            <w:r>
              <w:rPr>
                <w:rFonts w:eastAsia="Times New Roman" w:cs="Times New Roman"/>
                <w:i/>
                <w:iCs/>
                <w:szCs w:val="24"/>
                <w:lang w:val="en-US" w:eastAsia="en-ID"/>
              </w:rPr>
              <w:t>include top’</w:t>
            </w:r>
            <w:r w:rsidR="00AD1A73">
              <w:rPr>
                <w:rFonts w:eastAsia="Times New Roman" w:cs="Times New Roman"/>
                <w:szCs w:val="24"/>
                <w:lang w:eastAsia="en-ID"/>
              </w:rPr>
              <w:t> </w:t>
            </w:r>
          </w:p>
        </w:tc>
        <w:tc>
          <w:tcPr>
            <w:tcW w:w="2552" w:type="dxa"/>
            <w:shd w:val="clear" w:color="auto" w:fill="C2D69B"/>
            <w:vAlign w:val="center"/>
            <w:hideMark/>
          </w:tcPr>
          <w:p w14:paraId="0379E49D" w14:textId="7ECE33A6" w:rsidR="00AD1A73" w:rsidRPr="00401D65" w:rsidRDefault="00AD1A73" w:rsidP="0094743B">
            <w:pPr>
              <w:spacing w:after="0" w:line="240" w:lineRule="auto"/>
              <w:ind w:firstLine="0"/>
              <w:jc w:val="center"/>
              <w:textAlignment w:val="baseline"/>
              <w:rPr>
                <w:rFonts w:eastAsia="Times New Roman" w:cs="Times New Roman"/>
                <w:i/>
                <w:iCs/>
                <w:sz w:val="18"/>
                <w:szCs w:val="18"/>
                <w:lang w:eastAsia="en-ID"/>
              </w:rPr>
            </w:pPr>
            <w:r>
              <w:rPr>
                <w:rFonts w:eastAsia="Times New Roman" w:cs="Times New Roman"/>
                <w:i/>
                <w:iCs/>
                <w:szCs w:val="24"/>
                <w:lang w:eastAsia="en-ID"/>
              </w:rPr>
              <w:t>Pooling Layer</w:t>
            </w:r>
          </w:p>
        </w:tc>
        <w:tc>
          <w:tcPr>
            <w:tcW w:w="1559" w:type="dxa"/>
            <w:shd w:val="clear" w:color="auto" w:fill="C2D69B"/>
            <w:vAlign w:val="center"/>
            <w:hideMark/>
          </w:tcPr>
          <w:p w14:paraId="2DE77280" w14:textId="77777777" w:rsidR="00AD1A73" w:rsidRPr="00644569" w:rsidRDefault="00AD1A73" w:rsidP="0094743B">
            <w:pPr>
              <w:spacing w:after="0" w:line="240" w:lineRule="auto"/>
              <w:ind w:firstLine="0"/>
              <w:jc w:val="center"/>
              <w:textAlignment w:val="baseline"/>
              <w:rPr>
                <w:rFonts w:ascii="Segoe UI" w:eastAsia="Times New Roman" w:hAnsi="Segoe UI" w:cs="Segoe UI"/>
                <w:i/>
                <w:sz w:val="18"/>
                <w:szCs w:val="18"/>
                <w:lang w:eastAsia="en-ID"/>
              </w:rPr>
            </w:pPr>
            <w:r w:rsidRPr="00644569">
              <w:rPr>
                <w:rFonts w:eastAsia="Times New Roman" w:cs="Times New Roman"/>
                <w:i/>
                <w:szCs w:val="24"/>
                <w:lang w:val="en-US" w:eastAsia="en-ID"/>
              </w:rPr>
              <w:t>Test Accuracy</w:t>
            </w:r>
            <w:r w:rsidRPr="00644569">
              <w:rPr>
                <w:rFonts w:eastAsia="Times New Roman" w:cs="Times New Roman"/>
                <w:i/>
                <w:szCs w:val="24"/>
                <w:lang w:eastAsia="en-ID"/>
              </w:rPr>
              <w:t> </w:t>
            </w:r>
          </w:p>
        </w:tc>
      </w:tr>
      <w:tr w:rsidR="00AD1A73" w:rsidRPr="00A72C69" w14:paraId="4014203C" w14:textId="77777777" w:rsidTr="00D32493">
        <w:trPr>
          <w:trHeight w:val="300"/>
          <w:jc w:val="center"/>
        </w:trPr>
        <w:tc>
          <w:tcPr>
            <w:tcW w:w="1555" w:type="dxa"/>
            <w:vAlign w:val="center"/>
            <w:hideMark/>
          </w:tcPr>
          <w:p w14:paraId="2F4DBF97" w14:textId="2F6ACE33" w:rsidR="00AD1A73" w:rsidRPr="00401D65" w:rsidRDefault="00AD1A73" w:rsidP="0094743B">
            <w:pPr>
              <w:spacing w:after="0" w:line="240" w:lineRule="auto"/>
              <w:ind w:firstLine="0"/>
              <w:jc w:val="center"/>
              <w:textAlignment w:val="baseline"/>
              <w:rPr>
                <w:rFonts w:ascii="Segoe UI" w:eastAsia="Times New Roman" w:hAnsi="Segoe UI" w:cs="Segoe UI"/>
                <w:sz w:val="18"/>
                <w:szCs w:val="18"/>
                <w:lang w:eastAsia="en-ID"/>
              </w:rPr>
            </w:pPr>
            <w:proofErr w:type="spellStart"/>
            <w:r>
              <w:rPr>
                <w:rFonts w:eastAsia="Times New Roman" w:cs="Segoe UI"/>
                <w:szCs w:val="18"/>
                <w:lang w:eastAsia="en-ID"/>
              </w:rPr>
              <w:lastRenderedPageBreak/>
              <w:t>MobileNet</w:t>
            </w:r>
            <w:proofErr w:type="spellEnd"/>
            <w:r>
              <w:rPr>
                <w:rFonts w:eastAsia="Times New Roman" w:cs="Segoe UI"/>
                <w:szCs w:val="18"/>
                <w:lang w:eastAsia="en-ID"/>
              </w:rPr>
              <w:t xml:space="preserve"> V1</w:t>
            </w:r>
          </w:p>
        </w:tc>
        <w:tc>
          <w:tcPr>
            <w:tcW w:w="1417" w:type="dxa"/>
            <w:vAlign w:val="center"/>
          </w:tcPr>
          <w:p w14:paraId="54BBC15F" w14:textId="71F86A65" w:rsidR="00AD1A73" w:rsidRPr="00401D65" w:rsidRDefault="00D32493" w:rsidP="00D32493">
            <w:pPr>
              <w:spacing w:after="0" w:line="240" w:lineRule="auto"/>
              <w:ind w:firstLine="0"/>
              <w:jc w:val="center"/>
              <w:textAlignment w:val="baseline"/>
              <w:rPr>
                <w:rFonts w:eastAsia="Times New Roman" w:cs="Times New Roman"/>
                <w:i/>
                <w:iCs/>
                <w:sz w:val="18"/>
                <w:szCs w:val="18"/>
                <w:lang w:eastAsia="en-ID"/>
              </w:rPr>
            </w:pPr>
            <w:r w:rsidRPr="00D32493">
              <w:rPr>
                <w:rFonts w:eastAsia="Times New Roman" w:cs="Times New Roman"/>
                <w:i/>
                <w:iCs/>
                <w:szCs w:val="24"/>
                <w:lang w:eastAsia="en-ID"/>
              </w:rPr>
              <w:t>False</w:t>
            </w:r>
          </w:p>
        </w:tc>
        <w:tc>
          <w:tcPr>
            <w:tcW w:w="2552" w:type="dxa"/>
            <w:vAlign w:val="center"/>
          </w:tcPr>
          <w:p w14:paraId="1DD7ACF7" w14:textId="793CAE65" w:rsidR="00AD1A73" w:rsidRPr="00D32493" w:rsidRDefault="00D32493" w:rsidP="0094743B">
            <w:pPr>
              <w:spacing w:after="0" w:line="240" w:lineRule="auto"/>
              <w:ind w:firstLine="0"/>
              <w:jc w:val="center"/>
              <w:textAlignment w:val="baseline"/>
              <w:rPr>
                <w:rFonts w:eastAsia="Times New Roman" w:cs="Times New Roman"/>
                <w:i/>
                <w:iCs/>
                <w:szCs w:val="24"/>
                <w:lang w:eastAsia="en-ID"/>
              </w:rPr>
            </w:pPr>
            <w:r>
              <w:rPr>
                <w:rFonts w:eastAsia="Times New Roman" w:cs="Times New Roman"/>
                <w:i/>
                <w:iCs/>
                <w:szCs w:val="24"/>
                <w:lang w:eastAsia="en-ID"/>
              </w:rPr>
              <w:t>Global Average Pooling</w:t>
            </w:r>
          </w:p>
        </w:tc>
        <w:tc>
          <w:tcPr>
            <w:tcW w:w="1559" w:type="dxa"/>
            <w:shd w:val="clear" w:color="auto" w:fill="auto"/>
            <w:vAlign w:val="center"/>
          </w:tcPr>
          <w:p w14:paraId="59A8E989" w14:textId="032DCAF3" w:rsidR="00AD1A73" w:rsidRPr="00A72C69" w:rsidRDefault="00961114" w:rsidP="0094743B">
            <w:pPr>
              <w:spacing w:after="0" w:line="240" w:lineRule="auto"/>
              <w:ind w:firstLine="0"/>
              <w:jc w:val="center"/>
              <w:textAlignment w:val="baseline"/>
              <w:rPr>
                <w:rFonts w:eastAsia="Times New Roman" w:cs="Times New Roman"/>
                <w:szCs w:val="24"/>
                <w:lang w:eastAsia="en-ID"/>
              </w:rPr>
            </w:pPr>
            <w:r>
              <w:rPr>
                <w:rFonts w:eastAsia="Times New Roman" w:cs="Times New Roman"/>
                <w:szCs w:val="24"/>
                <w:lang w:eastAsia="en-ID"/>
              </w:rPr>
              <w:t>59%</w:t>
            </w:r>
          </w:p>
        </w:tc>
      </w:tr>
      <w:tr w:rsidR="00AD1A73" w:rsidRPr="00A72C69" w14:paraId="5A8FDFE7" w14:textId="77777777" w:rsidTr="00961114">
        <w:trPr>
          <w:trHeight w:val="300"/>
          <w:jc w:val="center"/>
        </w:trPr>
        <w:tc>
          <w:tcPr>
            <w:tcW w:w="1555" w:type="dxa"/>
            <w:vAlign w:val="center"/>
          </w:tcPr>
          <w:p w14:paraId="5F25741D" w14:textId="60BC5ACF" w:rsidR="00AD1A73" w:rsidRPr="00961114" w:rsidRDefault="00961114" w:rsidP="0094743B">
            <w:pPr>
              <w:spacing w:after="0" w:line="240" w:lineRule="auto"/>
              <w:ind w:firstLine="0"/>
              <w:jc w:val="center"/>
              <w:textAlignment w:val="baseline"/>
              <w:rPr>
                <w:rFonts w:eastAsia="Times New Roman" w:cs="Times New Roman"/>
                <w:sz w:val="18"/>
                <w:szCs w:val="18"/>
                <w:lang w:eastAsia="en-ID"/>
              </w:rPr>
            </w:pPr>
            <w:r w:rsidRPr="00961114">
              <w:rPr>
                <w:rFonts w:eastAsia="Times New Roman" w:cs="Times New Roman"/>
                <w:szCs w:val="24"/>
                <w:lang w:eastAsia="en-ID"/>
              </w:rPr>
              <w:t>ResNet50 V2</w:t>
            </w:r>
          </w:p>
        </w:tc>
        <w:tc>
          <w:tcPr>
            <w:tcW w:w="1417" w:type="dxa"/>
            <w:vAlign w:val="center"/>
          </w:tcPr>
          <w:p w14:paraId="3AE45FF7" w14:textId="52FE7251" w:rsidR="00AD1A73" w:rsidRPr="00401D65" w:rsidRDefault="00961114" w:rsidP="0094743B">
            <w:pPr>
              <w:spacing w:after="0" w:line="240" w:lineRule="auto"/>
              <w:ind w:firstLine="0"/>
              <w:jc w:val="center"/>
              <w:textAlignment w:val="baseline"/>
              <w:rPr>
                <w:rFonts w:eastAsia="Times New Roman" w:cs="Times New Roman"/>
                <w:i/>
                <w:iCs/>
                <w:szCs w:val="24"/>
                <w:lang w:eastAsia="en-ID"/>
              </w:rPr>
            </w:pPr>
            <w:r>
              <w:rPr>
                <w:rFonts w:eastAsia="Times New Roman" w:cs="Times New Roman"/>
                <w:i/>
                <w:iCs/>
                <w:szCs w:val="24"/>
                <w:lang w:eastAsia="en-ID"/>
              </w:rPr>
              <w:t>False</w:t>
            </w:r>
          </w:p>
        </w:tc>
        <w:tc>
          <w:tcPr>
            <w:tcW w:w="2552" w:type="dxa"/>
            <w:vAlign w:val="center"/>
          </w:tcPr>
          <w:p w14:paraId="1BB63042" w14:textId="374B63D9" w:rsidR="00AD1A73" w:rsidRPr="00961114" w:rsidRDefault="00961114" w:rsidP="0094743B">
            <w:pPr>
              <w:spacing w:after="0" w:line="240" w:lineRule="auto"/>
              <w:ind w:firstLine="0"/>
              <w:jc w:val="center"/>
              <w:textAlignment w:val="baseline"/>
              <w:rPr>
                <w:rFonts w:eastAsia="Times New Roman" w:cs="Times New Roman"/>
                <w:i/>
                <w:iCs/>
                <w:szCs w:val="24"/>
                <w:lang w:eastAsia="en-ID"/>
              </w:rPr>
            </w:pPr>
            <w:r>
              <w:rPr>
                <w:rFonts w:eastAsia="Times New Roman" w:cs="Times New Roman"/>
                <w:i/>
                <w:iCs/>
                <w:szCs w:val="24"/>
                <w:lang w:eastAsia="en-ID"/>
              </w:rPr>
              <w:t>Global Average Pooling</w:t>
            </w:r>
          </w:p>
        </w:tc>
        <w:tc>
          <w:tcPr>
            <w:tcW w:w="1559" w:type="dxa"/>
            <w:vAlign w:val="center"/>
          </w:tcPr>
          <w:p w14:paraId="5FEB224D" w14:textId="057CF324" w:rsidR="005E7BFC" w:rsidRPr="00A72C69" w:rsidRDefault="00961114" w:rsidP="005E7BFC">
            <w:pPr>
              <w:spacing w:after="0" w:line="240" w:lineRule="auto"/>
              <w:ind w:firstLine="0"/>
              <w:jc w:val="center"/>
              <w:textAlignment w:val="baseline"/>
              <w:rPr>
                <w:rFonts w:eastAsia="Times New Roman" w:cs="Times New Roman"/>
                <w:szCs w:val="24"/>
                <w:lang w:eastAsia="en-ID"/>
              </w:rPr>
            </w:pPr>
            <w:r>
              <w:rPr>
                <w:rFonts w:ascii="Segoe UI" w:eastAsia="Times New Roman" w:hAnsi="Segoe UI" w:cs="Segoe UI"/>
                <w:sz w:val="18"/>
                <w:szCs w:val="18"/>
                <w:lang w:eastAsia="en-ID"/>
              </w:rPr>
              <w:t>81,33%</w:t>
            </w:r>
          </w:p>
        </w:tc>
      </w:tr>
      <w:tr w:rsidR="00961114" w:rsidRPr="00A72C69" w14:paraId="43B1C2A3" w14:textId="77777777" w:rsidTr="00D32493">
        <w:trPr>
          <w:trHeight w:val="300"/>
          <w:jc w:val="center"/>
        </w:trPr>
        <w:tc>
          <w:tcPr>
            <w:tcW w:w="1555" w:type="dxa"/>
            <w:vAlign w:val="center"/>
          </w:tcPr>
          <w:p w14:paraId="36CA52FC" w14:textId="233732CC" w:rsidR="00961114" w:rsidRDefault="00961114" w:rsidP="00961114">
            <w:pPr>
              <w:spacing w:after="0" w:line="240" w:lineRule="auto"/>
              <w:ind w:firstLine="0"/>
              <w:jc w:val="center"/>
              <w:textAlignment w:val="baseline"/>
              <w:rPr>
                <w:rFonts w:eastAsia="Times New Roman" w:cs="Segoe UI"/>
                <w:szCs w:val="18"/>
                <w:lang w:eastAsia="en-ID"/>
              </w:rPr>
            </w:pPr>
            <w:r>
              <w:rPr>
                <w:rFonts w:eastAsia="Times New Roman" w:cs="Segoe UI"/>
                <w:szCs w:val="18"/>
                <w:lang w:eastAsia="en-ID"/>
              </w:rPr>
              <w:t>ResNet101 V2</w:t>
            </w:r>
          </w:p>
        </w:tc>
        <w:tc>
          <w:tcPr>
            <w:tcW w:w="1417" w:type="dxa"/>
            <w:vAlign w:val="center"/>
          </w:tcPr>
          <w:p w14:paraId="0ADE5F4C" w14:textId="609FC022" w:rsidR="00961114" w:rsidRDefault="00961114" w:rsidP="00961114">
            <w:pPr>
              <w:spacing w:after="0" w:line="240" w:lineRule="auto"/>
              <w:ind w:firstLine="0"/>
              <w:jc w:val="center"/>
              <w:textAlignment w:val="baseline"/>
              <w:rPr>
                <w:rFonts w:eastAsia="Times New Roman" w:cs="Times New Roman"/>
                <w:i/>
                <w:iCs/>
                <w:szCs w:val="24"/>
                <w:lang w:eastAsia="en-ID"/>
              </w:rPr>
            </w:pPr>
            <w:r>
              <w:rPr>
                <w:rFonts w:eastAsia="Times New Roman" w:cs="Times New Roman"/>
                <w:i/>
                <w:iCs/>
                <w:szCs w:val="24"/>
                <w:lang w:eastAsia="en-ID"/>
              </w:rPr>
              <w:t>False</w:t>
            </w:r>
          </w:p>
        </w:tc>
        <w:tc>
          <w:tcPr>
            <w:tcW w:w="2552" w:type="dxa"/>
            <w:vAlign w:val="center"/>
          </w:tcPr>
          <w:p w14:paraId="0FFAA09B" w14:textId="189E7DC8" w:rsidR="00961114" w:rsidRDefault="00961114" w:rsidP="00961114">
            <w:pPr>
              <w:spacing w:after="0" w:line="240" w:lineRule="auto"/>
              <w:ind w:firstLine="0"/>
              <w:jc w:val="center"/>
              <w:textAlignment w:val="baseline"/>
              <w:rPr>
                <w:rFonts w:eastAsia="Times New Roman" w:cs="Times New Roman"/>
                <w:i/>
                <w:iCs/>
                <w:szCs w:val="24"/>
                <w:lang w:eastAsia="en-ID"/>
              </w:rPr>
            </w:pPr>
            <w:r>
              <w:rPr>
                <w:rFonts w:eastAsia="Times New Roman" w:cs="Times New Roman"/>
                <w:i/>
                <w:iCs/>
                <w:szCs w:val="24"/>
                <w:lang w:eastAsia="en-ID"/>
              </w:rPr>
              <w:t>Global Average Pooling</w:t>
            </w:r>
          </w:p>
        </w:tc>
        <w:tc>
          <w:tcPr>
            <w:tcW w:w="1559" w:type="dxa"/>
            <w:vAlign w:val="center"/>
          </w:tcPr>
          <w:p w14:paraId="1CF0246A" w14:textId="09570BC4" w:rsidR="00961114" w:rsidRDefault="00961114" w:rsidP="00961114">
            <w:pPr>
              <w:spacing w:after="0" w:line="240" w:lineRule="auto"/>
              <w:ind w:firstLine="0"/>
              <w:jc w:val="center"/>
              <w:textAlignment w:val="baseline"/>
              <w:rPr>
                <w:rFonts w:eastAsia="Times New Roman" w:cs="Times New Roman"/>
                <w:szCs w:val="24"/>
                <w:lang w:eastAsia="en-ID"/>
              </w:rPr>
            </w:pPr>
            <w:r>
              <w:rPr>
                <w:rFonts w:ascii="Segoe UI" w:eastAsia="Times New Roman" w:hAnsi="Segoe UI" w:cs="Segoe UI"/>
                <w:sz w:val="18"/>
                <w:szCs w:val="18"/>
                <w:lang w:eastAsia="en-ID"/>
              </w:rPr>
              <w:t>79,33%</w:t>
            </w:r>
          </w:p>
        </w:tc>
      </w:tr>
      <w:tr w:rsidR="00961114" w:rsidRPr="00A72C69" w14:paraId="351C9D01" w14:textId="77777777" w:rsidTr="00D32493">
        <w:trPr>
          <w:trHeight w:val="300"/>
          <w:jc w:val="center"/>
        </w:trPr>
        <w:tc>
          <w:tcPr>
            <w:tcW w:w="1555" w:type="dxa"/>
            <w:vAlign w:val="center"/>
          </w:tcPr>
          <w:p w14:paraId="125F5F86" w14:textId="289874C3" w:rsidR="00961114" w:rsidRDefault="00961114" w:rsidP="00961114">
            <w:pPr>
              <w:spacing w:after="0" w:line="240" w:lineRule="auto"/>
              <w:ind w:firstLine="0"/>
              <w:jc w:val="center"/>
              <w:textAlignment w:val="baseline"/>
              <w:rPr>
                <w:rFonts w:eastAsia="Times New Roman" w:cs="Segoe UI"/>
                <w:szCs w:val="18"/>
                <w:lang w:eastAsia="en-ID"/>
              </w:rPr>
            </w:pPr>
            <w:r>
              <w:rPr>
                <w:rFonts w:eastAsia="Times New Roman" w:cs="Segoe UI"/>
                <w:szCs w:val="18"/>
                <w:lang w:eastAsia="en-ID"/>
              </w:rPr>
              <w:t>ResNet152 V2</w:t>
            </w:r>
          </w:p>
        </w:tc>
        <w:tc>
          <w:tcPr>
            <w:tcW w:w="1417" w:type="dxa"/>
            <w:vAlign w:val="center"/>
          </w:tcPr>
          <w:p w14:paraId="6FE054AB" w14:textId="7BC41F4C" w:rsidR="00961114" w:rsidRDefault="00961114" w:rsidP="00961114">
            <w:pPr>
              <w:spacing w:after="0" w:line="240" w:lineRule="auto"/>
              <w:ind w:firstLine="0"/>
              <w:jc w:val="center"/>
              <w:textAlignment w:val="baseline"/>
              <w:rPr>
                <w:rFonts w:eastAsia="Times New Roman" w:cs="Times New Roman"/>
                <w:i/>
                <w:iCs/>
                <w:szCs w:val="24"/>
                <w:lang w:eastAsia="en-ID"/>
              </w:rPr>
            </w:pPr>
            <w:r>
              <w:rPr>
                <w:rFonts w:eastAsia="Times New Roman" w:cs="Times New Roman"/>
                <w:i/>
                <w:iCs/>
                <w:szCs w:val="24"/>
                <w:lang w:eastAsia="en-ID"/>
              </w:rPr>
              <w:t>False</w:t>
            </w:r>
          </w:p>
        </w:tc>
        <w:tc>
          <w:tcPr>
            <w:tcW w:w="2552" w:type="dxa"/>
            <w:vAlign w:val="center"/>
          </w:tcPr>
          <w:p w14:paraId="0C1D1EC8" w14:textId="2DF1AB3C" w:rsidR="00961114" w:rsidRDefault="00961114" w:rsidP="00961114">
            <w:pPr>
              <w:spacing w:after="0" w:line="240" w:lineRule="auto"/>
              <w:ind w:firstLine="0"/>
              <w:jc w:val="center"/>
              <w:textAlignment w:val="baseline"/>
              <w:rPr>
                <w:rFonts w:eastAsia="Times New Roman" w:cs="Times New Roman"/>
                <w:i/>
                <w:iCs/>
                <w:szCs w:val="24"/>
                <w:lang w:eastAsia="en-ID"/>
              </w:rPr>
            </w:pPr>
            <w:r>
              <w:rPr>
                <w:rFonts w:eastAsia="Times New Roman" w:cs="Times New Roman"/>
                <w:i/>
                <w:iCs/>
                <w:szCs w:val="24"/>
                <w:lang w:eastAsia="en-ID"/>
              </w:rPr>
              <w:t>Global Average Pooling</w:t>
            </w:r>
          </w:p>
        </w:tc>
        <w:tc>
          <w:tcPr>
            <w:tcW w:w="1559" w:type="dxa"/>
            <w:vAlign w:val="center"/>
          </w:tcPr>
          <w:p w14:paraId="54329F78" w14:textId="2B42E3C1" w:rsidR="00961114" w:rsidRDefault="00961114" w:rsidP="00961114">
            <w:pPr>
              <w:spacing w:after="0" w:line="240" w:lineRule="auto"/>
              <w:ind w:firstLine="0"/>
              <w:jc w:val="center"/>
              <w:textAlignment w:val="baseline"/>
              <w:rPr>
                <w:rFonts w:eastAsia="Times New Roman" w:cs="Times New Roman"/>
                <w:szCs w:val="24"/>
                <w:lang w:eastAsia="en-ID"/>
              </w:rPr>
            </w:pPr>
            <w:r>
              <w:rPr>
                <w:rFonts w:eastAsia="Times New Roman" w:cs="Times New Roman"/>
                <w:szCs w:val="24"/>
                <w:lang w:eastAsia="en-ID"/>
              </w:rPr>
              <w:t>85%</w:t>
            </w:r>
          </w:p>
        </w:tc>
      </w:tr>
    </w:tbl>
    <w:p w14:paraId="4D4FEEF5" w14:textId="77777777" w:rsidR="00EB456A" w:rsidRDefault="00EB456A" w:rsidP="00EB456A"/>
    <w:p w14:paraId="52EB17FD" w14:textId="27C3EA9A" w:rsidR="00AD1A73" w:rsidRDefault="00B32250" w:rsidP="00EB456A">
      <w:pPr>
        <w:rPr>
          <w:i/>
          <w:iCs/>
        </w:rPr>
      </w:pPr>
      <w:r>
        <w:t xml:space="preserve">Tabel…. </w:t>
      </w:r>
      <w:proofErr w:type="spellStart"/>
      <w:r>
        <w:t>Menunjukkan</w:t>
      </w:r>
      <w:proofErr w:type="spellEnd"/>
      <w:r>
        <w:t xml:space="preserve"> </w:t>
      </w:r>
      <w:proofErr w:type="spellStart"/>
      <w:r>
        <w:t>perbandingan</w:t>
      </w:r>
      <w:proofErr w:type="spellEnd"/>
      <w:r>
        <w:t xml:space="preserve"> </w:t>
      </w:r>
      <w:proofErr w:type="spellStart"/>
      <w:r>
        <w:t>performa</w:t>
      </w:r>
      <w:proofErr w:type="spellEnd"/>
      <w:r>
        <w:t xml:space="preserve"> </w:t>
      </w:r>
      <w:proofErr w:type="spellStart"/>
      <w:r w:rsidR="007746CC">
        <w:t>antara</w:t>
      </w:r>
      <w:proofErr w:type="spellEnd"/>
      <w:r w:rsidR="007746CC">
        <w:t xml:space="preserve"> </w:t>
      </w:r>
      <w:proofErr w:type="spellStart"/>
      <w:r w:rsidR="007746CC">
        <w:t>arsitektur</w:t>
      </w:r>
      <w:proofErr w:type="spellEnd"/>
      <w:r w:rsidR="007746CC">
        <w:t xml:space="preserve"> </w:t>
      </w:r>
      <w:proofErr w:type="spellStart"/>
      <w:r w:rsidR="007746CC">
        <w:t>MobileNet</w:t>
      </w:r>
      <w:proofErr w:type="spellEnd"/>
      <w:r w:rsidR="007746CC">
        <w:t xml:space="preserve"> V1</w:t>
      </w:r>
      <w:r w:rsidR="00961114">
        <w:t xml:space="preserve">, ResNet50 V2, ResNet101 V2, dan </w:t>
      </w:r>
      <w:r w:rsidR="007746CC">
        <w:t xml:space="preserve">ResNet152 V2. Pada </w:t>
      </w:r>
      <w:proofErr w:type="spellStart"/>
      <w:r w:rsidR="007746CC">
        <w:t>tabel</w:t>
      </w:r>
      <w:proofErr w:type="spellEnd"/>
      <w:r w:rsidR="007746CC">
        <w:t xml:space="preserve"> </w:t>
      </w:r>
      <w:proofErr w:type="spellStart"/>
      <w:r w:rsidR="007746CC">
        <w:t>tersebut</w:t>
      </w:r>
      <w:proofErr w:type="spellEnd"/>
      <w:r w:rsidR="007746CC">
        <w:t xml:space="preserve"> </w:t>
      </w:r>
      <w:proofErr w:type="spellStart"/>
      <w:r w:rsidR="007746CC">
        <w:t>telah</w:t>
      </w:r>
      <w:proofErr w:type="spellEnd"/>
      <w:r w:rsidR="007746CC">
        <w:t xml:space="preserve"> </w:t>
      </w:r>
      <w:proofErr w:type="spellStart"/>
      <w:r w:rsidR="007746CC">
        <w:t>diterapkan</w:t>
      </w:r>
      <w:proofErr w:type="spellEnd"/>
      <w:r w:rsidR="007746CC">
        <w:t xml:space="preserve"> </w:t>
      </w:r>
      <w:proofErr w:type="spellStart"/>
      <w:r w:rsidR="007746CC">
        <w:t>nilai</w:t>
      </w:r>
      <w:proofErr w:type="spellEnd"/>
      <w:r w:rsidR="007746CC">
        <w:t xml:space="preserve"> </w:t>
      </w:r>
      <w:r w:rsidR="007746CC">
        <w:rPr>
          <w:i/>
          <w:iCs/>
        </w:rPr>
        <w:t xml:space="preserve">false </w:t>
      </w:r>
      <w:r w:rsidR="007746CC">
        <w:t xml:space="preserve">pada parameter </w:t>
      </w:r>
      <w:r w:rsidR="007746CC" w:rsidRPr="007746CC">
        <w:rPr>
          <w:i/>
          <w:iCs/>
        </w:rPr>
        <w:t>‘include top’</w:t>
      </w:r>
      <w:r w:rsidR="007746CC">
        <w:rPr>
          <w:i/>
          <w:iCs/>
        </w:rPr>
        <w:t xml:space="preserve"> </w:t>
      </w:r>
      <w:r w:rsidR="007746CC">
        <w:t xml:space="preserve">dan </w:t>
      </w:r>
      <w:proofErr w:type="spellStart"/>
      <w:r w:rsidR="007746CC">
        <w:t>operasi</w:t>
      </w:r>
      <w:proofErr w:type="spellEnd"/>
      <w:r w:rsidR="007746CC">
        <w:t xml:space="preserve"> </w:t>
      </w:r>
      <w:r w:rsidR="00245FD7">
        <w:rPr>
          <w:i/>
          <w:iCs/>
        </w:rPr>
        <w:t xml:space="preserve">global average pooling. </w:t>
      </w:r>
      <w:r w:rsidR="00245FD7">
        <w:t xml:space="preserve">Dari </w:t>
      </w:r>
      <w:proofErr w:type="spellStart"/>
      <w:r w:rsidR="00245FD7">
        <w:t>perbandingan</w:t>
      </w:r>
      <w:proofErr w:type="spellEnd"/>
      <w:r w:rsidR="00245FD7">
        <w:t xml:space="preserve"> </w:t>
      </w:r>
      <w:proofErr w:type="spellStart"/>
      <w:r w:rsidR="00245FD7">
        <w:t>performa</w:t>
      </w:r>
      <w:proofErr w:type="spellEnd"/>
      <w:r w:rsidR="00245FD7">
        <w:t xml:space="preserve"> </w:t>
      </w:r>
      <w:proofErr w:type="spellStart"/>
      <w:r w:rsidR="00245FD7">
        <w:t>ke</w:t>
      </w:r>
      <w:r w:rsidR="00961114">
        <w:t>empat</w:t>
      </w:r>
      <w:proofErr w:type="spellEnd"/>
      <w:r w:rsidR="00245FD7">
        <w:t xml:space="preserve"> </w:t>
      </w:r>
      <w:proofErr w:type="spellStart"/>
      <w:r w:rsidR="00245FD7">
        <w:t>arsitektur</w:t>
      </w:r>
      <w:proofErr w:type="spellEnd"/>
      <w:r w:rsidR="00245FD7">
        <w:t xml:space="preserve"> yang </w:t>
      </w:r>
      <w:proofErr w:type="spellStart"/>
      <w:r w:rsidR="00245FD7">
        <w:t>diuji</w:t>
      </w:r>
      <w:proofErr w:type="spellEnd"/>
      <w:r w:rsidR="00245FD7">
        <w:t xml:space="preserve">, </w:t>
      </w:r>
      <w:proofErr w:type="spellStart"/>
      <w:r w:rsidR="00245FD7">
        <w:t>dapat</w:t>
      </w:r>
      <w:proofErr w:type="spellEnd"/>
      <w:r w:rsidR="00245FD7">
        <w:t xml:space="preserve"> </w:t>
      </w:r>
      <w:proofErr w:type="spellStart"/>
      <w:r w:rsidR="00245FD7">
        <w:t>disimpulkan</w:t>
      </w:r>
      <w:proofErr w:type="spellEnd"/>
      <w:r w:rsidR="00245FD7">
        <w:t xml:space="preserve"> </w:t>
      </w:r>
      <w:proofErr w:type="spellStart"/>
      <w:r w:rsidR="00245FD7">
        <w:t>bahwa</w:t>
      </w:r>
      <w:proofErr w:type="spellEnd"/>
      <w:r w:rsidR="00245FD7">
        <w:t xml:space="preserve"> </w:t>
      </w:r>
      <w:proofErr w:type="spellStart"/>
      <w:r w:rsidR="00245FD7">
        <w:t>arsitektur</w:t>
      </w:r>
      <w:proofErr w:type="spellEnd"/>
      <w:r w:rsidR="00245FD7">
        <w:t xml:space="preserve"> ResNet152 V2 </w:t>
      </w:r>
      <w:proofErr w:type="spellStart"/>
      <w:r w:rsidR="00245FD7">
        <w:t>lebih</w:t>
      </w:r>
      <w:proofErr w:type="spellEnd"/>
      <w:r w:rsidR="00245FD7">
        <w:t xml:space="preserve"> </w:t>
      </w:r>
      <w:proofErr w:type="spellStart"/>
      <w:r w:rsidR="00245FD7">
        <w:t>baik</w:t>
      </w:r>
      <w:proofErr w:type="spellEnd"/>
      <w:r w:rsidR="00245FD7">
        <w:t xml:space="preserve"> </w:t>
      </w:r>
      <w:proofErr w:type="spellStart"/>
      <w:r w:rsidR="00245FD7">
        <w:t>dibandingkan</w:t>
      </w:r>
      <w:proofErr w:type="spellEnd"/>
      <w:r w:rsidR="00245FD7">
        <w:t xml:space="preserve"> </w:t>
      </w:r>
      <w:proofErr w:type="spellStart"/>
      <w:r w:rsidR="00245FD7">
        <w:t>dengan</w:t>
      </w:r>
      <w:proofErr w:type="spellEnd"/>
      <w:r w:rsidR="00245FD7">
        <w:t xml:space="preserve"> </w:t>
      </w:r>
      <w:proofErr w:type="spellStart"/>
      <w:r w:rsidR="00961114">
        <w:t>arsitektur</w:t>
      </w:r>
      <w:proofErr w:type="spellEnd"/>
      <w:r w:rsidR="00961114">
        <w:t xml:space="preserve"> </w:t>
      </w:r>
      <w:proofErr w:type="spellStart"/>
      <w:r w:rsidR="00961114">
        <w:t>lainnya</w:t>
      </w:r>
      <w:proofErr w:type="spellEnd"/>
      <w:r w:rsidR="00245FD7">
        <w:t xml:space="preserve">. </w:t>
      </w:r>
      <w:proofErr w:type="spellStart"/>
      <w:r w:rsidR="00245FD7">
        <w:t>Dengan</w:t>
      </w:r>
      <w:proofErr w:type="spellEnd"/>
      <w:r w:rsidR="00245FD7">
        <w:t xml:space="preserve"> </w:t>
      </w:r>
      <w:proofErr w:type="spellStart"/>
      <w:r w:rsidR="00245FD7">
        <w:t>ini</w:t>
      </w:r>
      <w:proofErr w:type="spellEnd"/>
      <w:r w:rsidR="00245FD7">
        <w:t xml:space="preserve"> </w:t>
      </w:r>
      <w:proofErr w:type="spellStart"/>
      <w:r w:rsidR="00245FD7">
        <w:t>pengujian</w:t>
      </w:r>
      <w:proofErr w:type="spellEnd"/>
      <w:r w:rsidR="00245FD7">
        <w:t xml:space="preserve"> </w:t>
      </w:r>
      <w:proofErr w:type="spellStart"/>
      <w:r w:rsidR="00245FD7">
        <w:t>selanjutnya</w:t>
      </w:r>
      <w:proofErr w:type="spellEnd"/>
      <w:r w:rsidR="00245FD7">
        <w:t xml:space="preserve"> </w:t>
      </w:r>
      <w:proofErr w:type="spellStart"/>
      <w:r w:rsidR="00245FD7">
        <w:t>akan</w:t>
      </w:r>
      <w:proofErr w:type="spellEnd"/>
      <w:r w:rsidR="00245FD7">
        <w:t xml:space="preserve"> </w:t>
      </w:r>
      <w:proofErr w:type="spellStart"/>
      <w:r w:rsidR="00E93BCB">
        <w:t>dijalankan</w:t>
      </w:r>
      <w:proofErr w:type="spellEnd"/>
      <w:r w:rsidR="00E93BCB">
        <w:t xml:space="preserve"> </w:t>
      </w:r>
      <w:proofErr w:type="spellStart"/>
      <w:r w:rsidR="00E93BCB">
        <w:t>hanya</w:t>
      </w:r>
      <w:proofErr w:type="spellEnd"/>
      <w:r w:rsidR="00E93BCB">
        <w:t xml:space="preserve"> </w:t>
      </w:r>
      <w:proofErr w:type="spellStart"/>
      <w:r w:rsidR="00E93BCB">
        <w:t>dengan</w:t>
      </w:r>
      <w:proofErr w:type="spellEnd"/>
      <w:r w:rsidR="00E93BCB">
        <w:t xml:space="preserve"> </w:t>
      </w:r>
      <w:proofErr w:type="spellStart"/>
      <w:r w:rsidR="00E93BCB">
        <w:t>menggunakan</w:t>
      </w:r>
      <w:proofErr w:type="spellEnd"/>
      <w:r w:rsidR="00E93BCB">
        <w:t xml:space="preserve"> </w:t>
      </w:r>
      <w:proofErr w:type="spellStart"/>
      <w:r w:rsidR="00E93BCB">
        <w:t>arsitektur</w:t>
      </w:r>
      <w:proofErr w:type="spellEnd"/>
      <w:r w:rsidR="00E93BCB">
        <w:t xml:space="preserve"> ResNet152 V2 </w:t>
      </w:r>
      <w:proofErr w:type="spellStart"/>
      <w:r w:rsidR="00E93BCB">
        <w:t>dengan</w:t>
      </w:r>
      <w:proofErr w:type="spellEnd"/>
      <w:r w:rsidR="00E93BCB">
        <w:t xml:space="preserve"> </w:t>
      </w:r>
      <w:proofErr w:type="spellStart"/>
      <w:r w:rsidR="00E93BCB">
        <w:t>nilai</w:t>
      </w:r>
      <w:proofErr w:type="spellEnd"/>
      <w:r w:rsidR="00E93BCB">
        <w:t xml:space="preserve"> </w:t>
      </w:r>
      <w:r w:rsidR="00E93BCB">
        <w:rPr>
          <w:i/>
          <w:iCs/>
        </w:rPr>
        <w:t xml:space="preserve">false </w:t>
      </w:r>
      <w:r w:rsidR="00E93BCB">
        <w:t>pada parameter ‘</w:t>
      </w:r>
      <w:r w:rsidR="00E93BCB">
        <w:rPr>
          <w:i/>
          <w:iCs/>
        </w:rPr>
        <w:t xml:space="preserve">include top’ </w:t>
      </w:r>
      <w:r w:rsidR="00E93BCB">
        <w:t xml:space="preserve">dan </w:t>
      </w:r>
      <w:proofErr w:type="spellStart"/>
      <w:r w:rsidR="00E93BCB">
        <w:t>operasi</w:t>
      </w:r>
      <w:proofErr w:type="spellEnd"/>
      <w:r w:rsidR="00E93BCB">
        <w:t xml:space="preserve"> </w:t>
      </w:r>
      <w:r w:rsidR="00E93BCB" w:rsidRPr="00E93BCB">
        <w:rPr>
          <w:i/>
          <w:iCs/>
        </w:rPr>
        <w:t>global average pooling</w:t>
      </w:r>
      <w:r w:rsidR="00E93BCB">
        <w:rPr>
          <w:i/>
          <w:iCs/>
        </w:rPr>
        <w:t>.</w:t>
      </w:r>
    </w:p>
    <w:p w14:paraId="6BE5EA8E" w14:textId="77777777" w:rsidR="004F2E98" w:rsidRPr="00E93BCB" w:rsidRDefault="004F2E98" w:rsidP="00EB456A"/>
    <w:p w14:paraId="035E1AF0" w14:textId="3DD7F96E" w:rsidR="0029531E" w:rsidRDefault="004F2E98" w:rsidP="0029531E">
      <w:pPr>
        <w:pStyle w:val="Heading3"/>
        <w:rPr>
          <w:i/>
          <w:iCs/>
        </w:rPr>
      </w:pPr>
      <w:proofErr w:type="spellStart"/>
      <w:r>
        <w:t>Analisis</w:t>
      </w:r>
      <w:proofErr w:type="spellEnd"/>
      <w:r>
        <w:t xml:space="preserve"> Hasil </w:t>
      </w:r>
      <w:proofErr w:type="spellStart"/>
      <w:r>
        <w:t>Pengujian</w:t>
      </w:r>
      <w:proofErr w:type="spellEnd"/>
      <w:r>
        <w:t xml:space="preserve"> </w:t>
      </w:r>
      <w:r>
        <w:rPr>
          <w:i/>
          <w:iCs/>
        </w:rPr>
        <w:t>Classification</w:t>
      </w:r>
    </w:p>
    <w:p w14:paraId="3E356099" w14:textId="7C50B4F3" w:rsidR="0029531E" w:rsidRDefault="009D6332" w:rsidP="0064498D">
      <w:pPr>
        <w:rPr>
          <w:rFonts w:eastAsia="Times New Roman" w:cs="Times New Roman"/>
          <w:lang w:eastAsia="en-ID"/>
        </w:rPr>
      </w:pPr>
      <w:proofErr w:type="spellStart"/>
      <w:r>
        <w:t>Setelah</w:t>
      </w:r>
      <w:proofErr w:type="spellEnd"/>
      <w:r>
        <w:t xml:space="preserve"> </w:t>
      </w:r>
      <w:proofErr w:type="spellStart"/>
      <w:r>
        <w:t>melewati</w:t>
      </w:r>
      <w:proofErr w:type="spellEnd"/>
      <w:r>
        <w:t xml:space="preserve"> </w:t>
      </w:r>
      <w:proofErr w:type="spellStart"/>
      <w:r>
        <w:t>pengujian</w:t>
      </w:r>
      <w:proofErr w:type="spellEnd"/>
      <w:r>
        <w:t xml:space="preserve"> </w:t>
      </w:r>
      <w:r w:rsidR="00A42194">
        <w:t xml:space="preserve">pada </w:t>
      </w:r>
      <w:proofErr w:type="spellStart"/>
      <w:r w:rsidR="00A42194">
        <w:t>tahapan</w:t>
      </w:r>
      <w:proofErr w:type="spellEnd"/>
      <w:r w:rsidR="00A42194">
        <w:t xml:space="preserve"> </w:t>
      </w:r>
      <w:r w:rsidR="00256134">
        <w:rPr>
          <w:i/>
          <w:iCs/>
        </w:rPr>
        <w:t>pre-</w:t>
      </w:r>
      <w:r w:rsidR="00256134" w:rsidRPr="00A14A0C">
        <w:t>processing</w:t>
      </w:r>
      <w:r w:rsidR="00A14A0C">
        <w:t xml:space="preserve"> dan </w:t>
      </w:r>
      <w:r w:rsidR="00A14A0C">
        <w:rPr>
          <w:i/>
          <w:iCs/>
        </w:rPr>
        <w:t xml:space="preserve">feature </w:t>
      </w:r>
      <w:r w:rsidR="00A14A0C" w:rsidRPr="00A14A0C">
        <w:t>extraction</w:t>
      </w:r>
      <w:r w:rsidR="00A14A0C">
        <w:t>,</w:t>
      </w:r>
      <w:r w:rsidR="00AE5EB6">
        <w:t xml:space="preserve"> </w:t>
      </w:r>
      <w:proofErr w:type="spellStart"/>
      <w:r w:rsidR="00AE5EB6">
        <w:t>telah</w:t>
      </w:r>
      <w:proofErr w:type="spellEnd"/>
      <w:r w:rsidR="00AE5EB6">
        <w:t xml:space="preserve"> </w:t>
      </w:r>
      <w:proofErr w:type="spellStart"/>
      <w:r w:rsidR="00AE5EB6">
        <w:t>ditetapkan</w:t>
      </w:r>
      <w:proofErr w:type="spellEnd"/>
      <w:r w:rsidR="00AE5EB6">
        <w:t xml:space="preserve"> </w:t>
      </w:r>
      <w:proofErr w:type="spellStart"/>
      <w:r w:rsidR="00AE5EB6">
        <w:t>bahwa</w:t>
      </w:r>
      <w:proofErr w:type="spellEnd"/>
      <w:r w:rsidR="00AE5EB6">
        <w:t xml:space="preserve"> </w:t>
      </w:r>
      <w:proofErr w:type="spellStart"/>
      <w:r w:rsidR="00BA3D96">
        <w:t>arsitektur</w:t>
      </w:r>
      <w:proofErr w:type="spellEnd"/>
      <w:r w:rsidR="00BA3D96">
        <w:t xml:space="preserve"> </w:t>
      </w:r>
      <w:proofErr w:type="spellStart"/>
      <w:r w:rsidR="00236F1C">
        <w:t>dengan</w:t>
      </w:r>
      <w:proofErr w:type="spellEnd"/>
      <w:r w:rsidR="00236F1C">
        <w:t xml:space="preserve"> </w:t>
      </w:r>
      <w:proofErr w:type="spellStart"/>
      <w:r w:rsidR="00236F1C">
        <w:t>akurasi</w:t>
      </w:r>
      <w:proofErr w:type="spellEnd"/>
      <w:r w:rsidR="00236F1C">
        <w:t xml:space="preserve"> paling optimal </w:t>
      </w:r>
      <w:proofErr w:type="spellStart"/>
      <w:r w:rsidR="00EE555B">
        <w:t>yaitu</w:t>
      </w:r>
      <w:proofErr w:type="spellEnd"/>
      <w:r w:rsidR="00EE555B">
        <w:t xml:space="preserve"> </w:t>
      </w:r>
      <w:proofErr w:type="spellStart"/>
      <w:r w:rsidR="00EE555B">
        <w:t>menggunakan</w:t>
      </w:r>
      <w:proofErr w:type="spellEnd"/>
      <w:r w:rsidR="00EE555B">
        <w:t xml:space="preserve"> ResNet152 V2.</w:t>
      </w:r>
      <w:r w:rsidR="00A14A0C">
        <w:t xml:space="preserve"> </w:t>
      </w:r>
      <w:proofErr w:type="spellStart"/>
      <w:r w:rsidR="0029531E" w:rsidRPr="00A14A0C">
        <w:t>Analisis</w:t>
      </w:r>
      <w:proofErr w:type="spellEnd"/>
      <w:r w:rsidR="0029531E">
        <w:t xml:space="preserve"> </w:t>
      </w:r>
      <w:proofErr w:type="spellStart"/>
      <w:r w:rsidR="00CD32A1">
        <w:t>pertama</w:t>
      </w:r>
      <w:proofErr w:type="spellEnd"/>
      <w:r w:rsidR="00751191">
        <w:t xml:space="preserve"> pada </w:t>
      </w:r>
      <w:proofErr w:type="spellStart"/>
      <w:r w:rsidR="00F55B02">
        <w:t>tahapan</w:t>
      </w:r>
      <w:proofErr w:type="spellEnd"/>
      <w:r w:rsidR="00F55B02">
        <w:t xml:space="preserve"> </w:t>
      </w:r>
      <w:r w:rsidR="00751191">
        <w:rPr>
          <w:i/>
          <w:iCs/>
        </w:rPr>
        <w:t>classification</w:t>
      </w:r>
      <w:r w:rsidR="00864B0B">
        <w:rPr>
          <w:i/>
          <w:iCs/>
        </w:rPr>
        <w:t xml:space="preserve"> </w:t>
      </w:r>
      <w:proofErr w:type="spellStart"/>
      <w:r w:rsidR="00F55B02">
        <w:t>adalah</w:t>
      </w:r>
      <w:proofErr w:type="spellEnd"/>
      <w:r w:rsidR="00F55B02">
        <w:t xml:space="preserve"> </w:t>
      </w:r>
      <w:proofErr w:type="spellStart"/>
      <w:r w:rsidR="00F55B02">
        <w:t>pengujian</w:t>
      </w:r>
      <w:proofErr w:type="spellEnd"/>
      <w:r w:rsidR="00F55B02">
        <w:t xml:space="preserve"> </w:t>
      </w:r>
      <w:r w:rsidR="0006106E">
        <w:rPr>
          <w:i/>
          <w:iCs/>
        </w:rPr>
        <w:t>optimizer</w:t>
      </w:r>
      <w:r w:rsidR="0006106E">
        <w:t xml:space="preserve"> </w:t>
      </w:r>
      <w:proofErr w:type="spellStart"/>
      <w:r w:rsidR="002316F9">
        <w:t>dengan</w:t>
      </w:r>
      <w:proofErr w:type="spellEnd"/>
      <w:r w:rsidR="002316F9">
        <w:t xml:space="preserve"> </w:t>
      </w:r>
      <w:proofErr w:type="spellStart"/>
      <w:r w:rsidR="002316F9">
        <w:t>empat</w:t>
      </w:r>
      <w:proofErr w:type="spellEnd"/>
      <w:r w:rsidR="002316F9">
        <w:t xml:space="preserve"> </w:t>
      </w:r>
      <w:proofErr w:type="spellStart"/>
      <w:r w:rsidR="002316F9">
        <w:t>jenis</w:t>
      </w:r>
      <w:proofErr w:type="spellEnd"/>
      <w:r w:rsidR="002316F9">
        <w:t xml:space="preserve"> </w:t>
      </w:r>
      <w:proofErr w:type="spellStart"/>
      <w:r w:rsidR="002316F9">
        <w:t>antara</w:t>
      </w:r>
      <w:proofErr w:type="spellEnd"/>
      <w:r w:rsidR="002316F9">
        <w:t xml:space="preserve"> </w:t>
      </w:r>
      <w:r w:rsidR="000A7403">
        <w:t xml:space="preserve">RMSprop, Adam, </w:t>
      </w:r>
      <w:proofErr w:type="spellStart"/>
      <w:r w:rsidR="000A7403">
        <w:t>Adamax</w:t>
      </w:r>
      <w:proofErr w:type="spellEnd"/>
      <w:r w:rsidR="000A7403">
        <w:t xml:space="preserve">, dan Nadam. </w:t>
      </w:r>
      <w:r w:rsidR="00286148">
        <w:t xml:space="preserve">Pada </w:t>
      </w:r>
      <w:proofErr w:type="spellStart"/>
      <w:r w:rsidR="00286148">
        <w:t>penelitian</w:t>
      </w:r>
      <w:proofErr w:type="spellEnd"/>
      <w:r w:rsidR="00286148">
        <w:t xml:space="preserve"> </w:t>
      </w:r>
      <w:proofErr w:type="spellStart"/>
      <w:r w:rsidR="00286148">
        <w:t>sebelumnya</w:t>
      </w:r>
      <w:proofErr w:type="spellEnd"/>
      <w:r w:rsidR="00286148">
        <w:t xml:space="preserve">, </w:t>
      </w:r>
      <w:proofErr w:type="spellStart"/>
      <w:r w:rsidR="00286148">
        <w:t>hasil</w:t>
      </w:r>
      <w:proofErr w:type="spellEnd"/>
      <w:r w:rsidR="00286148">
        <w:t xml:space="preserve"> </w:t>
      </w:r>
      <w:proofErr w:type="spellStart"/>
      <w:r w:rsidR="00286148">
        <w:t>pengujian</w:t>
      </w:r>
      <w:proofErr w:type="spellEnd"/>
      <w:r w:rsidR="00286148">
        <w:t xml:space="preserve"> </w:t>
      </w:r>
      <w:proofErr w:type="spellStart"/>
      <w:r w:rsidR="00035AE7">
        <w:t>menggunakan</w:t>
      </w:r>
      <w:proofErr w:type="spellEnd"/>
      <w:r w:rsidR="00035AE7">
        <w:t xml:space="preserve"> RMSprop</w:t>
      </w:r>
      <w:r w:rsidR="007F1EEA">
        <w:t xml:space="preserve"> </w:t>
      </w:r>
      <w:proofErr w:type="spellStart"/>
      <w:r w:rsidR="00623FB5">
        <w:t>mendapatkan</w:t>
      </w:r>
      <w:proofErr w:type="spellEnd"/>
      <w:r w:rsidR="00623FB5">
        <w:t xml:space="preserve"> </w:t>
      </w:r>
      <w:proofErr w:type="spellStart"/>
      <w:r w:rsidR="00170A4C">
        <w:t>performa</w:t>
      </w:r>
      <w:proofErr w:type="spellEnd"/>
      <w:r w:rsidR="00170A4C">
        <w:t xml:space="preserve"> </w:t>
      </w:r>
      <w:proofErr w:type="spellStart"/>
      <w:r w:rsidR="00170A4C">
        <w:t>terbaik</w:t>
      </w:r>
      <w:proofErr w:type="spellEnd"/>
      <w:r w:rsidR="007469FC">
        <w:t xml:space="preserve"> </w:t>
      </w:r>
      <w:proofErr w:type="spellStart"/>
      <w:r w:rsidR="0053470D">
        <w:t>dibandingkan</w:t>
      </w:r>
      <w:proofErr w:type="spellEnd"/>
      <w:r w:rsidR="0053470D">
        <w:t xml:space="preserve"> </w:t>
      </w:r>
      <w:r w:rsidR="0053470D">
        <w:rPr>
          <w:i/>
          <w:iCs/>
        </w:rPr>
        <w:t xml:space="preserve">optimizer </w:t>
      </w:r>
      <w:proofErr w:type="spellStart"/>
      <w:r w:rsidR="0053470D">
        <w:t>lainnya</w:t>
      </w:r>
      <w:proofErr w:type="spellEnd"/>
      <w:r w:rsidR="00037CA7">
        <w:t>.</w:t>
      </w:r>
      <w:r w:rsidR="006E7D64">
        <w:t xml:space="preserve"> (</w:t>
      </w:r>
      <w:hyperlink r:id="rId30" w:history="1">
        <w:r w:rsidR="006E7D64" w:rsidRPr="00BD6396">
          <w:rPr>
            <w:rStyle w:val="Hyperlink"/>
          </w:rPr>
          <w:t>https://www.researchgate.net/profile/Syamsul-Rizal-7/publication/350794389_Deteksi_Parasit_Plasmodium_pada_Citra_Mikroskopis_Hapusan_Darah_dengan_Metode_Deep_Learning/links/60bf144c458515218f9f3ab3/Deteksi-Parasit-Plasmodium-pada-Citra-Mikroskopis-Hapusan-Darah-dengan-Metode-Deep-Learning.pdf</w:t>
        </w:r>
      </w:hyperlink>
      <w:r w:rsidR="006E7D64">
        <w:t xml:space="preserve">). </w:t>
      </w:r>
      <w:proofErr w:type="spellStart"/>
      <w:r w:rsidR="00D2327C">
        <w:t>P</w:t>
      </w:r>
      <w:r w:rsidR="00EB346E">
        <w:t>enelitian</w:t>
      </w:r>
      <w:proofErr w:type="spellEnd"/>
      <w:r w:rsidR="00EB346E">
        <w:t xml:space="preserve"> </w:t>
      </w:r>
      <w:proofErr w:type="spellStart"/>
      <w:r w:rsidR="00EB346E">
        <w:t>tersebut</w:t>
      </w:r>
      <w:proofErr w:type="spellEnd"/>
      <w:r w:rsidR="00EB346E">
        <w:t xml:space="preserve"> </w:t>
      </w:r>
      <w:proofErr w:type="spellStart"/>
      <w:r w:rsidR="00EB346E">
        <w:t>terbukti</w:t>
      </w:r>
      <w:proofErr w:type="spellEnd"/>
      <w:r w:rsidR="00EB346E">
        <w:t xml:space="preserve"> </w:t>
      </w:r>
      <w:proofErr w:type="spellStart"/>
      <w:r w:rsidR="00EB346E">
        <w:t>sesuai</w:t>
      </w:r>
      <w:proofErr w:type="spellEnd"/>
      <w:r w:rsidR="00EB346E">
        <w:t xml:space="preserve"> </w:t>
      </w:r>
      <w:proofErr w:type="spellStart"/>
      <w:r w:rsidR="00EB346E">
        <w:t>dengan</w:t>
      </w:r>
      <w:proofErr w:type="spellEnd"/>
      <w:r w:rsidR="00EB346E">
        <w:t xml:space="preserve"> </w:t>
      </w:r>
      <w:proofErr w:type="spellStart"/>
      <w:r w:rsidR="00D2327C">
        <w:t>hasil</w:t>
      </w:r>
      <w:proofErr w:type="spellEnd"/>
      <w:r w:rsidR="00D2327C">
        <w:t xml:space="preserve"> </w:t>
      </w:r>
      <w:proofErr w:type="spellStart"/>
      <w:r w:rsidR="00D2327C">
        <w:t>pengujian</w:t>
      </w:r>
      <w:proofErr w:type="spellEnd"/>
      <w:r w:rsidR="00D2327C">
        <w:t xml:space="preserve"> yang </w:t>
      </w:r>
      <w:proofErr w:type="spellStart"/>
      <w:r w:rsidR="00FF1407">
        <w:t>telah</w:t>
      </w:r>
      <w:proofErr w:type="spellEnd"/>
      <w:r w:rsidR="00FF1407">
        <w:t xml:space="preserve"> </w:t>
      </w:r>
      <w:proofErr w:type="spellStart"/>
      <w:r w:rsidR="00D2327C">
        <w:t>dilakukan</w:t>
      </w:r>
      <w:proofErr w:type="spellEnd"/>
      <w:r w:rsidR="008F7F60">
        <w:t xml:space="preserve">. </w:t>
      </w:r>
      <w:r w:rsidR="008F7F60">
        <w:rPr>
          <w:i/>
          <w:iCs/>
        </w:rPr>
        <w:t xml:space="preserve">Optimizer </w:t>
      </w:r>
      <w:r w:rsidR="008F7F60">
        <w:t xml:space="preserve">RMSprop </w:t>
      </w:r>
      <w:proofErr w:type="spellStart"/>
      <w:r w:rsidR="00CF0265">
        <w:t>mampu</w:t>
      </w:r>
      <w:proofErr w:type="spellEnd"/>
      <w:r w:rsidR="00CF0265">
        <w:t xml:space="preserve"> </w:t>
      </w:r>
      <w:proofErr w:type="spellStart"/>
      <w:r w:rsidR="00CF0265">
        <w:t>menghasilkan</w:t>
      </w:r>
      <w:proofErr w:type="spellEnd"/>
      <w:r w:rsidR="00CF0265">
        <w:t xml:space="preserve"> </w:t>
      </w:r>
      <w:proofErr w:type="spellStart"/>
      <w:r w:rsidR="0008394C">
        <w:t>performa</w:t>
      </w:r>
      <w:proofErr w:type="spellEnd"/>
      <w:r w:rsidR="00CF0265">
        <w:rPr>
          <w:i/>
          <w:iCs/>
        </w:rPr>
        <w:t xml:space="preserve"> </w:t>
      </w:r>
      <w:proofErr w:type="spellStart"/>
      <w:r w:rsidR="00CF0265">
        <w:t>terbaik</w:t>
      </w:r>
      <w:proofErr w:type="spellEnd"/>
      <w:r w:rsidR="00CF0265">
        <w:t xml:space="preserve"> </w:t>
      </w:r>
      <w:proofErr w:type="spellStart"/>
      <w:r w:rsidR="0008394C">
        <w:t>dibandingkan</w:t>
      </w:r>
      <w:proofErr w:type="spellEnd"/>
      <w:r w:rsidR="0008394C">
        <w:t xml:space="preserve"> </w:t>
      </w:r>
      <w:r w:rsidR="0008394C">
        <w:rPr>
          <w:i/>
          <w:iCs/>
        </w:rPr>
        <w:t xml:space="preserve">optimizer </w:t>
      </w:r>
      <w:proofErr w:type="spellStart"/>
      <w:r w:rsidR="0008394C">
        <w:t>lainnya</w:t>
      </w:r>
      <w:proofErr w:type="spellEnd"/>
      <w:r w:rsidR="0008394C">
        <w:t xml:space="preserve"> </w:t>
      </w:r>
      <w:proofErr w:type="spellStart"/>
      <w:r w:rsidR="0008394C">
        <w:t>dengan</w:t>
      </w:r>
      <w:proofErr w:type="spellEnd"/>
      <w:r w:rsidR="0008394C">
        <w:t xml:space="preserve"> </w:t>
      </w:r>
      <w:proofErr w:type="spellStart"/>
      <w:r w:rsidR="0008394C">
        <w:t>tingkat</w:t>
      </w:r>
      <w:proofErr w:type="spellEnd"/>
      <w:r w:rsidR="0008394C">
        <w:t xml:space="preserve"> </w:t>
      </w:r>
      <w:r w:rsidR="00A67A31">
        <w:rPr>
          <w:i/>
          <w:iCs/>
        </w:rPr>
        <w:t>test accuracy</w:t>
      </w:r>
      <w:r w:rsidR="0008394C">
        <w:t xml:space="preserve"> </w:t>
      </w:r>
      <w:proofErr w:type="spellStart"/>
      <w:r w:rsidR="0008394C">
        <w:t>sebesar</w:t>
      </w:r>
      <w:proofErr w:type="spellEnd"/>
      <w:r w:rsidR="0008394C">
        <w:t xml:space="preserve"> </w:t>
      </w:r>
      <w:r w:rsidR="0008394C" w:rsidRPr="00180BD1">
        <w:rPr>
          <w:rFonts w:eastAsia="Times New Roman" w:cs="Times New Roman"/>
          <w:lang w:eastAsia="en-ID"/>
        </w:rPr>
        <w:t>89,67%</w:t>
      </w:r>
      <w:r w:rsidR="0008394C">
        <w:rPr>
          <w:rFonts w:eastAsia="Times New Roman" w:cs="Times New Roman"/>
          <w:lang w:eastAsia="en-ID"/>
        </w:rPr>
        <w:t xml:space="preserve">. </w:t>
      </w:r>
      <w:proofErr w:type="spellStart"/>
      <w:r w:rsidR="00DA5B05">
        <w:rPr>
          <w:rFonts w:eastAsia="Times New Roman" w:cs="Times New Roman"/>
          <w:lang w:eastAsia="en-ID"/>
        </w:rPr>
        <w:t>Walaupun</w:t>
      </w:r>
      <w:proofErr w:type="spellEnd"/>
      <w:r w:rsidR="00DA5B05">
        <w:rPr>
          <w:rFonts w:eastAsia="Times New Roman" w:cs="Times New Roman"/>
          <w:lang w:eastAsia="en-ID"/>
        </w:rPr>
        <w:t xml:space="preserve"> </w:t>
      </w:r>
      <w:proofErr w:type="spellStart"/>
      <w:r w:rsidR="001B03BF">
        <w:rPr>
          <w:rFonts w:eastAsia="Times New Roman" w:cs="Times New Roman"/>
          <w:lang w:eastAsia="en-ID"/>
        </w:rPr>
        <w:t>performa</w:t>
      </w:r>
      <w:proofErr w:type="spellEnd"/>
      <w:r w:rsidR="001B03BF">
        <w:rPr>
          <w:rFonts w:eastAsia="Times New Roman" w:cs="Times New Roman"/>
          <w:lang w:eastAsia="en-ID"/>
        </w:rPr>
        <w:t xml:space="preserve"> </w:t>
      </w:r>
      <w:proofErr w:type="spellStart"/>
      <w:r w:rsidR="001B03BF">
        <w:rPr>
          <w:rFonts w:eastAsia="Times New Roman" w:cs="Times New Roman"/>
          <w:lang w:eastAsia="en-ID"/>
        </w:rPr>
        <w:t>terbaik</w:t>
      </w:r>
      <w:proofErr w:type="spellEnd"/>
      <w:r w:rsidR="001B03BF">
        <w:rPr>
          <w:rFonts w:eastAsia="Times New Roman" w:cs="Times New Roman"/>
          <w:lang w:eastAsia="en-ID"/>
        </w:rPr>
        <w:t xml:space="preserve"> </w:t>
      </w:r>
      <w:proofErr w:type="spellStart"/>
      <w:r w:rsidR="001B03BF">
        <w:rPr>
          <w:rFonts w:eastAsia="Times New Roman" w:cs="Times New Roman"/>
          <w:lang w:eastAsia="en-ID"/>
        </w:rPr>
        <w:t>dihasilkan</w:t>
      </w:r>
      <w:proofErr w:type="spellEnd"/>
      <w:r w:rsidR="001B03BF">
        <w:rPr>
          <w:rFonts w:eastAsia="Times New Roman" w:cs="Times New Roman"/>
          <w:lang w:eastAsia="en-ID"/>
        </w:rPr>
        <w:t xml:space="preserve"> oleh RMSprop,</w:t>
      </w:r>
      <w:r w:rsidR="007E30FE">
        <w:rPr>
          <w:rFonts w:eastAsia="Times New Roman" w:cs="Times New Roman"/>
          <w:lang w:eastAsia="en-ID"/>
        </w:rPr>
        <w:t xml:space="preserve"> </w:t>
      </w:r>
      <w:proofErr w:type="spellStart"/>
      <w:r w:rsidR="00770BBB">
        <w:rPr>
          <w:rFonts w:eastAsia="Times New Roman" w:cs="Times New Roman"/>
          <w:lang w:eastAsia="en-ID"/>
        </w:rPr>
        <w:t>tetapi</w:t>
      </w:r>
      <w:proofErr w:type="spellEnd"/>
      <w:r w:rsidR="00770BBB">
        <w:rPr>
          <w:rFonts w:eastAsia="Times New Roman" w:cs="Times New Roman"/>
          <w:lang w:eastAsia="en-ID"/>
        </w:rPr>
        <w:t xml:space="preserve"> </w:t>
      </w:r>
      <w:proofErr w:type="spellStart"/>
      <w:r w:rsidR="00770BBB">
        <w:rPr>
          <w:rFonts w:eastAsia="Times New Roman" w:cs="Times New Roman"/>
          <w:lang w:eastAsia="en-ID"/>
        </w:rPr>
        <w:t>selisih</w:t>
      </w:r>
      <w:proofErr w:type="spellEnd"/>
      <w:r w:rsidR="00770BBB">
        <w:rPr>
          <w:rFonts w:eastAsia="Times New Roman" w:cs="Times New Roman"/>
          <w:lang w:eastAsia="en-ID"/>
        </w:rPr>
        <w:t xml:space="preserve"> </w:t>
      </w:r>
      <w:proofErr w:type="spellStart"/>
      <w:r w:rsidR="00770BBB">
        <w:rPr>
          <w:rFonts w:eastAsia="Times New Roman" w:cs="Times New Roman"/>
          <w:lang w:eastAsia="en-ID"/>
        </w:rPr>
        <w:t>antara</w:t>
      </w:r>
      <w:proofErr w:type="spellEnd"/>
      <w:r w:rsidR="00770BBB">
        <w:rPr>
          <w:rFonts w:eastAsia="Times New Roman" w:cs="Times New Roman"/>
          <w:lang w:eastAsia="en-ID"/>
        </w:rPr>
        <w:t xml:space="preserve"> </w:t>
      </w:r>
      <w:proofErr w:type="spellStart"/>
      <w:r w:rsidR="00B559B2">
        <w:rPr>
          <w:rFonts w:eastAsia="Times New Roman" w:cs="Times New Roman"/>
          <w:lang w:eastAsia="en-ID"/>
        </w:rPr>
        <w:t>hasil</w:t>
      </w:r>
      <w:proofErr w:type="spellEnd"/>
      <w:r w:rsidR="00B559B2">
        <w:rPr>
          <w:rFonts w:eastAsia="Times New Roman" w:cs="Times New Roman"/>
          <w:lang w:eastAsia="en-ID"/>
        </w:rPr>
        <w:t xml:space="preserve"> </w:t>
      </w:r>
      <w:proofErr w:type="spellStart"/>
      <w:r w:rsidR="007E30FE">
        <w:rPr>
          <w:rFonts w:eastAsia="Times New Roman" w:cs="Times New Roman"/>
          <w:lang w:eastAsia="en-ID"/>
        </w:rPr>
        <w:t>pengujian</w:t>
      </w:r>
      <w:proofErr w:type="spellEnd"/>
      <w:r w:rsidR="007E30FE">
        <w:rPr>
          <w:rFonts w:eastAsia="Times New Roman" w:cs="Times New Roman"/>
          <w:lang w:eastAsia="en-ID"/>
        </w:rPr>
        <w:t xml:space="preserve"> </w:t>
      </w:r>
      <w:r w:rsidR="007E30FE">
        <w:rPr>
          <w:rFonts w:eastAsia="Times New Roman" w:cs="Times New Roman"/>
          <w:i/>
          <w:iCs/>
          <w:lang w:eastAsia="en-ID"/>
        </w:rPr>
        <w:t xml:space="preserve">optimizer </w:t>
      </w:r>
      <w:proofErr w:type="spellStart"/>
      <w:r w:rsidR="00770BBB">
        <w:rPr>
          <w:rFonts w:eastAsia="Times New Roman" w:cs="Times New Roman"/>
          <w:lang w:eastAsia="en-ID"/>
        </w:rPr>
        <w:t>lainnya</w:t>
      </w:r>
      <w:proofErr w:type="spellEnd"/>
      <w:r w:rsidR="00770BBB">
        <w:rPr>
          <w:rFonts w:eastAsia="Times New Roman" w:cs="Times New Roman"/>
          <w:lang w:eastAsia="en-ID"/>
        </w:rPr>
        <w:t xml:space="preserve"> </w:t>
      </w:r>
      <w:proofErr w:type="spellStart"/>
      <w:r w:rsidR="00770BBB">
        <w:rPr>
          <w:rFonts w:eastAsia="Times New Roman" w:cs="Times New Roman"/>
          <w:lang w:eastAsia="en-ID"/>
        </w:rPr>
        <w:t>tidak</w:t>
      </w:r>
      <w:proofErr w:type="spellEnd"/>
      <w:r w:rsidR="00770BBB">
        <w:rPr>
          <w:rFonts w:eastAsia="Times New Roman" w:cs="Times New Roman"/>
          <w:lang w:eastAsia="en-ID"/>
        </w:rPr>
        <w:t xml:space="preserve"> </w:t>
      </w:r>
      <w:proofErr w:type="spellStart"/>
      <w:r w:rsidR="00ED4F59">
        <w:rPr>
          <w:rFonts w:eastAsia="Times New Roman" w:cs="Times New Roman"/>
          <w:lang w:eastAsia="en-ID"/>
        </w:rPr>
        <w:t>signifikan</w:t>
      </w:r>
      <w:proofErr w:type="spellEnd"/>
      <w:r w:rsidR="00ED4F59">
        <w:rPr>
          <w:rFonts w:eastAsia="Times New Roman" w:cs="Times New Roman"/>
          <w:lang w:eastAsia="en-ID"/>
        </w:rPr>
        <w:t xml:space="preserve">. Hal </w:t>
      </w:r>
      <w:proofErr w:type="spellStart"/>
      <w:r w:rsidR="00ED4F59">
        <w:rPr>
          <w:rFonts w:eastAsia="Times New Roman" w:cs="Times New Roman"/>
          <w:lang w:eastAsia="en-ID"/>
        </w:rPr>
        <w:t>ini</w:t>
      </w:r>
      <w:proofErr w:type="spellEnd"/>
      <w:r w:rsidR="00ED4F59">
        <w:rPr>
          <w:rFonts w:eastAsia="Times New Roman" w:cs="Times New Roman"/>
          <w:lang w:eastAsia="en-ID"/>
        </w:rPr>
        <w:t xml:space="preserve"> </w:t>
      </w:r>
      <w:proofErr w:type="spellStart"/>
      <w:r w:rsidR="00ED4F59">
        <w:rPr>
          <w:rFonts w:eastAsia="Times New Roman" w:cs="Times New Roman"/>
          <w:lang w:eastAsia="en-ID"/>
        </w:rPr>
        <w:t>menandakan</w:t>
      </w:r>
      <w:proofErr w:type="spellEnd"/>
      <w:r w:rsidR="00ED4F59">
        <w:rPr>
          <w:rFonts w:eastAsia="Times New Roman" w:cs="Times New Roman"/>
          <w:lang w:eastAsia="en-ID"/>
        </w:rPr>
        <w:t xml:space="preserve"> </w:t>
      </w:r>
      <w:proofErr w:type="spellStart"/>
      <w:r w:rsidR="00ED4F59">
        <w:rPr>
          <w:rFonts w:eastAsia="Times New Roman" w:cs="Times New Roman"/>
          <w:lang w:eastAsia="en-ID"/>
        </w:rPr>
        <w:t>bahwa</w:t>
      </w:r>
      <w:proofErr w:type="spellEnd"/>
      <w:r w:rsidR="00ED4F59">
        <w:rPr>
          <w:rFonts w:eastAsia="Times New Roman" w:cs="Times New Roman"/>
          <w:lang w:eastAsia="en-ID"/>
        </w:rPr>
        <w:t xml:space="preserve"> </w:t>
      </w:r>
      <w:r w:rsidR="00ED4F59">
        <w:rPr>
          <w:rFonts w:eastAsia="Times New Roman" w:cs="Times New Roman"/>
          <w:i/>
          <w:iCs/>
          <w:lang w:eastAsia="en-ID"/>
        </w:rPr>
        <w:t xml:space="preserve">optimizer </w:t>
      </w:r>
      <w:proofErr w:type="spellStart"/>
      <w:r w:rsidR="00ED4F59">
        <w:rPr>
          <w:rFonts w:eastAsia="Times New Roman" w:cs="Times New Roman"/>
          <w:lang w:eastAsia="en-ID"/>
        </w:rPr>
        <w:t>lainnya</w:t>
      </w:r>
      <w:proofErr w:type="spellEnd"/>
      <w:r w:rsidR="003C4027">
        <w:rPr>
          <w:rFonts w:eastAsia="Times New Roman" w:cs="Times New Roman"/>
          <w:lang w:eastAsia="en-ID"/>
        </w:rPr>
        <w:t xml:space="preserve"> </w:t>
      </w:r>
      <w:proofErr w:type="spellStart"/>
      <w:r w:rsidR="00713C29">
        <w:rPr>
          <w:rFonts w:eastAsia="Times New Roman" w:cs="Times New Roman"/>
          <w:lang w:eastAsia="en-ID"/>
        </w:rPr>
        <w:t>menun</w:t>
      </w:r>
      <w:r w:rsidR="00FE3214">
        <w:rPr>
          <w:rFonts w:eastAsia="Times New Roman" w:cs="Times New Roman"/>
          <w:lang w:eastAsia="en-ID"/>
        </w:rPr>
        <w:t>jukkan</w:t>
      </w:r>
      <w:proofErr w:type="spellEnd"/>
      <w:r w:rsidR="00FE3214">
        <w:rPr>
          <w:rFonts w:eastAsia="Times New Roman" w:cs="Times New Roman"/>
          <w:lang w:eastAsia="en-ID"/>
        </w:rPr>
        <w:t xml:space="preserve"> </w:t>
      </w:r>
      <w:proofErr w:type="spellStart"/>
      <w:r w:rsidR="00FE3214">
        <w:rPr>
          <w:rFonts w:eastAsia="Times New Roman" w:cs="Times New Roman"/>
          <w:lang w:eastAsia="en-ID"/>
        </w:rPr>
        <w:t>hasil</w:t>
      </w:r>
      <w:proofErr w:type="spellEnd"/>
      <w:r w:rsidR="00FE3214">
        <w:rPr>
          <w:rFonts w:eastAsia="Times New Roman" w:cs="Times New Roman"/>
          <w:lang w:eastAsia="en-ID"/>
        </w:rPr>
        <w:t xml:space="preserve"> yang </w:t>
      </w:r>
      <w:proofErr w:type="spellStart"/>
      <w:r w:rsidR="00FE3214">
        <w:rPr>
          <w:rFonts w:eastAsia="Times New Roman" w:cs="Times New Roman"/>
          <w:lang w:eastAsia="en-ID"/>
        </w:rPr>
        <w:t>hampir</w:t>
      </w:r>
      <w:proofErr w:type="spellEnd"/>
      <w:r w:rsidR="00FE3214">
        <w:rPr>
          <w:rFonts w:eastAsia="Times New Roman" w:cs="Times New Roman"/>
          <w:lang w:eastAsia="en-ID"/>
        </w:rPr>
        <w:t xml:space="preserve"> </w:t>
      </w:r>
      <w:proofErr w:type="spellStart"/>
      <w:r w:rsidR="00FE3214">
        <w:rPr>
          <w:rFonts w:eastAsia="Times New Roman" w:cs="Times New Roman"/>
          <w:lang w:eastAsia="en-ID"/>
        </w:rPr>
        <w:t>sebanding</w:t>
      </w:r>
      <w:proofErr w:type="spellEnd"/>
      <w:r w:rsidR="00FE3214">
        <w:rPr>
          <w:rFonts w:eastAsia="Times New Roman" w:cs="Times New Roman"/>
          <w:lang w:eastAsia="en-ID"/>
        </w:rPr>
        <w:t xml:space="preserve"> dan </w:t>
      </w:r>
      <w:proofErr w:type="spellStart"/>
      <w:r w:rsidR="00FE3214">
        <w:rPr>
          <w:rFonts w:eastAsia="Times New Roman" w:cs="Times New Roman"/>
          <w:lang w:eastAsia="en-ID"/>
        </w:rPr>
        <w:t>mampu</w:t>
      </w:r>
      <w:proofErr w:type="spellEnd"/>
      <w:r w:rsidR="00FE3214">
        <w:rPr>
          <w:rFonts w:eastAsia="Times New Roman" w:cs="Times New Roman"/>
          <w:lang w:eastAsia="en-ID"/>
        </w:rPr>
        <w:t xml:space="preserve"> </w:t>
      </w:r>
      <w:proofErr w:type="spellStart"/>
      <w:r w:rsidR="00FE3214">
        <w:rPr>
          <w:rFonts w:eastAsia="Times New Roman" w:cs="Times New Roman"/>
          <w:lang w:eastAsia="en-ID"/>
        </w:rPr>
        <w:t>mencapai</w:t>
      </w:r>
      <w:proofErr w:type="spellEnd"/>
      <w:r w:rsidR="00FE3214">
        <w:rPr>
          <w:rFonts w:eastAsia="Times New Roman" w:cs="Times New Roman"/>
          <w:lang w:eastAsia="en-ID"/>
        </w:rPr>
        <w:t xml:space="preserve"> </w:t>
      </w:r>
      <w:proofErr w:type="spellStart"/>
      <w:r w:rsidR="00FE3214">
        <w:rPr>
          <w:rFonts w:eastAsia="Times New Roman" w:cs="Times New Roman"/>
          <w:lang w:eastAsia="en-ID"/>
        </w:rPr>
        <w:t>hasil</w:t>
      </w:r>
      <w:proofErr w:type="spellEnd"/>
      <w:r w:rsidR="00FE3214">
        <w:rPr>
          <w:rFonts w:eastAsia="Times New Roman" w:cs="Times New Roman"/>
          <w:lang w:eastAsia="en-ID"/>
        </w:rPr>
        <w:t xml:space="preserve"> yang </w:t>
      </w:r>
      <w:proofErr w:type="spellStart"/>
      <w:r w:rsidR="00FE3214">
        <w:rPr>
          <w:rFonts w:eastAsia="Times New Roman" w:cs="Times New Roman"/>
          <w:lang w:eastAsia="en-ID"/>
        </w:rPr>
        <w:t>baik</w:t>
      </w:r>
      <w:proofErr w:type="spellEnd"/>
      <w:r w:rsidR="00FE3214">
        <w:rPr>
          <w:rFonts w:eastAsia="Times New Roman" w:cs="Times New Roman"/>
          <w:lang w:eastAsia="en-ID"/>
        </w:rPr>
        <w:t>.</w:t>
      </w:r>
    </w:p>
    <w:p w14:paraId="6E638B19" w14:textId="31B0C9EE" w:rsidR="002304FF" w:rsidRDefault="00210A88" w:rsidP="00B345E2">
      <w:pPr>
        <w:rPr>
          <w:rFonts w:eastAsia="Times New Roman" w:cs="Times New Roman"/>
          <w:lang w:eastAsia="en-ID"/>
        </w:rPr>
      </w:pPr>
      <w:proofErr w:type="spellStart"/>
      <w:r>
        <w:rPr>
          <w:rFonts w:eastAsia="Times New Roman" w:cs="Times New Roman"/>
          <w:lang w:eastAsia="en-ID"/>
        </w:rPr>
        <w:t>Analisis</w:t>
      </w:r>
      <w:proofErr w:type="spellEnd"/>
      <w:r>
        <w:rPr>
          <w:rFonts w:eastAsia="Times New Roman" w:cs="Times New Roman"/>
          <w:lang w:eastAsia="en-ID"/>
        </w:rPr>
        <w:t xml:space="preserve"> </w:t>
      </w:r>
      <w:proofErr w:type="spellStart"/>
      <w:r w:rsidR="00A44041">
        <w:rPr>
          <w:rFonts w:eastAsia="Times New Roman" w:cs="Times New Roman"/>
          <w:lang w:eastAsia="en-ID"/>
        </w:rPr>
        <w:t>kedua</w:t>
      </w:r>
      <w:proofErr w:type="spellEnd"/>
      <w:r w:rsidR="00A44041">
        <w:rPr>
          <w:rFonts w:eastAsia="Times New Roman" w:cs="Times New Roman"/>
          <w:lang w:eastAsia="en-ID"/>
        </w:rPr>
        <w:t xml:space="preserve"> pada </w:t>
      </w:r>
      <w:proofErr w:type="spellStart"/>
      <w:r w:rsidR="00A44041">
        <w:rPr>
          <w:rFonts w:eastAsia="Times New Roman" w:cs="Times New Roman"/>
          <w:lang w:eastAsia="en-ID"/>
        </w:rPr>
        <w:t>tahapan</w:t>
      </w:r>
      <w:proofErr w:type="spellEnd"/>
      <w:r w:rsidR="00A44041">
        <w:rPr>
          <w:rFonts w:eastAsia="Times New Roman" w:cs="Times New Roman"/>
          <w:lang w:eastAsia="en-ID"/>
        </w:rPr>
        <w:t xml:space="preserve"> </w:t>
      </w:r>
      <w:r w:rsidR="00A44041">
        <w:rPr>
          <w:rFonts w:eastAsia="Times New Roman" w:cs="Times New Roman"/>
          <w:i/>
          <w:iCs/>
          <w:lang w:eastAsia="en-ID"/>
        </w:rPr>
        <w:t>classification</w:t>
      </w:r>
      <w:r w:rsidR="004F4685">
        <w:rPr>
          <w:rFonts w:eastAsia="Times New Roman" w:cs="Times New Roman"/>
          <w:lang w:eastAsia="en-ID"/>
        </w:rPr>
        <w:t xml:space="preserve"> </w:t>
      </w:r>
      <w:proofErr w:type="spellStart"/>
      <w:r w:rsidR="007272E6">
        <w:rPr>
          <w:rFonts w:eastAsia="Times New Roman" w:cs="Times New Roman"/>
          <w:lang w:eastAsia="en-ID"/>
        </w:rPr>
        <w:t>adalah</w:t>
      </w:r>
      <w:proofErr w:type="spellEnd"/>
      <w:r w:rsidR="007272E6">
        <w:rPr>
          <w:rFonts w:eastAsia="Times New Roman" w:cs="Times New Roman"/>
          <w:lang w:eastAsia="en-ID"/>
        </w:rPr>
        <w:t xml:space="preserve"> </w:t>
      </w:r>
      <w:proofErr w:type="spellStart"/>
      <w:r w:rsidR="007272E6">
        <w:rPr>
          <w:rFonts w:eastAsia="Times New Roman" w:cs="Times New Roman"/>
          <w:lang w:eastAsia="en-ID"/>
        </w:rPr>
        <w:t>menguji</w:t>
      </w:r>
      <w:proofErr w:type="spellEnd"/>
      <w:r w:rsidR="007272E6">
        <w:rPr>
          <w:rFonts w:eastAsia="Times New Roman" w:cs="Times New Roman"/>
          <w:lang w:eastAsia="en-ID"/>
        </w:rPr>
        <w:t xml:space="preserve"> </w:t>
      </w:r>
      <w:proofErr w:type="spellStart"/>
      <w:r w:rsidR="007272E6">
        <w:rPr>
          <w:rFonts w:eastAsia="Times New Roman" w:cs="Times New Roman"/>
          <w:lang w:eastAsia="en-ID"/>
        </w:rPr>
        <w:t>nilai</w:t>
      </w:r>
      <w:proofErr w:type="spellEnd"/>
      <w:r w:rsidR="007272E6">
        <w:rPr>
          <w:rFonts w:eastAsia="Times New Roman" w:cs="Times New Roman"/>
          <w:lang w:eastAsia="en-ID"/>
        </w:rPr>
        <w:t xml:space="preserve"> </w:t>
      </w:r>
      <w:r w:rsidR="007272E6">
        <w:rPr>
          <w:rFonts w:eastAsia="Times New Roman" w:cs="Times New Roman"/>
          <w:i/>
          <w:iCs/>
          <w:lang w:eastAsia="en-ID"/>
        </w:rPr>
        <w:t xml:space="preserve">learning rate </w:t>
      </w:r>
      <w:r w:rsidR="001C2EEE">
        <w:rPr>
          <w:rFonts w:eastAsia="Times New Roman" w:cs="Times New Roman"/>
          <w:lang w:eastAsia="en-ID"/>
        </w:rPr>
        <w:t xml:space="preserve">0.01, 0.001, 0.0001, dan 0.00001. Pada </w:t>
      </w:r>
      <w:proofErr w:type="spellStart"/>
      <w:r w:rsidR="001C2EEE">
        <w:rPr>
          <w:rFonts w:eastAsia="Times New Roman" w:cs="Times New Roman"/>
          <w:lang w:eastAsia="en-ID"/>
        </w:rPr>
        <w:t>pengujian</w:t>
      </w:r>
      <w:proofErr w:type="spellEnd"/>
      <w:r w:rsidR="001C2EEE">
        <w:rPr>
          <w:rFonts w:eastAsia="Times New Roman" w:cs="Times New Roman"/>
          <w:lang w:eastAsia="en-ID"/>
        </w:rPr>
        <w:t xml:space="preserve"> </w:t>
      </w:r>
      <w:r w:rsidR="001C2EEE">
        <w:rPr>
          <w:rFonts w:eastAsia="Times New Roman" w:cs="Times New Roman"/>
          <w:i/>
          <w:iCs/>
          <w:lang w:eastAsia="en-ID"/>
        </w:rPr>
        <w:t xml:space="preserve">learning </w:t>
      </w:r>
      <w:r w:rsidR="001C2EEE">
        <w:rPr>
          <w:rFonts w:eastAsia="Times New Roman" w:cs="Times New Roman"/>
          <w:lang w:eastAsia="en-ID"/>
        </w:rPr>
        <w:t>rate</w:t>
      </w:r>
      <w:r w:rsidR="009A3E97">
        <w:rPr>
          <w:rFonts w:eastAsia="Times New Roman" w:cs="Times New Roman"/>
          <w:lang w:eastAsia="en-ID"/>
        </w:rPr>
        <w:t xml:space="preserve"> </w:t>
      </w:r>
      <w:proofErr w:type="spellStart"/>
      <w:r w:rsidR="009A3E97">
        <w:rPr>
          <w:rFonts w:eastAsia="Times New Roman" w:cs="Times New Roman"/>
          <w:lang w:eastAsia="en-ID"/>
        </w:rPr>
        <w:t>didapatkan</w:t>
      </w:r>
      <w:proofErr w:type="spellEnd"/>
      <w:r w:rsidR="009A3E97">
        <w:rPr>
          <w:rFonts w:eastAsia="Times New Roman" w:cs="Times New Roman"/>
          <w:lang w:eastAsia="en-ID"/>
        </w:rPr>
        <w:t xml:space="preserve"> </w:t>
      </w:r>
      <w:proofErr w:type="spellStart"/>
      <w:r w:rsidR="00652BEC">
        <w:rPr>
          <w:rFonts w:eastAsia="Times New Roman" w:cs="Times New Roman"/>
          <w:lang w:eastAsia="en-ID"/>
        </w:rPr>
        <w:t>hasil</w:t>
      </w:r>
      <w:proofErr w:type="spellEnd"/>
      <w:r w:rsidR="009A3E97">
        <w:rPr>
          <w:rFonts w:eastAsia="Times New Roman" w:cs="Times New Roman"/>
          <w:lang w:eastAsia="en-ID"/>
        </w:rPr>
        <w:t xml:space="preserve"> paling optimal </w:t>
      </w:r>
      <w:proofErr w:type="spellStart"/>
      <w:r w:rsidR="00237639">
        <w:rPr>
          <w:rFonts w:eastAsia="Times New Roman" w:cs="Times New Roman"/>
          <w:lang w:eastAsia="en-ID"/>
        </w:rPr>
        <w:t>ialah</w:t>
      </w:r>
      <w:proofErr w:type="spellEnd"/>
      <w:r w:rsidR="009A3E97">
        <w:rPr>
          <w:rFonts w:eastAsia="Times New Roman" w:cs="Times New Roman"/>
          <w:lang w:eastAsia="en-ID"/>
        </w:rPr>
        <w:t xml:space="preserve"> </w:t>
      </w:r>
      <w:proofErr w:type="spellStart"/>
      <w:r w:rsidR="00254E00">
        <w:rPr>
          <w:rFonts w:eastAsia="Times New Roman" w:cs="Times New Roman"/>
          <w:lang w:eastAsia="en-ID"/>
        </w:rPr>
        <w:t>menggunakan</w:t>
      </w:r>
      <w:proofErr w:type="spellEnd"/>
      <w:r w:rsidR="00254E00">
        <w:rPr>
          <w:rFonts w:eastAsia="Times New Roman" w:cs="Times New Roman"/>
          <w:lang w:eastAsia="en-ID"/>
        </w:rPr>
        <w:t xml:space="preserve"> </w:t>
      </w:r>
      <w:proofErr w:type="spellStart"/>
      <w:r w:rsidR="00254E00">
        <w:rPr>
          <w:rFonts w:eastAsia="Times New Roman" w:cs="Times New Roman"/>
          <w:lang w:eastAsia="en-ID"/>
        </w:rPr>
        <w:t>nilai</w:t>
      </w:r>
      <w:proofErr w:type="spellEnd"/>
      <w:r w:rsidR="00652BEC">
        <w:rPr>
          <w:rFonts w:eastAsia="Times New Roman" w:cs="Times New Roman"/>
          <w:lang w:eastAsia="en-ID"/>
        </w:rPr>
        <w:t xml:space="preserve"> 0.0001. </w:t>
      </w:r>
      <w:proofErr w:type="spellStart"/>
      <w:r w:rsidR="00652BEC">
        <w:rPr>
          <w:rFonts w:eastAsia="Times New Roman" w:cs="Times New Roman"/>
          <w:lang w:eastAsia="en-ID"/>
        </w:rPr>
        <w:t>Pen</w:t>
      </w:r>
      <w:r w:rsidR="009041CA">
        <w:rPr>
          <w:rFonts w:eastAsia="Times New Roman" w:cs="Times New Roman"/>
          <w:lang w:eastAsia="en-ID"/>
        </w:rPr>
        <w:t>gaturan</w:t>
      </w:r>
      <w:proofErr w:type="spellEnd"/>
      <w:r w:rsidR="009041CA">
        <w:rPr>
          <w:rFonts w:eastAsia="Times New Roman" w:cs="Times New Roman"/>
          <w:lang w:eastAsia="en-ID"/>
        </w:rPr>
        <w:t xml:space="preserve"> </w:t>
      </w:r>
      <w:proofErr w:type="spellStart"/>
      <w:r w:rsidR="009041CA">
        <w:rPr>
          <w:rFonts w:eastAsia="Times New Roman" w:cs="Times New Roman"/>
          <w:lang w:eastAsia="en-ID"/>
        </w:rPr>
        <w:t>nilai</w:t>
      </w:r>
      <w:proofErr w:type="spellEnd"/>
      <w:r w:rsidR="009F6A33">
        <w:rPr>
          <w:rFonts w:eastAsia="Times New Roman" w:cs="Times New Roman"/>
          <w:lang w:eastAsia="en-ID"/>
        </w:rPr>
        <w:t xml:space="preserve"> pada </w:t>
      </w:r>
      <w:r w:rsidR="009F6A33">
        <w:rPr>
          <w:rFonts w:eastAsia="Times New Roman" w:cs="Times New Roman"/>
          <w:i/>
          <w:iCs/>
          <w:lang w:eastAsia="en-ID"/>
        </w:rPr>
        <w:t xml:space="preserve">hyperparameter </w:t>
      </w:r>
      <w:proofErr w:type="spellStart"/>
      <w:r w:rsidR="009F6A33">
        <w:rPr>
          <w:rFonts w:eastAsia="Times New Roman" w:cs="Times New Roman"/>
          <w:lang w:eastAsia="en-ID"/>
        </w:rPr>
        <w:t>ini</w:t>
      </w:r>
      <w:proofErr w:type="spellEnd"/>
      <w:r w:rsidR="009F6A33">
        <w:rPr>
          <w:rFonts w:eastAsia="Times New Roman" w:cs="Times New Roman"/>
          <w:lang w:eastAsia="en-ID"/>
        </w:rPr>
        <w:t xml:space="preserve"> </w:t>
      </w:r>
      <w:proofErr w:type="spellStart"/>
      <w:r w:rsidR="009F6A33">
        <w:rPr>
          <w:rFonts w:eastAsia="Times New Roman" w:cs="Times New Roman"/>
          <w:lang w:eastAsia="en-ID"/>
        </w:rPr>
        <w:t>me</w:t>
      </w:r>
      <w:r w:rsidR="00FF5BE1">
        <w:rPr>
          <w:rFonts w:eastAsia="Times New Roman" w:cs="Times New Roman"/>
          <w:lang w:eastAsia="en-ID"/>
        </w:rPr>
        <w:t>ncapai</w:t>
      </w:r>
      <w:proofErr w:type="spellEnd"/>
      <w:r w:rsidR="00FF5BE1">
        <w:rPr>
          <w:rFonts w:eastAsia="Times New Roman" w:cs="Times New Roman"/>
          <w:lang w:eastAsia="en-ID"/>
        </w:rPr>
        <w:t xml:space="preserve"> </w:t>
      </w:r>
      <w:proofErr w:type="spellStart"/>
      <w:r w:rsidR="00FF5BE1">
        <w:rPr>
          <w:rFonts w:eastAsia="Times New Roman" w:cs="Times New Roman"/>
          <w:lang w:eastAsia="en-ID"/>
        </w:rPr>
        <w:t>tingkat</w:t>
      </w:r>
      <w:proofErr w:type="spellEnd"/>
      <w:r w:rsidR="00FF5BE1">
        <w:rPr>
          <w:rFonts w:eastAsia="Times New Roman" w:cs="Times New Roman"/>
          <w:lang w:eastAsia="en-ID"/>
        </w:rPr>
        <w:t xml:space="preserve"> </w:t>
      </w:r>
      <w:proofErr w:type="spellStart"/>
      <w:r w:rsidR="00FF5BE1">
        <w:rPr>
          <w:rFonts w:eastAsia="Times New Roman" w:cs="Times New Roman"/>
          <w:lang w:eastAsia="en-ID"/>
        </w:rPr>
        <w:t>akurasi</w:t>
      </w:r>
      <w:proofErr w:type="spellEnd"/>
      <w:r w:rsidR="00FF5BE1">
        <w:rPr>
          <w:rFonts w:eastAsia="Times New Roman" w:cs="Times New Roman"/>
          <w:lang w:eastAsia="en-ID"/>
        </w:rPr>
        <w:t xml:space="preserve"> </w:t>
      </w:r>
      <w:proofErr w:type="spellStart"/>
      <w:r w:rsidR="00FF5BE1">
        <w:rPr>
          <w:rFonts w:eastAsia="Times New Roman" w:cs="Times New Roman"/>
          <w:lang w:eastAsia="en-ID"/>
        </w:rPr>
        <w:t>tertinggi</w:t>
      </w:r>
      <w:proofErr w:type="spellEnd"/>
      <w:r w:rsidR="00FF5BE1">
        <w:rPr>
          <w:rFonts w:eastAsia="Times New Roman" w:cs="Times New Roman"/>
          <w:lang w:eastAsia="en-ID"/>
        </w:rPr>
        <w:t xml:space="preserve"> </w:t>
      </w:r>
      <w:proofErr w:type="spellStart"/>
      <w:r w:rsidR="00FF5BE1">
        <w:rPr>
          <w:rFonts w:eastAsia="Times New Roman" w:cs="Times New Roman"/>
          <w:lang w:eastAsia="en-ID"/>
        </w:rPr>
        <w:t>sebesar</w:t>
      </w:r>
      <w:proofErr w:type="spellEnd"/>
      <w:r w:rsidR="00FF5BE1">
        <w:rPr>
          <w:rFonts w:eastAsia="Times New Roman" w:cs="Times New Roman"/>
          <w:lang w:eastAsia="en-ID"/>
        </w:rPr>
        <w:t xml:space="preserve"> 89,67% pada </w:t>
      </w:r>
      <w:proofErr w:type="spellStart"/>
      <w:r w:rsidR="00261DCC">
        <w:rPr>
          <w:rFonts w:eastAsia="Times New Roman" w:cs="Times New Roman"/>
          <w:lang w:eastAsia="en-ID"/>
        </w:rPr>
        <w:t>hasil</w:t>
      </w:r>
      <w:proofErr w:type="spellEnd"/>
      <w:r w:rsidR="00261DCC">
        <w:rPr>
          <w:rFonts w:eastAsia="Times New Roman" w:cs="Times New Roman"/>
          <w:lang w:eastAsia="en-ID"/>
        </w:rPr>
        <w:t xml:space="preserve"> </w:t>
      </w:r>
      <w:r w:rsidR="00261DCC">
        <w:rPr>
          <w:rFonts w:eastAsia="Times New Roman" w:cs="Times New Roman"/>
          <w:i/>
          <w:iCs/>
          <w:lang w:eastAsia="en-ID"/>
        </w:rPr>
        <w:t>test accuracy</w:t>
      </w:r>
      <w:r w:rsidR="00261DCC">
        <w:rPr>
          <w:rFonts w:eastAsia="Times New Roman" w:cs="Times New Roman"/>
          <w:lang w:eastAsia="en-ID"/>
        </w:rPr>
        <w:t xml:space="preserve">. </w:t>
      </w:r>
      <w:proofErr w:type="spellStart"/>
      <w:r w:rsidR="00B4177B">
        <w:rPr>
          <w:rFonts w:eastAsia="Times New Roman" w:cs="Times New Roman"/>
          <w:lang w:eastAsia="en-ID"/>
        </w:rPr>
        <w:t>Pengujian</w:t>
      </w:r>
      <w:proofErr w:type="spellEnd"/>
      <w:r w:rsidR="00632CBD">
        <w:rPr>
          <w:rFonts w:eastAsia="Times New Roman" w:cs="Times New Roman"/>
          <w:lang w:eastAsia="en-ID"/>
        </w:rPr>
        <w:t xml:space="preserve"> </w:t>
      </w:r>
      <w:proofErr w:type="spellStart"/>
      <w:r w:rsidR="00632CBD">
        <w:rPr>
          <w:rFonts w:eastAsia="Times New Roman" w:cs="Times New Roman"/>
          <w:lang w:eastAsia="en-ID"/>
        </w:rPr>
        <w:t>ini</w:t>
      </w:r>
      <w:proofErr w:type="spellEnd"/>
      <w:r w:rsidR="00632CBD">
        <w:rPr>
          <w:rFonts w:eastAsia="Times New Roman" w:cs="Times New Roman"/>
          <w:lang w:eastAsia="en-ID"/>
        </w:rPr>
        <w:t xml:space="preserve"> </w:t>
      </w:r>
      <w:proofErr w:type="spellStart"/>
      <w:r w:rsidR="00EE0191">
        <w:rPr>
          <w:rFonts w:eastAsia="Times New Roman" w:cs="Times New Roman"/>
          <w:lang w:eastAsia="en-ID"/>
        </w:rPr>
        <w:t>dapat</w:t>
      </w:r>
      <w:proofErr w:type="spellEnd"/>
      <w:r w:rsidR="00EE0191">
        <w:rPr>
          <w:rFonts w:eastAsia="Times New Roman" w:cs="Times New Roman"/>
          <w:lang w:eastAsia="en-ID"/>
        </w:rPr>
        <w:t xml:space="preserve"> </w:t>
      </w:r>
      <w:proofErr w:type="spellStart"/>
      <w:r w:rsidR="00EE0191">
        <w:rPr>
          <w:rFonts w:eastAsia="Times New Roman" w:cs="Times New Roman"/>
          <w:lang w:eastAsia="en-ID"/>
        </w:rPr>
        <w:t>berkaitan</w:t>
      </w:r>
      <w:proofErr w:type="spellEnd"/>
      <w:r w:rsidR="00EE0191">
        <w:rPr>
          <w:rFonts w:eastAsia="Times New Roman" w:cs="Times New Roman"/>
          <w:lang w:eastAsia="en-ID"/>
        </w:rPr>
        <w:t xml:space="preserve"> </w:t>
      </w:r>
      <w:proofErr w:type="spellStart"/>
      <w:r w:rsidR="00EE0191">
        <w:rPr>
          <w:rFonts w:eastAsia="Times New Roman" w:cs="Times New Roman"/>
          <w:lang w:eastAsia="en-ID"/>
        </w:rPr>
        <w:t>dengan</w:t>
      </w:r>
      <w:proofErr w:type="spellEnd"/>
      <w:r w:rsidR="00EE0191">
        <w:rPr>
          <w:rFonts w:eastAsia="Times New Roman" w:cs="Times New Roman"/>
          <w:lang w:eastAsia="en-ID"/>
        </w:rPr>
        <w:t xml:space="preserve"> </w:t>
      </w:r>
      <w:proofErr w:type="spellStart"/>
      <w:r w:rsidR="00EE0191">
        <w:rPr>
          <w:rFonts w:eastAsia="Times New Roman" w:cs="Times New Roman"/>
          <w:lang w:eastAsia="en-ID"/>
        </w:rPr>
        <w:lastRenderedPageBreak/>
        <w:t>penelitian</w:t>
      </w:r>
      <w:proofErr w:type="spellEnd"/>
      <w:r w:rsidR="00EE0191">
        <w:rPr>
          <w:rFonts w:eastAsia="Times New Roman" w:cs="Times New Roman"/>
          <w:lang w:eastAsia="en-ID"/>
        </w:rPr>
        <w:t xml:space="preserve"> </w:t>
      </w:r>
      <w:proofErr w:type="spellStart"/>
      <w:r w:rsidR="00EE0191">
        <w:rPr>
          <w:rFonts w:eastAsia="Times New Roman" w:cs="Times New Roman"/>
          <w:lang w:eastAsia="en-ID"/>
        </w:rPr>
        <w:t>sebelumnya</w:t>
      </w:r>
      <w:proofErr w:type="spellEnd"/>
      <w:r w:rsidR="00EE0191">
        <w:rPr>
          <w:rFonts w:eastAsia="Times New Roman" w:cs="Times New Roman"/>
          <w:lang w:eastAsia="en-ID"/>
        </w:rPr>
        <w:t xml:space="preserve"> yang </w:t>
      </w:r>
      <w:proofErr w:type="spellStart"/>
      <w:r w:rsidR="00EE0191">
        <w:rPr>
          <w:rFonts w:eastAsia="Times New Roman" w:cs="Times New Roman"/>
          <w:lang w:eastAsia="en-ID"/>
        </w:rPr>
        <w:t>menyatakan</w:t>
      </w:r>
      <w:proofErr w:type="spellEnd"/>
      <w:r w:rsidR="00EE0191">
        <w:rPr>
          <w:rFonts w:eastAsia="Times New Roman" w:cs="Times New Roman"/>
          <w:lang w:eastAsia="en-ID"/>
        </w:rPr>
        <w:t xml:space="preserve"> </w:t>
      </w:r>
      <w:proofErr w:type="spellStart"/>
      <w:r w:rsidR="00EE0191">
        <w:rPr>
          <w:rFonts w:eastAsia="Times New Roman" w:cs="Times New Roman"/>
          <w:lang w:eastAsia="en-ID"/>
        </w:rPr>
        <w:t>bahwa</w:t>
      </w:r>
      <w:proofErr w:type="spellEnd"/>
      <w:r w:rsidR="00EE0191">
        <w:rPr>
          <w:rFonts w:eastAsia="Times New Roman" w:cs="Times New Roman"/>
          <w:lang w:eastAsia="en-ID"/>
        </w:rPr>
        <w:t xml:space="preserve"> </w:t>
      </w:r>
      <w:r w:rsidR="007C400B">
        <w:rPr>
          <w:rFonts w:eastAsia="Times New Roman" w:cs="Times New Roman"/>
          <w:lang w:eastAsia="en-ID"/>
        </w:rPr>
        <w:t xml:space="preserve">model </w:t>
      </w:r>
      <w:proofErr w:type="spellStart"/>
      <w:r w:rsidR="007C400B">
        <w:rPr>
          <w:rFonts w:eastAsia="Times New Roman" w:cs="Times New Roman"/>
          <w:lang w:eastAsia="en-ID"/>
        </w:rPr>
        <w:t>menggunakan</w:t>
      </w:r>
      <w:proofErr w:type="spellEnd"/>
      <w:r w:rsidR="007C400B">
        <w:rPr>
          <w:rFonts w:eastAsia="Times New Roman" w:cs="Times New Roman"/>
          <w:lang w:eastAsia="en-ID"/>
        </w:rPr>
        <w:t xml:space="preserve"> </w:t>
      </w:r>
      <w:r w:rsidR="00EE7158">
        <w:rPr>
          <w:rFonts w:eastAsia="Times New Roman" w:cs="Times New Roman"/>
          <w:i/>
          <w:iCs/>
          <w:lang w:eastAsia="en-ID"/>
        </w:rPr>
        <w:t xml:space="preserve">optimizer </w:t>
      </w:r>
      <w:r w:rsidR="00EE7158">
        <w:rPr>
          <w:rFonts w:eastAsia="Times New Roman" w:cs="Times New Roman"/>
          <w:lang w:eastAsia="en-ID"/>
        </w:rPr>
        <w:t xml:space="preserve">RMSprop </w:t>
      </w:r>
      <w:proofErr w:type="spellStart"/>
      <w:r w:rsidR="00EE7158">
        <w:rPr>
          <w:rFonts w:eastAsia="Times New Roman" w:cs="Times New Roman"/>
          <w:lang w:eastAsia="en-ID"/>
        </w:rPr>
        <w:t>dengan</w:t>
      </w:r>
      <w:proofErr w:type="spellEnd"/>
      <w:r w:rsidR="00EE7158">
        <w:rPr>
          <w:rFonts w:eastAsia="Times New Roman" w:cs="Times New Roman"/>
          <w:lang w:eastAsia="en-ID"/>
        </w:rPr>
        <w:t xml:space="preserve"> </w:t>
      </w:r>
      <w:r w:rsidR="00EE7158">
        <w:rPr>
          <w:rFonts w:eastAsia="Times New Roman" w:cs="Times New Roman"/>
          <w:i/>
          <w:iCs/>
          <w:lang w:eastAsia="en-ID"/>
        </w:rPr>
        <w:t xml:space="preserve">learning rate </w:t>
      </w:r>
      <w:proofErr w:type="spellStart"/>
      <w:r w:rsidR="00EE7158">
        <w:rPr>
          <w:rFonts w:eastAsia="Times New Roman" w:cs="Times New Roman"/>
          <w:lang w:eastAsia="en-ID"/>
        </w:rPr>
        <w:t>bernilai</w:t>
      </w:r>
      <w:proofErr w:type="spellEnd"/>
      <w:r w:rsidR="00EE7158">
        <w:rPr>
          <w:rFonts w:eastAsia="Times New Roman" w:cs="Times New Roman"/>
          <w:lang w:eastAsia="en-ID"/>
        </w:rPr>
        <w:t xml:space="preserve"> 0.0001 </w:t>
      </w:r>
      <w:proofErr w:type="spellStart"/>
      <w:r w:rsidR="00E93F6A">
        <w:rPr>
          <w:rFonts w:eastAsia="Times New Roman" w:cs="Times New Roman"/>
          <w:lang w:eastAsia="en-ID"/>
        </w:rPr>
        <w:t>me</w:t>
      </w:r>
      <w:r w:rsidR="00322468">
        <w:rPr>
          <w:rFonts w:eastAsia="Times New Roman" w:cs="Times New Roman"/>
          <w:lang w:eastAsia="en-ID"/>
        </w:rPr>
        <w:t>ndapatkan</w:t>
      </w:r>
      <w:proofErr w:type="spellEnd"/>
      <w:r w:rsidR="00322468">
        <w:rPr>
          <w:rFonts w:eastAsia="Times New Roman" w:cs="Times New Roman"/>
          <w:lang w:eastAsia="en-ID"/>
        </w:rPr>
        <w:t xml:space="preserve"> </w:t>
      </w:r>
      <w:proofErr w:type="spellStart"/>
      <w:r w:rsidR="00322468">
        <w:rPr>
          <w:rFonts w:eastAsia="Times New Roman" w:cs="Times New Roman"/>
          <w:lang w:eastAsia="en-ID"/>
        </w:rPr>
        <w:t>akuras</w:t>
      </w:r>
      <w:r w:rsidR="0012548C">
        <w:rPr>
          <w:rFonts w:eastAsia="Times New Roman" w:cs="Times New Roman"/>
          <w:lang w:eastAsia="en-ID"/>
        </w:rPr>
        <w:t>i</w:t>
      </w:r>
      <w:proofErr w:type="spellEnd"/>
      <w:r w:rsidR="0012548C">
        <w:rPr>
          <w:rFonts w:eastAsia="Times New Roman" w:cs="Times New Roman"/>
          <w:lang w:eastAsia="en-ID"/>
        </w:rPr>
        <w:t xml:space="preserve"> </w:t>
      </w:r>
      <w:r w:rsidR="0072108F">
        <w:rPr>
          <w:rFonts w:eastAsia="Times New Roman" w:cs="Times New Roman"/>
          <w:lang w:eastAsia="en-ID"/>
        </w:rPr>
        <w:t xml:space="preserve">paling optimal </w:t>
      </w:r>
      <w:r w:rsidR="0012548C">
        <w:rPr>
          <w:rFonts w:eastAsia="Times New Roman" w:cs="Times New Roman"/>
          <w:lang w:eastAsia="en-ID"/>
        </w:rPr>
        <w:t>(</w:t>
      </w:r>
      <w:hyperlink r:id="rId31" w:history="1">
        <w:r w:rsidR="0012548C" w:rsidRPr="00BD6396">
          <w:rPr>
            <w:rStyle w:val="Hyperlink"/>
            <w:rFonts w:eastAsia="Times New Roman" w:cs="Times New Roman"/>
            <w:lang w:eastAsia="en-ID"/>
          </w:rPr>
          <w:t>file:///C:/Users/harta/Downloads/5189.pdf</w:t>
        </w:r>
      </w:hyperlink>
      <w:r w:rsidR="0012548C">
        <w:rPr>
          <w:rFonts w:eastAsia="Times New Roman" w:cs="Times New Roman"/>
          <w:lang w:eastAsia="en-ID"/>
        </w:rPr>
        <w:t xml:space="preserve">). </w:t>
      </w:r>
      <w:r w:rsidR="002A5E6D">
        <w:rPr>
          <w:rFonts w:eastAsia="Times New Roman" w:cs="Times New Roman"/>
          <w:lang w:eastAsia="en-ID"/>
        </w:rPr>
        <w:t xml:space="preserve">Pada </w:t>
      </w:r>
      <w:proofErr w:type="spellStart"/>
      <w:r w:rsidR="002A5E6D">
        <w:rPr>
          <w:rFonts w:eastAsia="Times New Roman" w:cs="Times New Roman"/>
          <w:lang w:eastAsia="en-ID"/>
        </w:rPr>
        <w:t>pengujian</w:t>
      </w:r>
      <w:proofErr w:type="spellEnd"/>
      <w:r w:rsidR="002A5E6D">
        <w:rPr>
          <w:rFonts w:eastAsia="Times New Roman" w:cs="Times New Roman"/>
          <w:lang w:eastAsia="en-ID"/>
        </w:rPr>
        <w:t xml:space="preserve"> </w:t>
      </w:r>
      <w:r w:rsidR="002A5E6D">
        <w:rPr>
          <w:rFonts w:eastAsia="Times New Roman" w:cs="Times New Roman"/>
          <w:i/>
          <w:iCs/>
          <w:lang w:eastAsia="en-ID"/>
        </w:rPr>
        <w:t>learning rate</w:t>
      </w:r>
      <w:r w:rsidR="002A5E6D">
        <w:rPr>
          <w:rFonts w:eastAsia="Times New Roman" w:cs="Times New Roman"/>
          <w:lang w:eastAsia="en-ID"/>
        </w:rPr>
        <w:t xml:space="preserve"> </w:t>
      </w:r>
      <w:proofErr w:type="spellStart"/>
      <w:r w:rsidR="002A5E6D">
        <w:rPr>
          <w:rFonts w:eastAsia="Times New Roman" w:cs="Times New Roman"/>
          <w:lang w:eastAsia="en-ID"/>
        </w:rPr>
        <w:t>ini</w:t>
      </w:r>
      <w:proofErr w:type="spellEnd"/>
      <w:r w:rsidR="002A5E6D">
        <w:rPr>
          <w:rFonts w:eastAsia="Times New Roman" w:cs="Times New Roman"/>
          <w:lang w:eastAsia="en-ID"/>
        </w:rPr>
        <w:t xml:space="preserve"> juga </w:t>
      </w:r>
      <w:proofErr w:type="spellStart"/>
      <w:r w:rsidR="002A5E6D">
        <w:rPr>
          <w:rFonts w:eastAsia="Times New Roman" w:cs="Times New Roman"/>
          <w:lang w:eastAsia="en-ID"/>
        </w:rPr>
        <w:t>dapat</w:t>
      </w:r>
      <w:proofErr w:type="spellEnd"/>
      <w:r w:rsidR="002A5E6D">
        <w:rPr>
          <w:rFonts w:eastAsia="Times New Roman" w:cs="Times New Roman"/>
          <w:lang w:eastAsia="en-ID"/>
        </w:rPr>
        <w:t xml:space="preserve"> </w:t>
      </w:r>
      <w:proofErr w:type="spellStart"/>
      <w:r w:rsidR="002A5E6D">
        <w:rPr>
          <w:rFonts w:eastAsia="Times New Roman" w:cs="Times New Roman"/>
          <w:lang w:eastAsia="en-ID"/>
        </w:rPr>
        <w:t>dilihat</w:t>
      </w:r>
      <w:proofErr w:type="spellEnd"/>
      <w:r w:rsidR="002A5E6D">
        <w:rPr>
          <w:rFonts w:eastAsia="Times New Roman" w:cs="Times New Roman"/>
          <w:lang w:eastAsia="en-ID"/>
        </w:rPr>
        <w:t xml:space="preserve"> </w:t>
      </w:r>
      <w:proofErr w:type="spellStart"/>
      <w:r w:rsidR="002A5E6D">
        <w:rPr>
          <w:rFonts w:eastAsia="Times New Roman" w:cs="Times New Roman"/>
          <w:lang w:eastAsia="en-ID"/>
        </w:rPr>
        <w:t>bahwa</w:t>
      </w:r>
      <w:proofErr w:type="spellEnd"/>
      <w:r w:rsidR="002A5E6D">
        <w:rPr>
          <w:rFonts w:eastAsia="Times New Roman" w:cs="Times New Roman"/>
          <w:lang w:eastAsia="en-ID"/>
        </w:rPr>
        <w:t xml:space="preserve"> </w:t>
      </w:r>
      <w:proofErr w:type="spellStart"/>
      <w:r w:rsidR="00183EC6">
        <w:rPr>
          <w:rFonts w:eastAsia="Times New Roman" w:cs="Times New Roman"/>
          <w:lang w:eastAsia="en-ID"/>
        </w:rPr>
        <w:t>performa</w:t>
      </w:r>
      <w:proofErr w:type="spellEnd"/>
      <w:r w:rsidR="00183EC6">
        <w:rPr>
          <w:rFonts w:eastAsia="Times New Roman" w:cs="Times New Roman"/>
          <w:lang w:eastAsia="en-ID"/>
        </w:rPr>
        <w:t xml:space="preserve"> </w:t>
      </w:r>
      <w:proofErr w:type="spellStart"/>
      <w:r w:rsidR="003918AF">
        <w:rPr>
          <w:rFonts w:eastAsia="Times New Roman" w:cs="Times New Roman"/>
          <w:lang w:eastAsia="en-ID"/>
        </w:rPr>
        <w:t>hasil</w:t>
      </w:r>
      <w:proofErr w:type="spellEnd"/>
      <w:r w:rsidR="003918AF">
        <w:rPr>
          <w:rFonts w:eastAsia="Times New Roman" w:cs="Times New Roman"/>
          <w:lang w:eastAsia="en-ID"/>
        </w:rPr>
        <w:t xml:space="preserve"> </w:t>
      </w:r>
      <w:proofErr w:type="spellStart"/>
      <w:r w:rsidR="003918AF">
        <w:rPr>
          <w:rFonts w:eastAsia="Times New Roman" w:cs="Times New Roman"/>
          <w:lang w:eastAsia="en-ID"/>
        </w:rPr>
        <w:t>dari</w:t>
      </w:r>
      <w:proofErr w:type="spellEnd"/>
      <w:r w:rsidR="003918AF">
        <w:rPr>
          <w:rFonts w:eastAsia="Times New Roman" w:cs="Times New Roman"/>
          <w:lang w:eastAsia="en-ID"/>
        </w:rPr>
        <w:t xml:space="preserve"> </w:t>
      </w:r>
      <w:proofErr w:type="spellStart"/>
      <w:r w:rsidR="003918AF">
        <w:rPr>
          <w:rFonts w:eastAsia="Times New Roman" w:cs="Times New Roman"/>
          <w:lang w:eastAsia="en-ID"/>
        </w:rPr>
        <w:t>nilai</w:t>
      </w:r>
      <w:proofErr w:type="spellEnd"/>
      <w:r w:rsidR="003918AF">
        <w:rPr>
          <w:rFonts w:eastAsia="Times New Roman" w:cs="Times New Roman"/>
          <w:lang w:eastAsia="en-ID"/>
        </w:rPr>
        <w:t xml:space="preserve"> 0.001</w:t>
      </w:r>
      <w:r w:rsidR="00FE4E2A">
        <w:rPr>
          <w:rFonts w:eastAsia="Times New Roman" w:cs="Times New Roman"/>
          <w:lang w:eastAsia="en-ID"/>
        </w:rPr>
        <w:t xml:space="preserve"> </w:t>
      </w:r>
      <w:proofErr w:type="spellStart"/>
      <w:r w:rsidR="00645E61">
        <w:rPr>
          <w:rFonts w:eastAsia="Times New Roman" w:cs="Times New Roman"/>
          <w:lang w:eastAsia="en-ID"/>
        </w:rPr>
        <w:t>menunjukkan</w:t>
      </w:r>
      <w:proofErr w:type="spellEnd"/>
      <w:r w:rsidR="00645E61">
        <w:rPr>
          <w:rFonts w:eastAsia="Times New Roman" w:cs="Times New Roman"/>
          <w:lang w:eastAsia="en-ID"/>
        </w:rPr>
        <w:t xml:space="preserve"> </w:t>
      </w:r>
      <w:proofErr w:type="spellStart"/>
      <w:r w:rsidR="00645E61">
        <w:rPr>
          <w:rFonts w:eastAsia="Times New Roman" w:cs="Times New Roman"/>
          <w:lang w:eastAsia="en-ID"/>
        </w:rPr>
        <w:t>perbedaan</w:t>
      </w:r>
      <w:proofErr w:type="spellEnd"/>
      <w:r w:rsidR="00645E61">
        <w:rPr>
          <w:rFonts w:eastAsia="Times New Roman" w:cs="Times New Roman"/>
          <w:lang w:eastAsia="en-ID"/>
        </w:rPr>
        <w:t xml:space="preserve"> yang</w:t>
      </w:r>
      <w:r w:rsidR="000A0BCD">
        <w:rPr>
          <w:rFonts w:eastAsia="Times New Roman" w:cs="Times New Roman"/>
          <w:lang w:eastAsia="en-ID"/>
        </w:rPr>
        <w:t xml:space="preserve"> </w:t>
      </w:r>
      <w:proofErr w:type="spellStart"/>
      <w:r w:rsidR="000A0BCD">
        <w:rPr>
          <w:rFonts w:eastAsia="Times New Roman" w:cs="Times New Roman"/>
          <w:lang w:eastAsia="en-ID"/>
        </w:rPr>
        <w:t>cukup</w:t>
      </w:r>
      <w:proofErr w:type="spellEnd"/>
      <w:r w:rsidR="00645E61">
        <w:rPr>
          <w:rFonts w:eastAsia="Times New Roman" w:cs="Times New Roman"/>
          <w:lang w:eastAsia="en-ID"/>
        </w:rPr>
        <w:t xml:space="preserve"> </w:t>
      </w:r>
      <w:proofErr w:type="spellStart"/>
      <w:r w:rsidR="00645E61">
        <w:rPr>
          <w:rFonts w:eastAsia="Times New Roman" w:cs="Times New Roman"/>
          <w:lang w:eastAsia="en-ID"/>
        </w:rPr>
        <w:t>signifikan</w:t>
      </w:r>
      <w:proofErr w:type="spellEnd"/>
      <w:r w:rsidR="00645E61">
        <w:rPr>
          <w:rFonts w:eastAsia="Times New Roman" w:cs="Times New Roman"/>
          <w:lang w:eastAsia="en-ID"/>
        </w:rPr>
        <w:t xml:space="preserve"> </w:t>
      </w:r>
      <w:proofErr w:type="spellStart"/>
      <w:r w:rsidR="00645E61">
        <w:rPr>
          <w:rFonts w:eastAsia="Times New Roman" w:cs="Times New Roman"/>
          <w:lang w:eastAsia="en-ID"/>
        </w:rPr>
        <w:t>yaitu</w:t>
      </w:r>
      <w:proofErr w:type="spellEnd"/>
      <w:r w:rsidR="00645E61">
        <w:rPr>
          <w:rFonts w:eastAsia="Times New Roman" w:cs="Times New Roman"/>
          <w:lang w:eastAsia="en-ID"/>
        </w:rPr>
        <w:t xml:space="preserve"> </w:t>
      </w:r>
      <w:proofErr w:type="spellStart"/>
      <w:r w:rsidR="00645E61">
        <w:rPr>
          <w:rFonts w:eastAsia="Times New Roman" w:cs="Times New Roman"/>
          <w:lang w:eastAsia="en-ID"/>
        </w:rPr>
        <w:t>sebesar</w:t>
      </w:r>
      <w:proofErr w:type="spellEnd"/>
      <w:r w:rsidR="00645E61">
        <w:rPr>
          <w:rFonts w:eastAsia="Times New Roman" w:cs="Times New Roman"/>
          <w:lang w:eastAsia="en-ID"/>
        </w:rPr>
        <w:t xml:space="preserve"> </w:t>
      </w:r>
      <w:r w:rsidR="00212E32">
        <w:rPr>
          <w:rFonts w:eastAsia="Times New Roman" w:cs="Times New Roman"/>
          <w:lang w:eastAsia="en-ID"/>
        </w:rPr>
        <w:t xml:space="preserve">86,33% pada </w:t>
      </w:r>
      <w:r w:rsidR="00212E32">
        <w:rPr>
          <w:rFonts w:eastAsia="Times New Roman" w:cs="Times New Roman"/>
          <w:i/>
          <w:iCs/>
          <w:lang w:eastAsia="en-ID"/>
        </w:rPr>
        <w:t>test accuracy</w:t>
      </w:r>
      <w:r w:rsidR="0080346F">
        <w:rPr>
          <w:rFonts w:eastAsia="Times New Roman" w:cs="Times New Roman"/>
          <w:lang w:eastAsia="en-ID"/>
        </w:rPr>
        <w:t>.</w:t>
      </w:r>
      <w:r w:rsidR="00A55212">
        <w:rPr>
          <w:rFonts w:eastAsia="Times New Roman" w:cs="Times New Roman"/>
          <w:lang w:eastAsia="en-ID"/>
        </w:rPr>
        <w:t xml:space="preserve"> </w:t>
      </w:r>
      <w:proofErr w:type="spellStart"/>
      <w:r w:rsidR="00FE1E7E">
        <w:rPr>
          <w:rFonts w:eastAsia="Times New Roman" w:cs="Times New Roman"/>
          <w:lang w:eastAsia="en-ID"/>
        </w:rPr>
        <w:t>Dengan</w:t>
      </w:r>
      <w:proofErr w:type="spellEnd"/>
      <w:r w:rsidR="00FE1E7E">
        <w:rPr>
          <w:rFonts w:eastAsia="Times New Roman" w:cs="Times New Roman"/>
          <w:lang w:eastAsia="en-ID"/>
        </w:rPr>
        <w:t xml:space="preserve"> </w:t>
      </w:r>
      <w:proofErr w:type="spellStart"/>
      <w:r w:rsidR="00FE1E7E">
        <w:rPr>
          <w:rFonts w:eastAsia="Times New Roman" w:cs="Times New Roman"/>
          <w:lang w:eastAsia="en-ID"/>
        </w:rPr>
        <w:t>melihat</w:t>
      </w:r>
      <w:proofErr w:type="spellEnd"/>
      <w:r w:rsidR="00FE1E7E">
        <w:rPr>
          <w:rFonts w:eastAsia="Times New Roman" w:cs="Times New Roman"/>
          <w:lang w:eastAsia="en-ID"/>
        </w:rPr>
        <w:t xml:space="preserve"> </w:t>
      </w:r>
      <w:proofErr w:type="spellStart"/>
      <w:r w:rsidR="00FE1E7E">
        <w:rPr>
          <w:rFonts w:eastAsia="Times New Roman" w:cs="Times New Roman"/>
          <w:lang w:eastAsia="en-ID"/>
        </w:rPr>
        <w:t>hasil</w:t>
      </w:r>
      <w:proofErr w:type="spellEnd"/>
      <w:r w:rsidR="00FE1E7E">
        <w:rPr>
          <w:rFonts w:eastAsia="Times New Roman" w:cs="Times New Roman"/>
          <w:lang w:eastAsia="en-ID"/>
        </w:rPr>
        <w:t xml:space="preserve"> </w:t>
      </w:r>
      <w:proofErr w:type="spellStart"/>
      <w:r w:rsidR="008F148A">
        <w:rPr>
          <w:rFonts w:eastAsia="Times New Roman" w:cs="Times New Roman"/>
          <w:lang w:eastAsia="en-ID"/>
        </w:rPr>
        <w:t>dari</w:t>
      </w:r>
      <w:proofErr w:type="spellEnd"/>
      <w:r w:rsidR="008F148A">
        <w:rPr>
          <w:rFonts w:eastAsia="Times New Roman" w:cs="Times New Roman"/>
          <w:lang w:eastAsia="en-ID"/>
        </w:rPr>
        <w:t xml:space="preserve"> </w:t>
      </w:r>
      <w:r w:rsidR="00FE1E7E">
        <w:rPr>
          <w:rFonts w:eastAsia="Times New Roman" w:cs="Times New Roman"/>
          <w:i/>
          <w:iCs/>
          <w:lang w:eastAsia="en-ID"/>
        </w:rPr>
        <w:t xml:space="preserve">learning rate </w:t>
      </w:r>
      <w:r w:rsidR="008F148A">
        <w:rPr>
          <w:rFonts w:eastAsia="Times New Roman" w:cs="Times New Roman"/>
          <w:lang w:eastAsia="en-ID"/>
        </w:rPr>
        <w:t xml:space="preserve">0.0001, </w:t>
      </w:r>
      <w:proofErr w:type="spellStart"/>
      <w:r w:rsidR="008F148A">
        <w:rPr>
          <w:rFonts w:eastAsia="Times New Roman" w:cs="Times New Roman"/>
          <w:lang w:eastAsia="en-ID"/>
        </w:rPr>
        <w:t>pelatihan</w:t>
      </w:r>
      <w:proofErr w:type="spellEnd"/>
      <w:r w:rsidR="008F148A">
        <w:rPr>
          <w:rFonts w:eastAsia="Times New Roman" w:cs="Times New Roman"/>
          <w:lang w:eastAsia="en-ID"/>
        </w:rPr>
        <w:t xml:space="preserve"> model </w:t>
      </w:r>
      <w:proofErr w:type="spellStart"/>
      <w:r w:rsidR="008F148A">
        <w:rPr>
          <w:rFonts w:eastAsia="Times New Roman" w:cs="Times New Roman"/>
          <w:lang w:eastAsia="en-ID"/>
        </w:rPr>
        <w:t>cenderung</w:t>
      </w:r>
      <w:proofErr w:type="spellEnd"/>
      <w:r w:rsidR="008F148A">
        <w:rPr>
          <w:rFonts w:eastAsia="Times New Roman" w:cs="Times New Roman"/>
          <w:lang w:eastAsia="en-ID"/>
        </w:rPr>
        <w:t xml:space="preserve"> </w:t>
      </w:r>
      <w:proofErr w:type="spellStart"/>
      <w:r w:rsidR="008F148A">
        <w:rPr>
          <w:rFonts w:eastAsia="Times New Roman" w:cs="Times New Roman"/>
          <w:lang w:eastAsia="en-ID"/>
        </w:rPr>
        <w:t>lebih</w:t>
      </w:r>
      <w:proofErr w:type="spellEnd"/>
      <w:r w:rsidR="008F148A">
        <w:rPr>
          <w:rFonts w:eastAsia="Times New Roman" w:cs="Times New Roman"/>
          <w:lang w:eastAsia="en-ID"/>
        </w:rPr>
        <w:t xml:space="preserve"> </w:t>
      </w:r>
      <w:proofErr w:type="spellStart"/>
      <w:r w:rsidR="008F148A">
        <w:rPr>
          <w:rFonts w:eastAsia="Times New Roman" w:cs="Times New Roman"/>
          <w:lang w:eastAsia="en-ID"/>
        </w:rPr>
        <w:t>stabil</w:t>
      </w:r>
      <w:proofErr w:type="spellEnd"/>
      <w:r w:rsidR="008F148A">
        <w:rPr>
          <w:rFonts w:eastAsia="Times New Roman" w:cs="Times New Roman"/>
          <w:lang w:eastAsia="en-ID"/>
        </w:rPr>
        <w:t xml:space="preserve"> dan </w:t>
      </w:r>
      <w:proofErr w:type="spellStart"/>
      <w:r w:rsidR="008F148A">
        <w:rPr>
          <w:rFonts w:eastAsia="Times New Roman" w:cs="Times New Roman"/>
          <w:lang w:eastAsia="en-ID"/>
        </w:rPr>
        <w:t>konsisten</w:t>
      </w:r>
      <w:proofErr w:type="spellEnd"/>
      <w:r w:rsidR="008F148A">
        <w:rPr>
          <w:rFonts w:eastAsia="Times New Roman" w:cs="Times New Roman"/>
          <w:lang w:eastAsia="en-ID"/>
        </w:rPr>
        <w:t xml:space="preserve"> </w:t>
      </w:r>
      <w:proofErr w:type="spellStart"/>
      <w:r w:rsidR="008F148A">
        <w:rPr>
          <w:rFonts w:eastAsia="Times New Roman" w:cs="Times New Roman"/>
          <w:lang w:eastAsia="en-ID"/>
        </w:rPr>
        <w:t>antara</w:t>
      </w:r>
      <w:proofErr w:type="spellEnd"/>
      <w:r w:rsidR="008F148A">
        <w:rPr>
          <w:rFonts w:eastAsia="Times New Roman" w:cs="Times New Roman"/>
          <w:lang w:eastAsia="en-ID"/>
        </w:rPr>
        <w:t xml:space="preserve"> </w:t>
      </w:r>
      <w:r w:rsidR="008F148A">
        <w:rPr>
          <w:rFonts w:eastAsia="Times New Roman" w:cs="Times New Roman"/>
          <w:i/>
          <w:iCs/>
          <w:lang w:eastAsia="en-ID"/>
        </w:rPr>
        <w:t xml:space="preserve">accuracy </w:t>
      </w:r>
      <w:r w:rsidR="008F148A">
        <w:rPr>
          <w:rFonts w:eastAsia="Times New Roman" w:cs="Times New Roman"/>
          <w:lang w:eastAsia="en-ID"/>
        </w:rPr>
        <w:t xml:space="preserve">dan </w:t>
      </w:r>
      <w:r w:rsidR="008F148A">
        <w:rPr>
          <w:rFonts w:eastAsia="Times New Roman" w:cs="Times New Roman"/>
          <w:i/>
          <w:iCs/>
          <w:lang w:eastAsia="en-ID"/>
        </w:rPr>
        <w:t xml:space="preserve">loss </w:t>
      </w:r>
      <w:r w:rsidR="008F148A">
        <w:rPr>
          <w:rFonts w:eastAsia="Times New Roman" w:cs="Times New Roman"/>
          <w:lang w:eastAsia="en-ID"/>
        </w:rPr>
        <w:t xml:space="preserve">yang </w:t>
      </w:r>
      <w:proofErr w:type="spellStart"/>
      <w:r w:rsidR="00D608D6">
        <w:rPr>
          <w:rFonts w:eastAsia="Times New Roman" w:cs="Times New Roman"/>
          <w:lang w:eastAsia="en-ID"/>
        </w:rPr>
        <w:t>didapatkan</w:t>
      </w:r>
      <w:proofErr w:type="spellEnd"/>
      <w:r w:rsidR="00D608D6">
        <w:rPr>
          <w:rFonts w:eastAsia="Times New Roman" w:cs="Times New Roman"/>
          <w:lang w:eastAsia="en-ID"/>
        </w:rPr>
        <w:t xml:space="preserve"> </w:t>
      </w:r>
      <w:proofErr w:type="spellStart"/>
      <w:r w:rsidR="00D608D6">
        <w:rPr>
          <w:rFonts w:eastAsia="Times New Roman" w:cs="Times New Roman"/>
          <w:lang w:eastAsia="en-ID"/>
        </w:rPr>
        <w:t>sehingga</w:t>
      </w:r>
      <w:proofErr w:type="spellEnd"/>
      <w:r w:rsidR="00D608D6">
        <w:rPr>
          <w:rFonts w:eastAsia="Times New Roman" w:cs="Times New Roman"/>
          <w:lang w:eastAsia="en-ID"/>
        </w:rPr>
        <w:t xml:space="preserve"> </w:t>
      </w:r>
      <w:proofErr w:type="spellStart"/>
      <w:r w:rsidR="00D608D6">
        <w:rPr>
          <w:rFonts w:eastAsia="Times New Roman" w:cs="Times New Roman"/>
          <w:lang w:eastAsia="en-ID"/>
        </w:rPr>
        <w:t>meminimalisir</w:t>
      </w:r>
      <w:proofErr w:type="spellEnd"/>
      <w:r w:rsidR="00D608D6">
        <w:rPr>
          <w:rFonts w:eastAsia="Times New Roman" w:cs="Times New Roman"/>
          <w:lang w:eastAsia="en-ID"/>
        </w:rPr>
        <w:t xml:space="preserve"> </w:t>
      </w:r>
      <w:proofErr w:type="spellStart"/>
      <w:r w:rsidR="00D608D6">
        <w:rPr>
          <w:rFonts w:eastAsia="Times New Roman" w:cs="Times New Roman"/>
          <w:lang w:eastAsia="en-ID"/>
        </w:rPr>
        <w:t>terjadinya</w:t>
      </w:r>
      <w:proofErr w:type="spellEnd"/>
      <w:r w:rsidR="00D608D6">
        <w:rPr>
          <w:rFonts w:eastAsia="Times New Roman" w:cs="Times New Roman"/>
          <w:lang w:eastAsia="en-ID"/>
        </w:rPr>
        <w:t xml:space="preserve"> </w:t>
      </w:r>
      <w:r w:rsidR="00D608D6">
        <w:rPr>
          <w:rFonts w:eastAsia="Times New Roman" w:cs="Times New Roman"/>
          <w:i/>
          <w:iCs/>
          <w:lang w:eastAsia="en-ID"/>
        </w:rPr>
        <w:t>overfitting</w:t>
      </w:r>
      <w:r w:rsidR="00D608D6">
        <w:rPr>
          <w:rFonts w:eastAsia="Times New Roman" w:cs="Times New Roman"/>
          <w:lang w:eastAsia="en-ID"/>
        </w:rPr>
        <w:t xml:space="preserve">. </w:t>
      </w:r>
      <w:proofErr w:type="spellStart"/>
      <w:r w:rsidR="00D0717E">
        <w:rPr>
          <w:rFonts w:eastAsia="Times New Roman" w:cs="Times New Roman"/>
          <w:lang w:eastAsia="en-ID"/>
        </w:rPr>
        <w:t>Namun</w:t>
      </w:r>
      <w:proofErr w:type="spellEnd"/>
      <w:r w:rsidR="008C5410">
        <w:rPr>
          <w:rFonts w:eastAsia="Times New Roman" w:cs="Times New Roman"/>
          <w:lang w:eastAsia="en-ID"/>
        </w:rPr>
        <w:t xml:space="preserve">, </w:t>
      </w:r>
      <w:proofErr w:type="spellStart"/>
      <w:r w:rsidR="008C5410">
        <w:rPr>
          <w:rFonts w:eastAsia="Times New Roman" w:cs="Times New Roman"/>
          <w:lang w:eastAsia="en-ID"/>
        </w:rPr>
        <w:t>hal</w:t>
      </w:r>
      <w:proofErr w:type="spellEnd"/>
      <w:r w:rsidR="008C5410">
        <w:rPr>
          <w:rFonts w:eastAsia="Times New Roman" w:cs="Times New Roman"/>
          <w:lang w:eastAsia="en-ID"/>
        </w:rPr>
        <w:t xml:space="preserve"> </w:t>
      </w:r>
      <w:proofErr w:type="spellStart"/>
      <w:r w:rsidR="008C5410">
        <w:rPr>
          <w:rFonts w:eastAsia="Times New Roman" w:cs="Times New Roman"/>
          <w:lang w:eastAsia="en-ID"/>
        </w:rPr>
        <w:t>ini</w:t>
      </w:r>
      <w:proofErr w:type="spellEnd"/>
      <w:r w:rsidR="008C5410">
        <w:rPr>
          <w:rFonts w:eastAsia="Times New Roman" w:cs="Times New Roman"/>
          <w:lang w:eastAsia="en-ID"/>
        </w:rPr>
        <w:t xml:space="preserve"> juga </w:t>
      </w:r>
      <w:proofErr w:type="spellStart"/>
      <w:r w:rsidR="008C5410">
        <w:rPr>
          <w:rFonts w:eastAsia="Times New Roman" w:cs="Times New Roman"/>
          <w:lang w:eastAsia="en-ID"/>
        </w:rPr>
        <w:t>memberikan</w:t>
      </w:r>
      <w:proofErr w:type="spellEnd"/>
      <w:r w:rsidR="008C5410">
        <w:rPr>
          <w:rFonts w:eastAsia="Times New Roman" w:cs="Times New Roman"/>
          <w:lang w:eastAsia="en-ID"/>
        </w:rPr>
        <w:t xml:space="preserve"> </w:t>
      </w:r>
      <w:proofErr w:type="spellStart"/>
      <w:r w:rsidR="008C5410">
        <w:rPr>
          <w:rFonts w:eastAsia="Times New Roman" w:cs="Times New Roman"/>
          <w:lang w:eastAsia="en-ID"/>
        </w:rPr>
        <w:t>pengaruh</w:t>
      </w:r>
      <w:proofErr w:type="spellEnd"/>
      <w:r w:rsidR="00C31EE9">
        <w:rPr>
          <w:rFonts w:eastAsia="Times New Roman" w:cs="Times New Roman"/>
          <w:lang w:eastAsia="en-ID"/>
        </w:rPr>
        <w:t xml:space="preserve"> </w:t>
      </w:r>
      <w:proofErr w:type="spellStart"/>
      <w:r w:rsidR="004A5CC4">
        <w:rPr>
          <w:rFonts w:eastAsia="Times New Roman" w:cs="Times New Roman"/>
          <w:lang w:eastAsia="en-ID"/>
        </w:rPr>
        <w:t>antara</w:t>
      </w:r>
      <w:proofErr w:type="spellEnd"/>
      <w:r w:rsidR="004A5CC4">
        <w:rPr>
          <w:rFonts w:eastAsia="Times New Roman" w:cs="Times New Roman"/>
          <w:lang w:eastAsia="en-ID"/>
        </w:rPr>
        <w:t xml:space="preserve"> </w:t>
      </w:r>
      <w:r w:rsidR="00C31EE9">
        <w:rPr>
          <w:rFonts w:eastAsia="Times New Roman" w:cs="Times New Roman"/>
          <w:i/>
          <w:iCs/>
          <w:lang w:eastAsia="en-ID"/>
        </w:rPr>
        <w:t>learning rate</w:t>
      </w:r>
      <w:r w:rsidR="007B4558">
        <w:rPr>
          <w:rFonts w:eastAsia="Times New Roman" w:cs="Times New Roman"/>
          <w:i/>
          <w:iCs/>
          <w:lang w:eastAsia="en-ID"/>
        </w:rPr>
        <w:t xml:space="preserve"> </w:t>
      </w:r>
      <w:proofErr w:type="spellStart"/>
      <w:r w:rsidR="003F6E7B">
        <w:rPr>
          <w:rFonts w:eastAsia="Times New Roman" w:cs="Times New Roman"/>
          <w:lang w:eastAsia="en-ID"/>
        </w:rPr>
        <w:t>ber</w:t>
      </w:r>
      <w:r w:rsidR="006C703D">
        <w:rPr>
          <w:rFonts w:eastAsia="Times New Roman" w:cs="Times New Roman"/>
          <w:lang w:eastAsia="en-ID"/>
        </w:rPr>
        <w:t>nilai</w:t>
      </w:r>
      <w:proofErr w:type="spellEnd"/>
      <w:r w:rsidR="006C703D">
        <w:rPr>
          <w:rFonts w:eastAsia="Times New Roman" w:cs="Times New Roman"/>
          <w:lang w:eastAsia="en-ID"/>
        </w:rPr>
        <w:t xml:space="preserve"> 0.001 dan 0.0001 </w:t>
      </w:r>
      <w:proofErr w:type="spellStart"/>
      <w:r w:rsidR="006C703D">
        <w:rPr>
          <w:rFonts w:eastAsia="Times New Roman" w:cs="Times New Roman"/>
          <w:lang w:eastAsia="en-ID"/>
        </w:rPr>
        <w:t>yaitu</w:t>
      </w:r>
      <w:proofErr w:type="spellEnd"/>
      <w:r w:rsidR="006C703D">
        <w:rPr>
          <w:rFonts w:eastAsia="Times New Roman" w:cs="Times New Roman"/>
          <w:lang w:eastAsia="en-ID"/>
        </w:rPr>
        <w:t xml:space="preserve"> </w:t>
      </w:r>
      <w:proofErr w:type="spellStart"/>
      <w:r w:rsidR="00903874">
        <w:rPr>
          <w:rFonts w:eastAsia="Times New Roman" w:cs="Times New Roman"/>
          <w:lang w:eastAsia="en-ID"/>
        </w:rPr>
        <w:t>dari</w:t>
      </w:r>
      <w:proofErr w:type="spellEnd"/>
      <w:r w:rsidR="00903874">
        <w:rPr>
          <w:rFonts w:eastAsia="Times New Roman" w:cs="Times New Roman"/>
          <w:lang w:eastAsia="en-ID"/>
        </w:rPr>
        <w:t xml:space="preserve"> </w:t>
      </w:r>
      <w:proofErr w:type="spellStart"/>
      <w:r w:rsidR="00903874">
        <w:rPr>
          <w:rFonts w:eastAsia="Times New Roman" w:cs="Times New Roman"/>
          <w:lang w:eastAsia="en-ID"/>
        </w:rPr>
        <w:t>segi</w:t>
      </w:r>
      <w:proofErr w:type="spellEnd"/>
      <w:r w:rsidR="00147770">
        <w:rPr>
          <w:rFonts w:eastAsia="Times New Roman" w:cs="Times New Roman"/>
          <w:lang w:eastAsia="en-ID"/>
        </w:rPr>
        <w:t xml:space="preserve"> </w:t>
      </w:r>
      <w:proofErr w:type="spellStart"/>
      <w:r w:rsidR="003F6E7B">
        <w:rPr>
          <w:rFonts w:eastAsia="Times New Roman" w:cs="Times New Roman"/>
          <w:lang w:eastAsia="en-ID"/>
        </w:rPr>
        <w:t>waktu</w:t>
      </w:r>
      <w:proofErr w:type="spellEnd"/>
      <w:r w:rsidR="002B0C52">
        <w:rPr>
          <w:rFonts w:eastAsia="Times New Roman" w:cs="Times New Roman"/>
          <w:lang w:eastAsia="en-ID"/>
        </w:rPr>
        <w:t xml:space="preserve">. </w:t>
      </w:r>
      <w:proofErr w:type="spellStart"/>
      <w:r w:rsidR="002B0C52">
        <w:rPr>
          <w:rFonts w:eastAsia="Times New Roman" w:cs="Times New Roman"/>
          <w:lang w:eastAsia="en-ID"/>
        </w:rPr>
        <w:t>Semakin</w:t>
      </w:r>
      <w:proofErr w:type="spellEnd"/>
      <w:r w:rsidR="002B0C52">
        <w:rPr>
          <w:rFonts w:eastAsia="Times New Roman" w:cs="Times New Roman"/>
          <w:lang w:eastAsia="en-ID"/>
        </w:rPr>
        <w:t xml:space="preserve"> </w:t>
      </w:r>
      <w:proofErr w:type="spellStart"/>
      <w:r w:rsidR="00D2767A">
        <w:rPr>
          <w:rFonts w:eastAsia="Times New Roman" w:cs="Times New Roman"/>
          <w:lang w:eastAsia="en-ID"/>
        </w:rPr>
        <w:t>kecil</w:t>
      </w:r>
      <w:proofErr w:type="spellEnd"/>
      <w:r w:rsidR="00D2767A">
        <w:rPr>
          <w:rFonts w:eastAsia="Times New Roman" w:cs="Times New Roman"/>
          <w:lang w:eastAsia="en-ID"/>
        </w:rPr>
        <w:t xml:space="preserve"> </w:t>
      </w:r>
      <w:proofErr w:type="spellStart"/>
      <w:r w:rsidR="00D2767A">
        <w:rPr>
          <w:rFonts w:eastAsia="Times New Roman" w:cs="Times New Roman"/>
          <w:lang w:eastAsia="en-ID"/>
        </w:rPr>
        <w:t>nilai</w:t>
      </w:r>
      <w:proofErr w:type="spellEnd"/>
      <w:r w:rsidR="00D2767A">
        <w:rPr>
          <w:rFonts w:eastAsia="Times New Roman" w:cs="Times New Roman"/>
          <w:lang w:eastAsia="en-ID"/>
        </w:rPr>
        <w:t xml:space="preserve"> </w:t>
      </w:r>
      <w:r w:rsidR="00D2767A">
        <w:rPr>
          <w:rFonts w:eastAsia="Times New Roman" w:cs="Times New Roman"/>
          <w:i/>
          <w:iCs/>
          <w:lang w:eastAsia="en-ID"/>
        </w:rPr>
        <w:t>learning rate</w:t>
      </w:r>
      <w:r w:rsidR="0099409F">
        <w:rPr>
          <w:rFonts w:eastAsia="Times New Roman" w:cs="Times New Roman"/>
          <w:lang w:eastAsia="en-ID"/>
        </w:rPr>
        <w:t>,</w:t>
      </w:r>
      <w:r w:rsidR="00D2767A">
        <w:rPr>
          <w:rFonts w:eastAsia="Times New Roman" w:cs="Times New Roman"/>
          <w:i/>
          <w:iCs/>
          <w:lang w:eastAsia="en-ID"/>
        </w:rPr>
        <w:t xml:space="preserve"> </w:t>
      </w:r>
      <w:proofErr w:type="spellStart"/>
      <w:r w:rsidR="00D2767A">
        <w:rPr>
          <w:rFonts w:eastAsia="Times New Roman" w:cs="Times New Roman"/>
          <w:lang w:eastAsia="en-ID"/>
        </w:rPr>
        <w:t>maka</w:t>
      </w:r>
      <w:proofErr w:type="spellEnd"/>
      <w:r w:rsidR="00D2767A">
        <w:rPr>
          <w:rFonts w:eastAsia="Times New Roman" w:cs="Times New Roman"/>
          <w:lang w:eastAsia="en-ID"/>
        </w:rPr>
        <w:t xml:space="preserve"> </w:t>
      </w:r>
      <w:r w:rsidR="00287E19">
        <w:rPr>
          <w:rFonts w:eastAsia="Times New Roman" w:cs="Times New Roman"/>
          <w:lang w:eastAsia="en-ID"/>
        </w:rPr>
        <w:t xml:space="preserve">proses </w:t>
      </w:r>
      <w:proofErr w:type="spellStart"/>
      <w:r w:rsidR="00287E19">
        <w:rPr>
          <w:rFonts w:eastAsia="Times New Roman" w:cs="Times New Roman"/>
          <w:lang w:eastAsia="en-ID"/>
        </w:rPr>
        <w:t>komputasi</w:t>
      </w:r>
      <w:proofErr w:type="spellEnd"/>
      <w:r w:rsidR="00287E19">
        <w:rPr>
          <w:rFonts w:eastAsia="Times New Roman" w:cs="Times New Roman"/>
          <w:lang w:eastAsia="en-ID"/>
        </w:rPr>
        <w:t xml:space="preserve"> </w:t>
      </w:r>
      <w:proofErr w:type="spellStart"/>
      <w:r w:rsidR="00287E19">
        <w:rPr>
          <w:rFonts w:eastAsia="Times New Roman" w:cs="Times New Roman"/>
          <w:lang w:eastAsia="en-ID"/>
        </w:rPr>
        <w:t>akan</w:t>
      </w:r>
      <w:proofErr w:type="spellEnd"/>
      <w:r w:rsidR="00287E19">
        <w:rPr>
          <w:rFonts w:eastAsia="Times New Roman" w:cs="Times New Roman"/>
          <w:lang w:eastAsia="en-ID"/>
        </w:rPr>
        <w:t xml:space="preserve"> </w:t>
      </w:r>
      <w:proofErr w:type="spellStart"/>
      <w:r w:rsidR="00287E19">
        <w:rPr>
          <w:rFonts w:eastAsia="Times New Roman" w:cs="Times New Roman"/>
          <w:lang w:eastAsia="en-ID"/>
        </w:rPr>
        <w:t>lebih</w:t>
      </w:r>
      <w:proofErr w:type="spellEnd"/>
      <w:r w:rsidR="00287E19">
        <w:rPr>
          <w:rFonts w:eastAsia="Times New Roman" w:cs="Times New Roman"/>
          <w:lang w:eastAsia="en-ID"/>
        </w:rPr>
        <w:t xml:space="preserve"> </w:t>
      </w:r>
      <w:proofErr w:type="spellStart"/>
      <w:r w:rsidR="00287E19">
        <w:rPr>
          <w:rFonts w:eastAsia="Times New Roman" w:cs="Times New Roman"/>
          <w:lang w:eastAsia="en-ID"/>
        </w:rPr>
        <w:t>lambat</w:t>
      </w:r>
      <w:proofErr w:type="spellEnd"/>
      <w:r w:rsidR="00287E19">
        <w:rPr>
          <w:rFonts w:eastAsia="Times New Roman" w:cs="Times New Roman"/>
          <w:lang w:eastAsia="en-ID"/>
        </w:rPr>
        <w:t xml:space="preserve"> </w:t>
      </w:r>
      <w:proofErr w:type="spellStart"/>
      <w:r w:rsidR="00287E19">
        <w:rPr>
          <w:rFonts w:eastAsia="Times New Roman" w:cs="Times New Roman"/>
          <w:lang w:eastAsia="en-ID"/>
        </w:rPr>
        <w:t>saat</w:t>
      </w:r>
      <w:proofErr w:type="spellEnd"/>
      <w:r w:rsidR="00287E19">
        <w:rPr>
          <w:rFonts w:eastAsia="Times New Roman" w:cs="Times New Roman"/>
          <w:lang w:eastAsia="en-ID"/>
        </w:rPr>
        <w:t xml:space="preserve"> p</w:t>
      </w:r>
      <w:r w:rsidR="00124F61">
        <w:rPr>
          <w:rFonts w:eastAsia="Times New Roman" w:cs="Times New Roman"/>
          <w:lang w:eastAsia="en-ID"/>
        </w:rPr>
        <w:t xml:space="preserve">roses </w:t>
      </w:r>
      <w:proofErr w:type="spellStart"/>
      <w:r w:rsidR="00124F61">
        <w:rPr>
          <w:rFonts w:eastAsia="Times New Roman" w:cs="Times New Roman"/>
          <w:lang w:eastAsia="en-ID"/>
        </w:rPr>
        <w:t>pembelajaran</w:t>
      </w:r>
      <w:proofErr w:type="spellEnd"/>
      <w:r w:rsidR="00124F61">
        <w:rPr>
          <w:rFonts w:eastAsia="Times New Roman" w:cs="Times New Roman"/>
          <w:lang w:eastAsia="en-ID"/>
        </w:rPr>
        <w:t xml:space="preserve"> model</w:t>
      </w:r>
      <w:r w:rsidR="00C007EC">
        <w:rPr>
          <w:rFonts w:eastAsia="Times New Roman" w:cs="Times New Roman"/>
          <w:lang w:eastAsia="en-ID"/>
        </w:rPr>
        <w:t xml:space="preserve"> (</w:t>
      </w:r>
      <w:hyperlink r:id="rId32" w:history="1">
        <w:r w:rsidR="00C007EC" w:rsidRPr="00BD6396">
          <w:rPr>
            <w:rStyle w:val="Hyperlink"/>
            <w:rFonts w:eastAsia="Times New Roman" w:cs="Times New Roman"/>
            <w:lang w:eastAsia="en-ID"/>
          </w:rPr>
          <w:t>file:///C:/Users/harta/Downloads/9-Article%20Text-20-1-10-20190416.pdf</w:t>
        </w:r>
      </w:hyperlink>
      <w:r w:rsidR="00C007EC">
        <w:rPr>
          <w:rFonts w:eastAsia="Times New Roman" w:cs="Times New Roman"/>
          <w:lang w:eastAsia="en-ID"/>
        </w:rPr>
        <w:t>)</w:t>
      </w:r>
      <w:r w:rsidR="00124F61">
        <w:rPr>
          <w:rFonts w:eastAsia="Times New Roman" w:cs="Times New Roman"/>
          <w:lang w:eastAsia="en-ID"/>
        </w:rPr>
        <w:t>.</w:t>
      </w:r>
    </w:p>
    <w:p w14:paraId="7C379B5D" w14:textId="1FA6069D" w:rsidR="000A79AF" w:rsidRDefault="000A79AF" w:rsidP="0064498D">
      <w:pPr>
        <w:rPr>
          <w:rFonts w:eastAsia="Times New Roman" w:cs="Times New Roman"/>
          <w:lang w:eastAsia="en-ID"/>
        </w:rPr>
      </w:pPr>
      <w:proofErr w:type="spellStart"/>
      <w:r>
        <w:rPr>
          <w:rFonts w:eastAsia="Times New Roman" w:cs="Times New Roman"/>
          <w:lang w:eastAsia="en-ID"/>
        </w:rPr>
        <w:t>Analisis</w:t>
      </w:r>
      <w:proofErr w:type="spellEnd"/>
      <w:r>
        <w:rPr>
          <w:rFonts w:eastAsia="Times New Roman" w:cs="Times New Roman"/>
          <w:lang w:eastAsia="en-ID"/>
        </w:rPr>
        <w:t xml:space="preserve"> </w:t>
      </w:r>
      <w:proofErr w:type="spellStart"/>
      <w:r>
        <w:rPr>
          <w:rFonts w:eastAsia="Times New Roman" w:cs="Times New Roman"/>
          <w:lang w:eastAsia="en-ID"/>
        </w:rPr>
        <w:t>terakhir</w:t>
      </w:r>
      <w:proofErr w:type="spellEnd"/>
      <w:r>
        <w:rPr>
          <w:rFonts w:eastAsia="Times New Roman" w:cs="Times New Roman"/>
          <w:lang w:eastAsia="en-ID"/>
        </w:rPr>
        <w:t xml:space="preserve"> </w:t>
      </w:r>
      <w:proofErr w:type="spellStart"/>
      <w:r>
        <w:rPr>
          <w:rFonts w:eastAsia="Times New Roman" w:cs="Times New Roman"/>
          <w:lang w:eastAsia="en-ID"/>
        </w:rPr>
        <w:t>untuk</w:t>
      </w:r>
      <w:proofErr w:type="spellEnd"/>
      <w:r>
        <w:rPr>
          <w:rFonts w:eastAsia="Times New Roman" w:cs="Times New Roman"/>
          <w:lang w:eastAsia="en-ID"/>
        </w:rPr>
        <w:t xml:space="preserve"> </w:t>
      </w:r>
      <w:proofErr w:type="spellStart"/>
      <w:r>
        <w:rPr>
          <w:rFonts w:eastAsia="Times New Roman" w:cs="Times New Roman"/>
          <w:lang w:eastAsia="en-ID"/>
        </w:rPr>
        <w:t>tahapan</w:t>
      </w:r>
      <w:proofErr w:type="spellEnd"/>
      <w:r>
        <w:rPr>
          <w:rFonts w:eastAsia="Times New Roman" w:cs="Times New Roman"/>
          <w:lang w:eastAsia="en-ID"/>
        </w:rPr>
        <w:t xml:space="preserve"> </w:t>
      </w:r>
      <w:r>
        <w:rPr>
          <w:rFonts w:eastAsia="Times New Roman" w:cs="Times New Roman"/>
          <w:i/>
          <w:iCs/>
          <w:lang w:eastAsia="en-ID"/>
        </w:rPr>
        <w:t>classification</w:t>
      </w:r>
      <w:r>
        <w:rPr>
          <w:rFonts w:eastAsia="Times New Roman" w:cs="Times New Roman"/>
          <w:lang w:eastAsia="en-ID"/>
        </w:rPr>
        <w:t xml:space="preserve"> </w:t>
      </w:r>
      <w:proofErr w:type="spellStart"/>
      <w:r>
        <w:rPr>
          <w:rFonts w:eastAsia="Times New Roman" w:cs="Times New Roman"/>
          <w:lang w:eastAsia="en-ID"/>
        </w:rPr>
        <w:t>adalah</w:t>
      </w:r>
      <w:proofErr w:type="spellEnd"/>
      <w:r>
        <w:rPr>
          <w:rFonts w:eastAsia="Times New Roman" w:cs="Times New Roman"/>
          <w:lang w:eastAsia="en-ID"/>
        </w:rPr>
        <w:t xml:space="preserve"> </w:t>
      </w:r>
      <w:proofErr w:type="spellStart"/>
      <w:r w:rsidR="00124F6E">
        <w:rPr>
          <w:rFonts w:eastAsia="Times New Roman" w:cs="Times New Roman"/>
          <w:lang w:eastAsia="en-ID"/>
        </w:rPr>
        <w:t>pengujian</w:t>
      </w:r>
      <w:proofErr w:type="spellEnd"/>
      <w:r w:rsidR="00124F6E">
        <w:rPr>
          <w:rFonts w:eastAsia="Times New Roman" w:cs="Times New Roman"/>
          <w:lang w:eastAsia="en-ID"/>
        </w:rPr>
        <w:t xml:space="preserve"> pada </w:t>
      </w:r>
      <w:proofErr w:type="spellStart"/>
      <w:r w:rsidR="00124F6E">
        <w:rPr>
          <w:rFonts w:eastAsia="Times New Roman" w:cs="Times New Roman"/>
          <w:lang w:eastAsia="en-ID"/>
        </w:rPr>
        <w:t>empat</w:t>
      </w:r>
      <w:proofErr w:type="spellEnd"/>
      <w:r w:rsidR="00124F6E">
        <w:rPr>
          <w:rFonts w:eastAsia="Times New Roman" w:cs="Times New Roman"/>
          <w:lang w:eastAsia="en-ID"/>
        </w:rPr>
        <w:t xml:space="preserve"> </w:t>
      </w:r>
      <w:proofErr w:type="spellStart"/>
      <w:r w:rsidR="00124F6E">
        <w:rPr>
          <w:rFonts w:eastAsia="Times New Roman" w:cs="Times New Roman"/>
          <w:lang w:eastAsia="en-ID"/>
        </w:rPr>
        <w:t>variasi</w:t>
      </w:r>
      <w:proofErr w:type="spellEnd"/>
      <w:r w:rsidR="00124F6E">
        <w:rPr>
          <w:rFonts w:eastAsia="Times New Roman" w:cs="Times New Roman"/>
          <w:lang w:eastAsia="en-ID"/>
        </w:rPr>
        <w:t xml:space="preserve"> </w:t>
      </w:r>
      <w:r w:rsidR="00124F6E">
        <w:rPr>
          <w:rFonts w:eastAsia="Times New Roman" w:cs="Times New Roman"/>
          <w:i/>
          <w:iCs/>
          <w:lang w:eastAsia="en-ID"/>
        </w:rPr>
        <w:t xml:space="preserve">batch size </w:t>
      </w:r>
      <w:proofErr w:type="spellStart"/>
      <w:r w:rsidR="00124F6E">
        <w:rPr>
          <w:rFonts w:eastAsia="Times New Roman" w:cs="Times New Roman"/>
          <w:lang w:eastAsia="en-ID"/>
        </w:rPr>
        <w:t>dengan</w:t>
      </w:r>
      <w:proofErr w:type="spellEnd"/>
      <w:r w:rsidR="00124F6E">
        <w:rPr>
          <w:rFonts w:eastAsia="Times New Roman" w:cs="Times New Roman"/>
          <w:lang w:eastAsia="en-ID"/>
        </w:rPr>
        <w:t xml:space="preserve"> </w:t>
      </w:r>
      <w:proofErr w:type="spellStart"/>
      <w:r w:rsidR="00124F6E">
        <w:rPr>
          <w:rFonts w:eastAsia="Times New Roman" w:cs="Times New Roman"/>
          <w:lang w:eastAsia="en-ID"/>
        </w:rPr>
        <w:t>nilai</w:t>
      </w:r>
      <w:proofErr w:type="spellEnd"/>
      <w:r w:rsidR="00124F6E">
        <w:rPr>
          <w:rFonts w:eastAsia="Times New Roman" w:cs="Times New Roman"/>
          <w:lang w:eastAsia="en-ID"/>
        </w:rPr>
        <w:t xml:space="preserve"> 16, 32, 64, dan 128. </w:t>
      </w:r>
      <w:r w:rsidR="00442650">
        <w:rPr>
          <w:rFonts w:eastAsia="Times New Roman" w:cs="Times New Roman"/>
          <w:lang w:eastAsia="en-ID"/>
        </w:rPr>
        <w:t xml:space="preserve">Pada </w:t>
      </w:r>
      <w:proofErr w:type="spellStart"/>
      <w:r w:rsidR="00442650">
        <w:rPr>
          <w:rFonts w:eastAsia="Times New Roman" w:cs="Times New Roman"/>
          <w:lang w:eastAsia="en-ID"/>
        </w:rPr>
        <w:t>penelitian</w:t>
      </w:r>
      <w:proofErr w:type="spellEnd"/>
      <w:r w:rsidR="00442650">
        <w:rPr>
          <w:rFonts w:eastAsia="Times New Roman" w:cs="Times New Roman"/>
          <w:lang w:eastAsia="en-ID"/>
        </w:rPr>
        <w:t xml:space="preserve"> </w:t>
      </w:r>
      <w:proofErr w:type="spellStart"/>
      <w:r w:rsidR="00442650">
        <w:rPr>
          <w:rFonts w:eastAsia="Times New Roman" w:cs="Times New Roman"/>
          <w:lang w:eastAsia="en-ID"/>
        </w:rPr>
        <w:t>ini</w:t>
      </w:r>
      <w:proofErr w:type="spellEnd"/>
      <w:r w:rsidR="00442650">
        <w:rPr>
          <w:rFonts w:eastAsia="Times New Roman" w:cs="Times New Roman"/>
          <w:lang w:eastAsia="en-ID"/>
        </w:rPr>
        <w:t>,</w:t>
      </w:r>
      <w:r w:rsidR="003F479C">
        <w:rPr>
          <w:rFonts w:eastAsia="Times New Roman" w:cs="Times New Roman"/>
          <w:lang w:eastAsia="en-ID"/>
        </w:rPr>
        <w:t xml:space="preserve"> </w:t>
      </w:r>
      <w:proofErr w:type="spellStart"/>
      <w:r w:rsidR="003F479C">
        <w:rPr>
          <w:rFonts w:eastAsia="Times New Roman" w:cs="Times New Roman"/>
          <w:lang w:eastAsia="en-ID"/>
        </w:rPr>
        <w:t>hasil</w:t>
      </w:r>
      <w:proofErr w:type="spellEnd"/>
      <w:r w:rsidR="003F479C">
        <w:rPr>
          <w:rFonts w:eastAsia="Times New Roman" w:cs="Times New Roman"/>
          <w:lang w:eastAsia="en-ID"/>
        </w:rPr>
        <w:t xml:space="preserve"> </w:t>
      </w:r>
      <w:proofErr w:type="spellStart"/>
      <w:r w:rsidR="003F479C">
        <w:rPr>
          <w:rFonts w:eastAsia="Times New Roman" w:cs="Times New Roman"/>
          <w:lang w:eastAsia="en-ID"/>
        </w:rPr>
        <w:t>performa</w:t>
      </w:r>
      <w:proofErr w:type="spellEnd"/>
      <w:r w:rsidR="003F479C">
        <w:rPr>
          <w:rFonts w:eastAsia="Times New Roman" w:cs="Times New Roman"/>
          <w:lang w:eastAsia="en-ID"/>
        </w:rPr>
        <w:t xml:space="preserve"> </w:t>
      </w:r>
      <w:proofErr w:type="spellStart"/>
      <w:r w:rsidR="00696491">
        <w:rPr>
          <w:rFonts w:eastAsia="Times New Roman" w:cs="Times New Roman"/>
          <w:lang w:eastAsia="en-ID"/>
        </w:rPr>
        <w:t>nilai</w:t>
      </w:r>
      <w:proofErr w:type="spellEnd"/>
      <w:r w:rsidR="00696491">
        <w:rPr>
          <w:rFonts w:eastAsia="Times New Roman" w:cs="Times New Roman"/>
          <w:lang w:eastAsia="en-ID"/>
        </w:rPr>
        <w:t xml:space="preserve"> </w:t>
      </w:r>
      <w:r w:rsidR="00696491">
        <w:rPr>
          <w:rFonts w:eastAsia="Times New Roman" w:cs="Times New Roman"/>
          <w:i/>
          <w:iCs/>
          <w:lang w:eastAsia="en-ID"/>
        </w:rPr>
        <w:t xml:space="preserve">test accuracy </w:t>
      </w:r>
      <w:proofErr w:type="spellStart"/>
      <w:r w:rsidR="00B16099">
        <w:rPr>
          <w:rFonts w:eastAsia="Times New Roman" w:cs="Times New Roman"/>
          <w:lang w:eastAsia="en-ID"/>
        </w:rPr>
        <w:t>tertinggi</w:t>
      </w:r>
      <w:proofErr w:type="spellEnd"/>
      <w:r w:rsidR="00696491">
        <w:rPr>
          <w:rFonts w:eastAsia="Times New Roman" w:cs="Times New Roman"/>
          <w:lang w:eastAsia="en-ID"/>
        </w:rPr>
        <w:t xml:space="preserve"> </w:t>
      </w:r>
      <w:proofErr w:type="spellStart"/>
      <w:r w:rsidR="006F33BB">
        <w:rPr>
          <w:rFonts w:eastAsia="Times New Roman" w:cs="Times New Roman"/>
          <w:lang w:eastAsia="en-ID"/>
        </w:rPr>
        <w:t>sebesar</w:t>
      </w:r>
      <w:proofErr w:type="spellEnd"/>
      <w:r w:rsidR="006F33BB">
        <w:rPr>
          <w:rFonts w:eastAsia="Times New Roman" w:cs="Times New Roman"/>
          <w:lang w:eastAsia="en-ID"/>
        </w:rPr>
        <w:t xml:space="preserve"> 89,67</w:t>
      </w:r>
      <w:r w:rsidR="00F234DF">
        <w:rPr>
          <w:rFonts w:eastAsia="Times New Roman" w:cs="Times New Roman"/>
          <w:lang w:eastAsia="en-ID"/>
        </w:rPr>
        <w:t xml:space="preserve">% </w:t>
      </w:r>
      <w:proofErr w:type="spellStart"/>
      <w:r w:rsidR="00696491">
        <w:rPr>
          <w:rFonts w:eastAsia="Times New Roman" w:cs="Times New Roman"/>
          <w:lang w:eastAsia="en-ID"/>
        </w:rPr>
        <w:t>didapatkan</w:t>
      </w:r>
      <w:proofErr w:type="spellEnd"/>
      <w:r w:rsidR="00696491">
        <w:rPr>
          <w:rFonts w:eastAsia="Times New Roman" w:cs="Times New Roman"/>
          <w:lang w:eastAsia="en-ID"/>
        </w:rPr>
        <w:t xml:space="preserve"> </w:t>
      </w:r>
      <w:r w:rsidR="00F234DF">
        <w:rPr>
          <w:rFonts w:eastAsia="Times New Roman" w:cs="Times New Roman"/>
          <w:lang w:eastAsia="en-ID"/>
        </w:rPr>
        <w:t>oleh</w:t>
      </w:r>
      <w:r w:rsidR="001A4D30">
        <w:rPr>
          <w:rFonts w:eastAsia="Times New Roman" w:cs="Times New Roman"/>
          <w:lang w:eastAsia="en-ID"/>
        </w:rPr>
        <w:t xml:space="preserve"> </w:t>
      </w:r>
      <w:r w:rsidR="001A4D30">
        <w:rPr>
          <w:rFonts w:eastAsia="Times New Roman" w:cs="Times New Roman"/>
          <w:i/>
          <w:iCs/>
          <w:lang w:eastAsia="en-ID"/>
        </w:rPr>
        <w:t xml:space="preserve">batch size </w:t>
      </w:r>
      <w:r w:rsidR="001A4D30">
        <w:rPr>
          <w:rFonts w:eastAsia="Times New Roman" w:cs="Times New Roman"/>
          <w:lang w:eastAsia="en-ID"/>
        </w:rPr>
        <w:t>64</w:t>
      </w:r>
      <w:r w:rsidR="00B16099">
        <w:rPr>
          <w:rFonts w:eastAsia="Times New Roman" w:cs="Times New Roman"/>
          <w:lang w:eastAsia="en-ID"/>
        </w:rPr>
        <w:t xml:space="preserve">. </w:t>
      </w:r>
      <w:proofErr w:type="spellStart"/>
      <w:r w:rsidR="00CD370E">
        <w:rPr>
          <w:rFonts w:eastAsia="Times New Roman" w:cs="Times New Roman"/>
          <w:lang w:eastAsia="en-ID"/>
        </w:rPr>
        <w:t>Namun</w:t>
      </w:r>
      <w:proofErr w:type="spellEnd"/>
      <w:r w:rsidR="00CD370E">
        <w:rPr>
          <w:rFonts w:eastAsia="Times New Roman" w:cs="Times New Roman"/>
          <w:lang w:eastAsia="en-ID"/>
        </w:rPr>
        <w:t xml:space="preserve">, </w:t>
      </w:r>
      <w:proofErr w:type="spellStart"/>
      <w:r w:rsidR="00CD370E">
        <w:rPr>
          <w:rFonts w:eastAsia="Times New Roman" w:cs="Times New Roman"/>
          <w:lang w:eastAsia="en-ID"/>
        </w:rPr>
        <w:t>p</w:t>
      </w:r>
      <w:r w:rsidR="00597A12">
        <w:rPr>
          <w:rFonts w:eastAsia="Times New Roman" w:cs="Times New Roman"/>
          <w:lang w:eastAsia="en-ID"/>
        </w:rPr>
        <w:t>engujian</w:t>
      </w:r>
      <w:proofErr w:type="spellEnd"/>
      <w:r w:rsidR="00597A12">
        <w:rPr>
          <w:rFonts w:eastAsia="Times New Roman" w:cs="Times New Roman"/>
          <w:lang w:eastAsia="en-ID"/>
        </w:rPr>
        <w:t xml:space="preserve"> pada </w:t>
      </w:r>
      <w:proofErr w:type="spellStart"/>
      <w:r w:rsidR="00597A12">
        <w:rPr>
          <w:rFonts w:eastAsia="Times New Roman" w:cs="Times New Roman"/>
          <w:lang w:eastAsia="en-ID"/>
        </w:rPr>
        <w:t>performa</w:t>
      </w:r>
      <w:r w:rsidR="007A45DF">
        <w:rPr>
          <w:rFonts w:eastAsia="Times New Roman" w:cs="Times New Roman"/>
          <w:lang w:eastAsia="en-ID"/>
        </w:rPr>
        <w:t>nsi</w:t>
      </w:r>
      <w:proofErr w:type="spellEnd"/>
      <w:r w:rsidR="007A45DF">
        <w:rPr>
          <w:rFonts w:eastAsia="Times New Roman" w:cs="Times New Roman"/>
          <w:lang w:eastAsia="en-ID"/>
        </w:rPr>
        <w:t xml:space="preserve"> </w:t>
      </w:r>
      <w:proofErr w:type="spellStart"/>
      <w:r w:rsidR="007A45DF">
        <w:rPr>
          <w:rFonts w:eastAsia="Times New Roman" w:cs="Times New Roman"/>
          <w:lang w:eastAsia="en-ID"/>
        </w:rPr>
        <w:t>akurasi</w:t>
      </w:r>
      <w:proofErr w:type="spellEnd"/>
      <w:r w:rsidR="007A45DF">
        <w:rPr>
          <w:rFonts w:eastAsia="Times New Roman" w:cs="Times New Roman"/>
          <w:lang w:eastAsia="en-ID"/>
        </w:rPr>
        <w:t xml:space="preserve"> </w:t>
      </w:r>
      <w:r w:rsidR="007A45DF">
        <w:rPr>
          <w:rFonts w:eastAsia="Times New Roman" w:cs="Times New Roman"/>
          <w:i/>
          <w:iCs/>
          <w:lang w:eastAsia="en-ID"/>
        </w:rPr>
        <w:t>batch size</w:t>
      </w:r>
      <w:r w:rsidR="007A45DF">
        <w:rPr>
          <w:rFonts w:eastAsia="Times New Roman" w:cs="Times New Roman"/>
          <w:lang w:eastAsia="en-ID"/>
        </w:rPr>
        <w:t xml:space="preserve"> </w:t>
      </w:r>
      <w:r w:rsidR="00CD370E">
        <w:rPr>
          <w:rFonts w:eastAsia="Times New Roman" w:cs="Times New Roman"/>
          <w:lang w:eastAsia="en-ID"/>
        </w:rPr>
        <w:t xml:space="preserve">32 juga </w:t>
      </w:r>
      <w:proofErr w:type="spellStart"/>
      <w:r w:rsidR="00CD370E">
        <w:rPr>
          <w:rFonts w:eastAsia="Times New Roman" w:cs="Times New Roman"/>
          <w:lang w:eastAsia="en-ID"/>
        </w:rPr>
        <w:t>mendapatkan</w:t>
      </w:r>
      <w:proofErr w:type="spellEnd"/>
      <w:r w:rsidR="00CD370E">
        <w:rPr>
          <w:rFonts w:eastAsia="Times New Roman" w:cs="Times New Roman"/>
          <w:lang w:eastAsia="en-ID"/>
        </w:rPr>
        <w:t xml:space="preserve"> </w:t>
      </w:r>
      <w:proofErr w:type="spellStart"/>
      <w:r w:rsidR="00CD370E">
        <w:rPr>
          <w:rFonts w:eastAsia="Times New Roman" w:cs="Times New Roman"/>
          <w:lang w:eastAsia="en-ID"/>
        </w:rPr>
        <w:t>hasil</w:t>
      </w:r>
      <w:proofErr w:type="spellEnd"/>
      <w:r w:rsidR="00CD370E">
        <w:rPr>
          <w:rFonts w:eastAsia="Times New Roman" w:cs="Times New Roman"/>
          <w:lang w:eastAsia="en-ID"/>
        </w:rPr>
        <w:t xml:space="preserve"> yang </w:t>
      </w:r>
      <w:proofErr w:type="spellStart"/>
      <w:r w:rsidR="00CD370E">
        <w:rPr>
          <w:rFonts w:eastAsia="Times New Roman" w:cs="Times New Roman"/>
          <w:lang w:eastAsia="en-ID"/>
        </w:rPr>
        <w:t>tidak</w:t>
      </w:r>
      <w:proofErr w:type="spellEnd"/>
      <w:r w:rsidR="00CD370E">
        <w:rPr>
          <w:rFonts w:eastAsia="Times New Roman" w:cs="Times New Roman"/>
          <w:lang w:eastAsia="en-ID"/>
        </w:rPr>
        <w:t xml:space="preserve"> </w:t>
      </w:r>
      <w:proofErr w:type="spellStart"/>
      <w:r w:rsidR="000956A9">
        <w:rPr>
          <w:rFonts w:eastAsia="Times New Roman" w:cs="Times New Roman"/>
          <w:lang w:eastAsia="en-ID"/>
        </w:rPr>
        <w:t>jauh</w:t>
      </w:r>
      <w:proofErr w:type="spellEnd"/>
      <w:r w:rsidR="000956A9">
        <w:rPr>
          <w:rFonts w:eastAsia="Times New Roman" w:cs="Times New Roman"/>
          <w:lang w:eastAsia="en-ID"/>
        </w:rPr>
        <w:t xml:space="preserve"> </w:t>
      </w:r>
      <w:proofErr w:type="spellStart"/>
      <w:r w:rsidR="000956A9">
        <w:rPr>
          <w:rFonts w:eastAsia="Times New Roman" w:cs="Times New Roman"/>
          <w:lang w:eastAsia="en-ID"/>
        </w:rPr>
        <w:t>berbeda</w:t>
      </w:r>
      <w:proofErr w:type="spellEnd"/>
      <w:r w:rsidR="007528A4">
        <w:rPr>
          <w:rFonts w:eastAsia="Times New Roman" w:cs="Times New Roman"/>
          <w:lang w:eastAsia="en-ID"/>
        </w:rPr>
        <w:t xml:space="preserve"> </w:t>
      </w:r>
      <w:proofErr w:type="spellStart"/>
      <w:r w:rsidR="007528A4">
        <w:rPr>
          <w:rFonts w:eastAsia="Times New Roman" w:cs="Times New Roman"/>
          <w:lang w:eastAsia="en-ID"/>
        </w:rPr>
        <w:t>yaitu</w:t>
      </w:r>
      <w:proofErr w:type="spellEnd"/>
      <w:r w:rsidR="007528A4">
        <w:rPr>
          <w:rFonts w:eastAsia="Times New Roman" w:cs="Times New Roman"/>
          <w:lang w:eastAsia="en-ID"/>
        </w:rPr>
        <w:t xml:space="preserve"> </w:t>
      </w:r>
      <w:proofErr w:type="spellStart"/>
      <w:r w:rsidR="007528A4">
        <w:rPr>
          <w:rFonts w:eastAsia="Times New Roman" w:cs="Times New Roman"/>
          <w:lang w:eastAsia="en-ID"/>
        </w:rPr>
        <w:t>sebesar</w:t>
      </w:r>
      <w:proofErr w:type="spellEnd"/>
      <w:r w:rsidR="007528A4">
        <w:rPr>
          <w:rFonts w:eastAsia="Times New Roman" w:cs="Times New Roman"/>
          <w:lang w:eastAsia="en-ID"/>
        </w:rPr>
        <w:t xml:space="preserve"> </w:t>
      </w:r>
      <w:r w:rsidR="00900C65">
        <w:rPr>
          <w:rFonts w:eastAsia="Times New Roman" w:cs="Times New Roman"/>
          <w:lang w:eastAsia="en-ID"/>
        </w:rPr>
        <w:t xml:space="preserve">89,33% pada </w:t>
      </w:r>
      <w:r w:rsidR="00F3183D">
        <w:rPr>
          <w:rFonts w:eastAsia="Times New Roman" w:cs="Times New Roman"/>
          <w:i/>
          <w:iCs/>
          <w:lang w:eastAsia="en-ID"/>
        </w:rPr>
        <w:t>test accuracy</w:t>
      </w:r>
      <w:r w:rsidR="00F3183D">
        <w:rPr>
          <w:rFonts w:eastAsia="Times New Roman" w:cs="Times New Roman"/>
          <w:lang w:eastAsia="en-ID"/>
        </w:rPr>
        <w:t xml:space="preserve">. </w:t>
      </w:r>
      <w:proofErr w:type="spellStart"/>
      <w:r w:rsidR="00186EF8">
        <w:rPr>
          <w:rFonts w:eastAsia="Times New Roman" w:cs="Times New Roman"/>
          <w:lang w:eastAsia="en-ID"/>
        </w:rPr>
        <w:t>Kondisi</w:t>
      </w:r>
      <w:proofErr w:type="spellEnd"/>
      <w:r w:rsidR="00186EF8">
        <w:rPr>
          <w:rFonts w:eastAsia="Times New Roman" w:cs="Times New Roman"/>
          <w:lang w:eastAsia="en-ID"/>
        </w:rPr>
        <w:t xml:space="preserve"> </w:t>
      </w:r>
      <w:proofErr w:type="spellStart"/>
      <w:r w:rsidR="00186EF8">
        <w:rPr>
          <w:rFonts w:eastAsia="Times New Roman" w:cs="Times New Roman"/>
          <w:lang w:eastAsia="en-ID"/>
        </w:rPr>
        <w:t>ini</w:t>
      </w:r>
      <w:proofErr w:type="spellEnd"/>
      <w:r w:rsidR="00186EF8">
        <w:rPr>
          <w:rFonts w:eastAsia="Times New Roman" w:cs="Times New Roman"/>
          <w:lang w:eastAsia="en-ID"/>
        </w:rPr>
        <w:t xml:space="preserve"> juga </w:t>
      </w:r>
      <w:proofErr w:type="spellStart"/>
      <w:r w:rsidR="00186EF8">
        <w:rPr>
          <w:rFonts w:eastAsia="Times New Roman" w:cs="Times New Roman"/>
          <w:lang w:eastAsia="en-ID"/>
        </w:rPr>
        <w:t>didapatkan</w:t>
      </w:r>
      <w:proofErr w:type="spellEnd"/>
      <w:r w:rsidR="00186EF8">
        <w:rPr>
          <w:rFonts w:eastAsia="Times New Roman" w:cs="Times New Roman"/>
          <w:lang w:eastAsia="en-ID"/>
        </w:rPr>
        <w:t xml:space="preserve"> pada </w:t>
      </w:r>
      <w:proofErr w:type="spellStart"/>
      <w:r w:rsidR="00186EF8">
        <w:rPr>
          <w:rFonts w:eastAsia="Times New Roman" w:cs="Times New Roman"/>
          <w:lang w:eastAsia="en-ID"/>
        </w:rPr>
        <w:t>penelitian</w:t>
      </w:r>
      <w:proofErr w:type="spellEnd"/>
      <w:r w:rsidR="00186EF8">
        <w:rPr>
          <w:rFonts w:eastAsia="Times New Roman" w:cs="Times New Roman"/>
          <w:lang w:eastAsia="en-ID"/>
        </w:rPr>
        <w:t xml:space="preserve"> </w:t>
      </w:r>
      <w:proofErr w:type="spellStart"/>
      <w:r w:rsidR="00186EF8">
        <w:rPr>
          <w:rFonts w:eastAsia="Times New Roman" w:cs="Times New Roman"/>
          <w:lang w:eastAsia="en-ID"/>
        </w:rPr>
        <w:t>sebelumnya</w:t>
      </w:r>
      <w:proofErr w:type="spellEnd"/>
      <w:r w:rsidR="00186EF8">
        <w:rPr>
          <w:rFonts w:eastAsia="Times New Roman" w:cs="Times New Roman"/>
          <w:lang w:eastAsia="en-ID"/>
        </w:rPr>
        <w:t xml:space="preserve"> </w:t>
      </w:r>
      <w:proofErr w:type="spellStart"/>
      <w:r w:rsidR="00186EF8">
        <w:rPr>
          <w:rFonts w:eastAsia="Times New Roman" w:cs="Times New Roman"/>
          <w:lang w:eastAsia="en-ID"/>
        </w:rPr>
        <w:t>bahwa</w:t>
      </w:r>
      <w:proofErr w:type="spellEnd"/>
      <w:r w:rsidR="00186EF8">
        <w:rPr>
          <w:rFonts w:eastAsia="Times New Roman" w:cs="Times New Roman"/>
          <w:lang w:eastAsia="en-ID"/>
        </w:rPr>
        <w:t xml:space="preserve"> </w:t>
      </w:r>
      <w:proofErr w:type="spellStart"/>
      <w:r w:rsidR="00BC130B">
        <w:rPr>
          <w:rFonts w:eastAsia="Times New Roman" w:cs="Times New Roman"/>
          <w:lang w:eastAsia="en-ID"/>
        </w:rPr>
        <w:t>nilai</w:t>
      </w:r>
      <w:proofErr w:type="spellEnd"/>
      <w:r w:rsidR="00FB20CB">
        <w:rPr>
          <w:rFonts w:eastAsia="Times New Roman" w:cs="Times New Roman"/>
          <w:lang w:eastAsia="en-ID"/>
        </w:rPr>
        <w:t xml:space="preserve"> </w:t>
      </w:r>
      <w:r w:rsidR="00BC130B">
        <w:rPr>
          <w:rFonts w:eastAsia="Times New Roman" w:cs="Times New Roman"/>
          <w:i/>
          <w:iCs/>
          <w:lang w:eastAsia="en-ID"/>
        </w:rPr>
        <w:t xml:space="preserve">batch size </w:t>
      </w:r>
      <w:r w:rsidR="00BC130B">
        <w:rPr>
          <w:rFonts w:eastAsia="Times New Roman" w:cs="Times New Roman"/>
          <w:lang w:eastAsia="en-ID"/>
        </w:rPr>
        <w:t xml:space="preserve">64 </w:t>
      </w:r>
      <w:proofErr w:type="spellStart"/>
      <w:r w:rsidR="0074539C">
        <w:rPr>
          <w:rFonts w:eastAsia="Times New Roman" w:cs="Times New Roman"/>
          <w:lang w:eastAsia="en-ID"/>
        </w:rPr>
        <w:t>memberikan</w:t>
      </w:r>
      <w:proofErr w:type="spellEnd"/>
      <w:r w:rsidR="0074539C">
        <w:rPr>
          <w:rFonts w:eastAsia="Times New Roman" w:cs="Times New Roman"/>
          <w:lang w:eastAsia="en-ID"/>
        </w:rPr>
        <w:t xml:space="preserve"> </w:t>
      </w:r>
      <w:proofErr w:type="spellStart"/>
      <w:r w:rsidR="0074539C">
        <w:rPr>
          <w:rFonts w:eastAsia="Times New Roman" w:cs="Times New Roman"/>
          <w:lang w:eastAsia="en-ID"/>
        </w:rPr>
        <w:t>hasil</w:t>
      </w:r>
      <w:proofErr w:type="spellEnd"/>
      <w:r w:rsidR="0074539C">
        <w:rPr>
          <w:rFonts w:eastAsia="Times New Roman" w:cs="Times New Roman"/>
          <w:lang w:eastAsia="en-ID"/>
        </w:rPr>
        <w:t xml:space="preserve"> yang optimal </w:t>
      </w:r>
      <w:proofErr w:type="spellStart"/>
      <w:r w:rsidR="0074539C">
        <w:rPr>
          <w:rFonts w:eastAsia="Times New Roman" w:cs="Times New Roman"/>
          <w:lang w:eastAsia="en-ID"/>
        </w:rPr>
        <w:t>walaupun</w:t>
      </w:r>
      <w:proofErr w:type="spellEnd"/>
      <w:r w:rsidR="0074539C">
        <w:rPr>
          <w:rFonts w:eastAsia="Times New Roman" w:cs="Times New Roman"/>
          <w:lang w:eastAsia="en-ID"/>
        </w:rPr>
        <w:t xml:space="preserve"> </w:t>
      </w:r>
      <w:proofErr w:type="spellStart"/>
      <w:r w:rsidR="0074539C">
        <w:rPr>
          <w:rFonts w:eastAsia="Times New Roman" w:cs="Times New Roman"/>
          <w:lang w:eastAsia="en-ID"/>
        </w:rPr>
        <w:t>pengujian</w:t>
      </w:r>
      <w:proofErr w:type="spellEnd"/>
      <w:r w:rsidR="0074539C">
        <w:rPr>
          <w:rFonts w:eastAsia="Times New Roman" w:cs="Times New Roman"/>
          <w:lang w:eastAsia="en-ID"/>
        </w:rPr>
        <w:t xml:space="preserve"> </w:t>
      </w:r>
      <w:proofErr w:type="spellStart"/>
      <w:r w:rsidR="0074539C">
        <w:rPr>
          <w:rFonts w:eastAsia="Times New Roman" w:cs="Times New Roman"/>
          <w:lang w:eastAsia="en-ID"/>
        </w:rPr>
        <w:t>tersebut</w:t>
      </w:r>
      <w:proofErr w:type="spellEnd"/>
      <w:r w:rsidR="0074539C">
        <w:rPr>
          <w:rFonts w:eastAsia="Times New Roman" w:cs="Times New Roman"/>
          <w:lang w:eastAsia="en-ID"/>
        </w:rPr>
        <w:t xml:space="preserve"> </w:t>
      </w:r>
      <w:proofErr w:type="spellStart"/>
      <w:r w:rsidR="0074539C">
        <w:rPr>
          <w:rFonts w:eastAsia="Times New Roman" w:cs="Times New Roman"/>
          <w:lang w:eastAsia="en-ID"/>
        </w:rPr>
        <w:t>tidak</w:t>
      </w:r>
      <w:proofErr w:type="spellEnd"/>
      <w:r w:rsidR="0074539C">
        <w:rPr>
          <w:rFonts w:eastAsia="Times New Roman" w:cs="Times New Roman"/>
          <w:lang w:eastAsia="en-ID"/>
        </w:rPr>
        <w:t xml:space="preserve"> </w:t>
      </w:r>
      <w:proofErr w:type="spellStart"/>
      <w:r w:rsidR="0074539C">
        <w:rPr>
          <w:rFonts w:eastAsia="Times New Roman" w:cs="Times New Roman"/>
          <w:lang w:eastAsia="en-ID"/>
        </w:rPr>
        <w:t>terlalu</w:t>
      </w:r>
      <w:proofErr w:type="spellEnd"/>
      <w:r w:rsidR="0074539C">
        <w:rPr>
          <w:rFonts w:eastAsia="Times New Roman" w:cs="Times New Roman"/>
          <w:lang w:eastAsia="en-ID"/>
        </w:rPr>
        <w:t xml:space="preserve"> </w:t>
      </w:r>
      <w:proofErr w:type="spellStart"/>
      <w:r w:rsidR="0074539C">
        <w:rPr>
          <w:rFonts w:eastAsia="Times New Roman" w:cs="Times New Roman"/>
          <w:lang w:eastAsia="en-ID"/>
        </w:rPr>
        <w:t>berbeda</w:t>
      </w:r>
      <w:proofErr w:type="spellEnd"/>
      <w:r w:rsidR="00DD5B6C">
        <w:rPr>
          <w:rFonts w:eastAsia="Times New Roman" w:cs="Times New Roman"/>
          <w:lang w:eastAsia="en-ID"/>
        </w:rPr>
        <w:t xml:space="preserve"> </w:t>
      </w:r>
      <w:proofErr w:type="spellStart"/>
      <w:r w:rsidR="00DD5B6C">
        <w:rPr>
          <w:rFonts w:eastAsia="Times New Roman" w:cs="Times New Roman"/>
          <w:lang w:eastAsia="en-ID"/>
        </w:rPr>
        <w:t>antara</w:t>
      </w:r>
      <w:proofErr w:type="spellEnd"/>
      <w:r w:rsidR="00DD5B6C">
        <w:rPr>
          <w:rFonts w:eastAsia="Times New Roman" w:cs="Times New Roman"/>
          <w:lang w:eastAsia="en-ID"/>
        </w:rPr>
        <w:t xml:space="preserve"> </w:t>
      </w:r>
      <w:proofErr w:type="spellStart"/>
      <w:r w:rsidR="009A6E5E">
        <w:rPr>
          <w:rFonts w:eastAsia="Times New Roman" w:cs="Times New Roman"/>
          <w:lang w:eastAsia="en-ID"/>
        </w:rPr>
        <w:t>akurasi</w:t>
      </w:r>
      <w:proofErr w:type="spellEnd"/>
      <w:r w:rsidR="00B145F3">
        <w:rPr>
          <w:rFonts w:eastAsia="Times New Roman" w:cs="Times New Roman"/>
          <w:lang w:eastAsia="en-ID"/>
        </w:rPr>
        <w:t xml:space="preserve"> </w:t>
      </w:r>
      <w:r w:rsidR="00DD5B6C">
        <w:rPr>
          <w:rFonts w:eastAsia="Times New Roman" w:cs="Times New Roman"/>
          <w:i/>
          <w:iCs/>
          <w:lang w:eastAsia="en-ID"/>
        </w:rPr>
        <w:t>batch</w:t>
      </w:r>
      <w:r w:rsidR="00F449BC">
        <w:rPr>
          <w:rFonts w:eastAsia="Times New Roman" w:cs="Times New Roman"/>
          <w:i/>
          <w:iCs/>
          <w:lang w:eastAsia="en-ID"/>
        </w:rPr>
        <w:t xml:space="preserve"> </w:t>
      </w:r>
      <w:r w:rsidR="00DD5B6C">
        <w:rPr>
          <w:rFonts w:eastAsia="Times New Roman" w:cs="Times New Roman"/>
          <w:i/>
          <w:iCs/>
          <w:lang w:eastAsia="en-ID"/>
        </w:rPr>
        <w:t xml:space="preserve">size </w:t>
      </w:r>
      <w:proofErr w:type="spellStart"/>
      <w:r w:rsidR="00DD5B6C">
        <w:rPr>
          <w:rFonts w:eastAsia="Times New Roman" w:cs="Times New Roman"/>
          <w:lang w:eastAsia="en-ID"/>
        </w:rPr>
        <w:t>lainnya</w:t>
      </w:r>
      <w:proofErr w:type="spellEnd"/>
      <w:r w:rsidR="009A6E5E">
        <w:rPr>
          <w:rFonts w:eastAsia="Times New Roman" w:cs="Times New Roman"/>
          <w:lang w:eastAsia="en-ID"/>
        </w:rPr>
        <w:t xml:space="preserve"> (</w:t>
      </w:r>
      <w:hyperlink r:id="rId33" w:history="1">
        <w:r w:rsidR="009A6E5E" w:rsidRPr="00BD6396">
          <w:rPr>
            <w:rStyle w:val="Hyperlink"/>
            <w:rFonts w:eastAsia="Times New Roman" w:cs="Times New Roman"/>
            <w:lang w:eastAsia="en-ID"/>
          </w:rPr>
          <w:t>file:///C:/Users/harta/Downloads/6971-17901-1-PB%20(1).pdf</w:t>
        </w:r>
      </w:hyperlink>
      <w:r w:rsidR="009A6E5E">
        <w:rPr>
          <w:rFonts w:eastAsia="Times New Roman" w:cs="Times New Roman"/>
          <w:lang w:eastAsia="en-ID"/>
        </w:rPr>
        <w:t>)</w:t>
      </w:r>
      <w:r w:rsidR="00DD5B6C">
        <w:rPr>
          <w:rFonts w:eastAsia="Times New Roman" w:cs="Times New Roman"/>
          <w:lang w:eastAsia="en-ID"/>
        </w:rPr>
        <w:t>.</w:t>
      </w:r>
      <w:r w:rsidR="000A0C8A">
        <w:rPr>
          <w:rFonts w:eastAsia="Times New Roman" w:cs="Times New Roman"/>
          <w:lang w:eastAsia="en-ID"/>
        </w:rPr>
        <w:t xml:space="preserve"> </w:t>
      </w:r>
      <w:proofErr w:type="spellStart"/>
      <w:r w:rsidR="00662DA3">
        <w:rPr>
          <w:rFonts w:eastAsia="Times New Roman" w:cs="Times New Roman"/>
          <w:lang w:eastAsia="en-ID"/>
        </w:rPr>
        <w:t>Meskipun</w:t>
      </w:r>
      <w:proofErr w:type="spellEnd"/>
      <w:r w:rsidR="00662DA3">
        <w:rPr>
          <w:rFonts w:eastAsia="Times New Roman" w:cs="Times New Roman"/>
          <w:lang w:eastAsia="en-ID"/>
        </w:rPr>
        <w:t xml:space="preserve"> </w:t>
      </w:r>
      <w:proofErr w:type="spellStart"/>
      <w:r w:rsidR="00662DA3">
        <w:rPr>
          <w:rFonts w:eastAsia="Times New Roman" w:cs="Times New Roman"/>
          <w:lang w:eastAsia="en-ID"/>
        </w:rPr>
        <w:t>hasil</w:t>
      </w:r>
      <w:proofErr w:type="spellEnd"/>
      <w:r w:rsidR="00662DA3">
        <w:rPr>
          <w:rFonts w:eastAsia="Times New Roman" w:cs="Times New Roman"/>
          <w:lang w:eastAsia="en-ID"/>
        </w:rPr>
        <w:t xml:space="preserve"> </w:t>
      </w:r>
      <w:proofErr w:type="spellStart"/>
      <w:r w:rsidR="00662DA3">
        <w:rPr>
          <w:rFonts w:eastAsia="Times New Roman" w:cs="Times New Roman"/>
          <w:lang w:eastAsia="en-ID"/>
        </w:rPr>
        <w:t>akurasi</w:t>
      </w:r>
      <w:proofErr w:type="spellEnd"/>
      <w:r w:rsidR="00662DA3">
        <w:rPr>
          <w:rFonts w:eastAsia="Times New Roman" w:cs="Times New Roman"/>
          <w:lang w:eastAsia="en-ID"/>
        </w:rPr>
        <w:t xml:space="preserve"> </w:t>
      </w:r>
      <w:proofErr w:type="spellStart"/>
      <w:r w:rsidR="00662DA3">
        <w:rPr>
          <w:rFonts w:eastAsia="Times New Roman" w:cs="Times New Roman"/>
          <w:lang w:eastAsia="en-ID"/>
        </w:rPr>
        <w:t>antara</w:t>
      </w:r>
      <w:proofErr w:type="spellEnd"/>
      <w:r w:rsidR="00662DA3">
        <w:rPr>
          <w:rFonts w:eastAsia="Times New Roman" w:cs="Times New Roman"/>
          <w:lang w:eastAsia="en-ID"/>
        </w:rPr>
        <w:t xml:space="preserve"> </w:t>
      </w:r>
      <w:r w:rsidR="00662DA3">
        <w:rPr>
          <w:rFonts w:eastAsia="Times New Roman" w:cs="Times New Roman"/>
          <w:i/>
          <w:iCs/>
          <w:lang w:eastAsia="en-ID"/>
        </w:rPr>
        <w:t xml:space="preserve">batch size </w:t>
      </w:r>
      <w:r w:rsidR="00662DA3">
        <w:rPr>
          <w:rFonts w:eastAsia="Times New Roman" w:cs="Times New Roman"/>
          <w:lang w:eastAsia="en-ID"/>
        </w:rPr>
        <w:t xml:space="preserve">64 dan 32 </w:t>
      </w:r>
      <w:proofErr w:type="spellStart"/>
      <w:r w:rsidR="00662DA3">
        <w:rPr>
          <w:rFonts w:eastAsia="Times New Roman" w:cs="Times New Roman"/>
          <w:lang w:eastAsia="en-ID"/>
        </w:rPr>
        <w:t>tidak</w:t>
      </w:r>
      <w:proofErr w:type="spellEnd"/>
      <w:r w:rsidR="00662DA3">
        <w:rPr>
          <w:rFonts w:eastAsia="Times New Roman" w:cs="Times New Roman"/>
          <w:lang w:eastAsia="en-ID"/>
        </w:rPr>
        <w:t xml:space="preserve"> </w:t>
      </w:r>
      <w:proofErr w:type="spellStart"/>
      <w:r w:rsidR="00662DA3">
        <w:rPr>
          <w:rFonts w:eastAsia="Times New Roman" w:cs="Times New Roman"/>
          <w:lang w:eastAsia="en-ID"/>
        </w:rPr>
        <w:t>terlalu</w:t>
      </w:r>
      <w:proofErr w:type="spellEnd"/>
      <w:r w:rsidR="00662DA3">
        <w:rPr>
          <w:rFonts w:eastAsia="Times New Roman" w:cs="Times New Roman"/>
          <w:lang w:eastAsia="en-ID"/>
        </w:rPr>
        <w:t xml:space="preserve"> </w:t>
      </w:r>
      <w:proofErr w:type="spellStart"/>
      <w:r w:rsidR="00CC66D4">
        <w:rPr>
          <w:rFonts w:eastAsia="Times New Roman" w:cs="Times New Roman"/>
          <w:lang w:eastAsia="en-ID"/>
        </w:rPr>
        <w:t>signifikan</w:t>
      </w:r>
      <w:proofErr w:type="spellEnd"/>
      <w:r w:rsidR="00CC66D4">
        <w:rPr>
          <w:rFonts w:eastAsia="Times New Roman" w:cs="Times New Roman"/>
          <w:lang w:eastAsia="en-ID"/>
        </w:rPr>
        <w:t xml:space="preserve">, </w:t>
      </w:r>
      <w:proofErr w:type="spellStart"/>
      <w:r w:rsidR="00CC66D4">
        <w:rPr>
          <w:rFonts w:eastAsia="Times New Roman" w:cs="Times New Roman"/>
          <w:lang w:eastAsia="en-ID"/>
        </w:rPr>
        <w:t>namun</w:t>
      </w:r>
      <w:proofErr w:type="spellEnd"/>
      <w:r w:rsidR="00CC66D4">
        <w:rPr>
          <w:rFonts w:eastAsia="Times New Roman" w:cs="Times New Roman"/>
          <w:lang w:eastAsia="en-ID"/>
        </w:rPr>
        <w:t xml:space="preserve"> </w:t>
      </w:r>
      <w:r w:rsidR="00CC66D4">
        <w:rPr>
          <w:rFonts w:eastAsia="Times New Roman" w:cs="Times New Roman"/>
          <w:i/>
          <w:iCs/>
          <w:lang w:eastAsia="en-ID"/>
        </w:rPr>
        <w:t xml:space="preserve">batch size </w:t>
      </w:r>
      <w:r w:rsidR="00CC66D4">
        <w:rPr>
          <w:rFonts w:eastAsia="Times New Roman" w:cs="Times New Roman"/>
          <w:lang w:eastAsia="en-ID"/>
        </w:rPr>
        <w:t xml:space="preserve">64 </w:t>
      </w:r>
      <w:proofErr w:type="spellStart"/>
      <w:r w:rsidR="00CC66D4">
        <w:rPr>
          <w:rFonts w:eastAsia="Times New Roman" w:cs="Times New Roman"/>
          <w:lang w:eastAsia="en-ID"/>
        </w:rPr>
        <w:t>memiliki</w:t>
      </w:r>
      <w:proofErr w:type="spellEnd"/>
      <w:r w:rsidR="00CC66D4">
        <w:rPr>
          <w:rFonts w:eastAsia="Times New Roman" w:cs="Times New Roman"/>
          <w:lang w:eastAsia="en-ID"/>
        </w:rPr>
        <w:t xml:space="preserve"> </w:t>
      </w:r>
      <w:proofErr w:type="spellStart"/>
      <w:r w:rsidR="00CC66D4">
        <w:rPr>
          <w:rFonts w:eastAsia="Times New Roman" w:cs="Times New Roman"/>
          <w:lang w:eastAsia="en-ID"/>
        </w:rPr>
        <w:t>efisiensi</w:t>
      </w:r>
      <w:proofErr w:type="spellEnd"/>
      <w:r w:rsidR="00CC66D4">
        <w:rPr>
          <w:rFonts w:eastAsia="Times New Roman" w:cs="Times New Roman"/>
          <w:lang w:eastAsia="en-ID"/>
        </w:rPr>
        <w:t xml:space="preserve"> </w:t>
      </w:r>
      <w:proofErr w:type="spellStart"/>
      <w:r w:rsidR="00CC66D4">
        <w:rPr>
          <w:rFonts w:eastAsia="Times New Roman" w:cs="Times New Roman"/>
          <w:lang w:eastAsia="en-ID"/>
        </w:rPr>
        <w:t>pelatihan</w:t>
      </w:r>
      <w:proofErr w:type="spellEnd"/>
      <w:r w:rsidR="00CC66D4">
        <w:rPr>
          <w:rFonts w:eastAsia="Times New Roman" w:cs="Times New Roman"/>
          <w:lang w:eastAsia="en-ID"/>
        </w:rPr>
        <w:t xml:space="preserve"> </w:t>
      </w:r>
      <w:proofErr w:type="spellStart"/>
      <w:r w:rsidR="005B632E">
        <w:rPr>
          <w:rFonts w:eastAsia="Times New Roman" w:cs="Times New Roman"/>
          <w:lang w:eastAsia="en-ID"/>
        </w:rPr>
        <w:t>lebih</w:t>
      </w:r>
      <w:proofErr w:type="spellEnd"/>
      <w:r w:rsidR="005B632E">
        <w:rPr>
          <w:rFonts w:eastAsia="Times New Roman" w:cs="Times New Roman"/>
          <w:lang w:eastAsia="en-ID"/>
        </w:rPr>
        <w:t xml:space="preserve"> </w:t>
      </w:r>
      <w:proofErr w:type="spellStart"/>
      <w:r w:rsidR="005B632E">
        <w:rPr>
          <w:rFonts w:eastAsia="Times New Roman" w:cs="Times New Roman"/>
          <w:lang w:eastAsia="en-ID"/>
        </w:rPr>
        <w:t>unggul</w:t>
      </w:r>
      <w:proofErr w:type="spellEnd"/>
      <w:r w:rsidR="005B632E">
        <w:rPr>
          <w:rFonts w:eastAsia="Times New Roman" w:cs="Times New Roman"/>
          <w:lang w:eastAsia="en-ID"/>
        </w:rPr>
        <w:t xml:space="preserve"> </w:t>
      </w:r>
      <w:proofErr w:type="spellStart"/>
      <w:r w:rsidR="00A84F02">
        <w:rPr>
          <w:rFonts w:eastAsia="Times New Roman" w:cs="Times New Roman"/>
          <w:lang w:eastAsia="en-ID"/>
        </w:rPr>
        <w:t>dikarenakan</w:t>
      </w:r>
      <w:proofErr w:type="spellEnd"/>
      <w:r w:rsidR="00A84F02">
        <w:rPr>
          <w:rFonts w:eastAsia="Times New Roman" w:cs="Times New Roman"/>
          <w:lang w:eastAsia="en-ID"/>
        </w:rPr>
        <w:t xml:space="preserve"> </w:t>
      </w:r>
      <w:proofErr w:type="spellStart"/>
      <w:r w:rsidR="00A84F02">
        <w:rPr>
          <w:rFonts w:eastAsia="Times New Roman" w:cs="Times New Roman"/>
          <w:lang w:eastAsia="en-ID"/>
        </w:rPr>
        <w:t>pemrosesan</w:t>
      </w:r>
      <w:proofErr w:type="spellEnd"/>
      <w:r w:rsidR="00A84F02">
        <w:rPr>
          <w:rFonts w:eastAsia="Times New Roman" w:cs="Times New Roman"/>
          <w:lang w:eastAsia="en-ID"/>
        </w:rPr>
        <w:t xml:space="preserve"> data </w:t>
      </w:r>
      <w:proofErr w:type="spellStart"/>
      <w:r w:rsidR="00A84F02">
        <w:rPr>
          <w:rFonts w:eastAsia="Times New Roman" w:cs="Times New Roman"/>
          <w:lang w:eastAsia="en-ID"/>
        </w:rPr>
        <w:t>dalam</w:t>
      </w:r>
      <w:proofErr w:type="spellEnd"/>
      <w:r w:rsidR="00A84F02">
        <w:rPr>
          <w:rFonts w:eastAsia="Times New Roman" w:cs="Times New Roman"/>
          <w:lang w:eastAsia="en-ID"/>
        </w:rPr>
        <w:t xml:space="preserve"> </w:t>
      </w:r>
      <w:proofErr w:type="spellStart"/>
      <w:r w:rsidR="00A84F02">
        <w:rPr>
          <w:rFonts w:eastAsia="Times New Roman" w:cs="Times New Roman"/>
          <w:lang w:eastAsia="en-ID"/>
        </w:rPr>
        <w:t>satu</w:t>
      </w:r>
      <w:proofErr w:type="spellEnd"/>
      <w:r w:rsidR="00A84F02">
        <w:rPr>
          <w:rFonts w:eastAsia="Times New Roman" w:cs="Times New Roman"/>
          <w:lang w:eastAsia="en-ID"/>
        </w:rPr>
        <w:t xml:space="preserve"> </w:t>
      </w:r>
      <w:proofErr w:type="spellStart"/>
      <w:r w:rsidR="00A84F02">
        <w:rPr>
          <w:rFonts w:eastAsia="Times New Roman" w:cs="Times New Roman"/>
          <w:lang w:eastAsia="en-ID"/>
        </w:rPr>
        <w:t>iterasi</w:t>
      </w:r>
      <w:proofErr w:type="spellEnd"/>
      <w:r w:rsidR="00A84F02">
        <w:rPr>
          <w:rFonts w:eastAsia="Times New Roman" w:cs="Times New Roman"/>
          <w:lang w:eastAsia="en-ID"/>
        </w:rPr>
        <w:t xml:space="preserve"> </w:t>
      </w:r>
      <w:proofErr w:type="spellStart"/>
      <w:r w:rsidR="00A84F02">
        <w:rPr>
          <w:rFonts w:eastAsia="Times New Roman" w:cs="Times New Roman"/>
          <w:lang w:eastAsia="en-ID"/>
        </w:rPr>
        <w:t>lebih</w:t>
      </w:r>
      <w:proofErr w:type="spellEnd"/>
      <w:r w:rsidR="00A84F02">
        <w:rPr>
          <w:rFonts w:eastAsia="Times New Roman" w:cs="Times New Roman"/>
          <w:lang w:eastAsia="en-ID"/>
        </w:rPr>
        <w:t xml:space="preserve"> </w:t>
      </w:r>
      <w:proofErr w:type="spellStart"/>
      <w:r w:rsidR="00A84F02">
        <w:rPr>
          <w:rFonts w:eastAsia="Times New Roman" w:cs="Times New Roman"/>
          <w:lang w:eastAsia="en-ID"/>
        </w:rPr>
        <w:t>banyak</w:t>
      </w:r>
      <w:proofErr w:type="spellEnd"/>
      <w:r w:rsidR="00A84F02">
        <w:rPr>
          <w:rFonts w:eastAsia="Times New Roman" w:cs="Times New Roman"/>
          <w:lang w:eastAsia="en-ID"/>
        </w:rPr>
        <w:t>.</w:t>
      </w:r>
      <w:r w:rsidR="00C47FDA">
        <w:rPr>
          <w:rFonts w:eastAsia="Times New Roman" w:cs="Times New Roman"/>
          <w:lang w:eastAsia="en-ID"/>
        </w:rPr>
        <w:t xml:space="preserve"> </w:t>
      </w:r>
      <w:proofErr w:type="spellStart"/>
      <w:r w:rsidR="00C47FDA">
        <w:rPr>
          <w:rFonts w:eastAsia="Times New Roman" w:cs="Times New Roman"/>
          <w:lang w:eastAsia="en-ID"/>
        </w:rPr>
        <w:t>Berikut</w:t>
      </w:r>
      <w:proofErr w:type="spellEnd"/>
      <w:r w:rsidR="00C47FDA">
        <w:rPr>
          <w:rFonts w:eastAsia="Times New Roman" w:cs="Times New Roman"/>
          <w:lang w:eastAsia="en-ID"/>
        </w:rPr>
        <w:t xml:space="preserve"> </w:t>
      </w:r>
      <w:proofErr w:type="spellStart"/>
      <w:r w:rsidR="00C47FDA">
        <w:rPr>
          <w:rFonts w:eastAsia="Times New Roman" w:cs="Times New Roman"/>
          <w:lang w:eastAsia="en-ID"/>
        </w:rPr>
        <w:t>merupakan</w:t>
      </w:r>
      <w:proofErr w:type="spellEnd"/>
      <w:r w:rsidR="00E359CA">
        <w:rPr>
          <w:rFonts w:eastAsia="Times New Roman" w:cs="Times New Roman"/>
          <w:lang w:eastAsia="en-ID"/>
        </w:rPr>
        <w:t xml:space="preserve"> </w:t>
      </w:r>
      <w:proofErr w:type="spellStart"/>
      <w:r w:rsidR="00C47FDA">
        <w:rPr>
          <w:rFonts w:eastAsia="Times New Roman" w:cs="Times New Roman"/>
          <w:lang w:eastAsia="en-ID"/>
        </w:rPr>
        <w:t>rekapan</w:t>
      </w:r>
      <w:proofErr w:type="spellEnd"/>
      <w:r w:rsidR="00C47FDA">
        <w:rPr>
          <w:rFonts w:eastAsia="Times New Roman" w:cs="Times New Roman"/>
          <w:lang w:eastAsia="en-ID"/>
        </w:rPr>
        <w:t xml:space="preserve"> </w:t>
      </w:r>
      <w:proofErr w:type="spellStart"/>
      <w:r w:rsidR="00C47FDA">
        <w:rPr>
          <w:rFonts w:eastAsia="Times New Roman" w:cs="Times New Roman"/>
          <w:lang w:eastAsia="en-ID"/>
        </w:rPr>
        <w:t>hasil</w:t>
      </w:r>
      <w:proofErr w:type="spellEnd"/>
      <w:r w:rsidR="00C47FDA">
        <w:rPr>
          <w:rFonts w:eastAsia="Times New Roman" w:cs="Times New Roman"/>
          <w:lang w:eastAsia="en-ID"/>
        </w:rPr>
        <w:t xml:space="preserve"> </w:t>
      </w:r>
      <w:proofErr w:type="spellStart"/>
      <w:r w:rsidR="00C47FDA">
        <w:rPr>
          <w:rFonts w:eastAsia="Times New Roman" w:cs="Times New Roman"/>
          <w:lang w:eastAsia="en-ID"/>
        </w:rPr>
        <w:t>pengujian</w:t>
      </w:r>
      <w:proofErr w:type="spellEnd"/>
      <w:r w:rsidR="00C47FDA">
        <w:rPr>
          <w:rFonts w:eastAsia="Times New Roman" w:cs="Times New Roman"/>
          <w:lang w:eastAsia="en-ID"/>
        </w:rPr>
        <w:t xml:space="preserve"> paling optimal</w:t>
      </w:r>
      <w:r w:rsidR="00E359CA">
        <w:rPr>
          <w:rFonts w:eastAsia="Times New Roman" w:cs="Times New Roman"/>
          <w:lang w:eastAsia="en-ID"/>
        </w:rPr>
        <w:t xml:space="preserve"> </w:t>
      </w:r>
      <w:proofErr w:type="spellStart"/>
      <w:r w:rsidR="00C47FDA">
        <w:rPr>
          <w:rFonts w:eastAsia="Times New Roman" w:cs="Times New Roman"/>
          <w:lang w:eastAsia="en-ID"/>
        </w:rPr>
        <w:t>un</w:t>
      </w:r>
      <w:r w:rsidR="00EE649D">
        <w:rPr>
          <w:rFonts w:eastAsia="Times New Roman" w:cs="Times New Roman"/>
          <w:lang w:eastAsia="en-ID"/>
        </w:rPr>
        <w:t>tuk</w:t>
      </w:r>
      <w:proofErr w:type="spellEnd"/>
      <w:r w:rsidR="00EE649D">
        <w:rPr>
          <w:rFonts w:eastAsia="Times New Roman" w:cs="Times New Roman"/>
          <w:lang w:eastAsia="en-ID"/>
        </w:rPr>
        <w:t xml:space="preserve"> </w:t>
      </w:r>
      <w:proofErr w:type="spellStart"/>
      <w:r w:rsidR="00EE649D">
        <w:rPr>
          <w:rFonts w:eastAsia="Times New Roman" w:cs="Times New Roman"/>
          <w:lang w:eastAsia="en-ID"/>
        </w:rPr>
        <w:t>tahapan</w:t>
      </w:r>
      <w:proofErr w:type="spellEnd"/>
      <w:r w:rsidR="00EE649D">
        <w:rPr>
          <w:rFonts w:eastAsia="Times New Roman" w:cs="Times New Roman"/>
          <w:lang w:eastAsia="en-ID"/>
        </w:rPr>
        <w:t xml:space="preserve"> </w:t>
      </w:r>
      <w:r w:rsidR="00EE649D">
        <w:rPr>
          <w:rFonts w:eastAsia="Times New Roman" w:cs="Times New Roman"/>
          <w:i/>
          <w:iCs/>
          <w:lang w:eastAsia="en-ID"/>
        </w:rPr>
        <w:t>classification</w:t>
      </w:r>
      <w:r w:rsidR="00EE649D">
        <w:rPr>
          <w:rFonts w:eastAsia="Times New Roman" w:cs="Times New Roman"/>
          <w:lang w:eastAsia="en-ID"/>
        </w:rPr>
        <w:t xml:space="preserve"> yang </w:t>
      </w:r>
      <w:proofErr w:type="spellStart"/>
      <w:r w:rsidR="00EE649D">
        <w:rPr>
          <w:rFonts w:eastAsia="Times New Roman" w:cs="Times New Roman"/>
          <w:lang w:eastAsia="en-ID"/>
        </w:rPr>
        <w:t>dapat</w:t>
      </w:r>
      <w:proofErr w:type="spellEnd"/>
      <w:r w:rsidR="00EE649D">
        <w:rPr>
          <w:rFonts w:eastAsia="Times New Roman" w:cs="Times New Roman"/>
          <w:lang w:eastAsia="en-ID"/>
        </w:rPr>
        <w:t xml:space="preserve"> </w:t>
      </w:r>
      <w:proofErr w:type="spellStart"/>
      <w:r w:rsidR="00EE649D">
        <w:rPr>
          <w:rFonts w:eastAsia="Times New Roman" w:cs="Times New Roman"/>
          <w:lang w:eastAsia="en-ID"/>
        </w:rPr>
        <w:t>dilihat</w:t>
      </w:r>
      <w:proofErr w:type="spellEnd"/>
      <w:r w:rsidR="00EE649D">
        <w:rPr>
          <w:rFonts w:eastAsia="Times New Roman" w:cs="Times New Roman"/>
          <w:lang w:eastAsia="en-ID"/>
        </w:rPr>
        <w:t xml:space="preserve"> pada </w:t>
      </w:r>
      <w:proofErr w:type="spellStart"/>
      <w:r w:rsidR="00EE649D">
        <w:rPr>
          <w:rFonts w:eastAsia="Times New Roman" w:cs="Times New Roman"/>
          <w:lang w:eastAsia="en-ID"/>
        </w:rPr>
        <w:t>tabel</w:t>
      </w:r>
      <w:proofErr w:type="spellEnd"/>
      <w:r w:rsidR="00EE649D">
        <w:rPr>
          <w:rFonts w:eastAsia="Times New Roman" w:cs="Times New Roman"/>
          <w:lang w:eastAsia="en-ID"/>
        </w:rPr>
        <w:t xml:space="preserve"> </w:t>
      </w:r>
      <w:r w:rsidR="00990EF8">
        <w:rPr>
          <w:rFonts w:eastAsia="Times New Roman" w:cs="Times New Roman"/>
          <w:lang w:eastAsia="en-ID"/>
        </w:rPr>
        <w:t>(</w:t>
      </w:r>
      <w:r w:rsidR="00EE649D">
        <w:rPr>
          <w:rFonts w:eastAsia="Times New Roman" w:cs="Times New Roman"/>
          <w:lang w:eastAsia="en-ID"/>
        </w:rPr>
        <w:t>…</w:t>
      </w:r>
      <w:r w:rsidR="00990EF8">
        <w:rPr>
          <w:rFonts w:eastAsia="Times New Roman" w:cs="Times New Roman"/>
          <w:lang w:eastAsia="en-ID"/>
        </w:rPr>
        <w:t>):</w:t>
      </w:r>
    </w:p>
    <w:tbl>
      <w:tblPr>
        <w:tblW w:w="809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705"/>
        <w:gridCol w:w="1530"/>
        <w:gridCol w:w="1710"/>
        <w:gridCol w:w="1440"/>
        <w:gridCol w:w="1710"/>
      </w:tblGrid>
      <w:tr w:rsidR="00E30B12" w14:paraId="3C4BA26F" w14:textId="77777777" w:rsidTr="009D4CF5">
        <w:trPr>
          <w:trHeight w:val="840"/>
          <w:jc w:val="center"/>
        </w:trPr>
        <w:tc>
          <w:tcPr>
            <w:tcW w:w="1705" w:type="dxa"/>
            <w:shd w:val="clear" w:color="auto" w:fill="C2D69B"/>
            <w:vAlign w:val="center"/>
            <w:hideMark/>
          </w:tcPr>
          <w:p w14:paraId="2983F0BE" w14:textId="77777777" w:rsidR="00E30B12" w:rsidRDefault="00E30B12" w:rsidP="0037334C">
            <w:pPr>
              <w:spacing w:after="0" w:line="240" w:lineRule="auto"/>
              <w:ind w:firstLine="0"/>
              <w:jc w:val="center"/>
              <w:textAlignment w:val="baseline"/>
              <w:rPr>
                <w:rFonts w:ascii="Segoe UI" w:eastAsia="Times New Roman" w:hAnsi="Segoe UI" w:cs="Segoe UI"/>
                <w:sz w:val="18"/>
                <w:szCs w:val="18"/>
                <w:lang w:eastAsia="en-ID"/>
              </w:rPr>
            </w:pPr>
            <w:proofErr w:type="spellStart"/>
            <w:r>
              <w:rPr>
                <w:rFonts w:eastAsia="Times New Roman" w:cs="Segoe UI"/>
                <w:szCs w:val="18"/>
                <w:lang w:eastAsia="en-ID"/>
              </w:rPr>
              <w:t>Arsitektur</w:t>
            </w:r>
            <w:proofErr w:type="spellEnd"/>
          </w:p>
        </w:tc>
        <w:tc>
          <w:tcPr>
            <w:tcW w:w="1530" w:type="dxa"/>
            <w:shd w:val="clear" w:color="auto" w:fill="C2D69B"/>
            <w:vAlign w:val="center"/>
            <w:hideMark/>
          </w:tcPr>
          <w:p w14:paraId="45B7657E" w14:textId="4CE91A49" w:rsidR="00E30B12" w:rsidRPr="00C50CC6" w:rsidRDefault="00C50CC6" w:rsidP="0037334C">
            <w:pPr>
              <w:spacing w:after="0" w:line="240" w:lineRule="auto"/>
              <w:ind w:firstLine="0"/>
              <w:jc w:val="center"/>
              <w:textAlignment w:val="baseline"/>
              <w:rPr>
                <w:rFonts w:ascii="Segoe UI" w:eastAsia="Times New Roman" w:hAnsi="Segoe UI" w:cs="Segoe UI"/>
                <w:i/>
                <w:iCs/>
                <w:sz w:val="18"/>
                <w:szCs w:val="18"/>
                <w:lang w:eastAsia="en-ID"/>
              </w:rPr>
            </w:pPr>
            <w:r>
              <w:rPr>
                <w:rFonts w:eastAsia="Times New Roman" w:cs="Times New Roman"/>
                <w:i/>
                <w:iCs/>
                <w:szCs w:val="24"/>
                <w:lang w:val="en-US" w:eastAsia="en-ID"/>
              </w:rPr>
              <w:t>Optimizer</w:t>
            </w:r>
          </w:p>
        </w:tc>
        <w:tc>
          <w:tcPr>
            <w:tcW w:w="1710" w:type="dxa"/>
            <w:shd w:val="clear" w:color="auto" w:fill="C2D69B"/>
            <w:vAlign w:val="center"/>
            <w:hideMark/>
          </w:tcPr>
          <w:p w14:paraId="27BD5CA8" w14:textId="38E78E0C" w:rsidR="00E30B12" w:rsidRPr="00401D65" w:rsidRDefault="00F61E6B" w:rsidP="0037334C">
            <w:pPr>
              <w:spacing w:after="0" w:line="240" w:lineRule="auto"/>
              <w:ind w:firstLine="0"/>
              <w:jc w:val="center"/>
              <w:textAlignment w:val="baseline"/>
              <w:rPr>
                <w:rFonts w:eastAsia="Times New Roman" w:cs="Times New Roman"/>
                <w:i/>
                <w:iCs/>
                <w:sz w:val="18"/>
                <w:szCs w:val="18"/>
                <w:lang w:eastAsia="en-ID"/>
              </w:rPr>
            </w:pPr>
            <w:r>
              <w:rPr>
                <w:rFonts w:eastAsia="Times New Roman" w:cs="Times New Roman"/>
                <w:i/>
                <w:iCs/>
                <w:szCs w:val="18"/>
                <w:lang w:eastAsia="en-ID"/>
              </w:rPr>
              <w:t>Learning Rate</w:t>
            </w:r>
          </w:p>
        </w:tc>
        <w:tc>
          <w:tcPr>
            <w:tcW w:w="1440" w:type="dxa"/>
            <w:shd w:val="clear" w:color="auto" w:fill="C2D69B"/>
            <w:vAlign w:val="center"/>
          </w:tcPr>
          <w:p w14:paraId="5C2B5496" w14:textId="1E027974" w:rsidR="00E30B12" w:rsidRPr="00F61E6B" w:rsidRDefault="00F61E6B" w:rsidP="00F61E6B">
            <w:pPr>
              <w:spacing w:after="0" w:line="240" w:lineRule="auto"/>
              <w:ind w:firstLine="0"/>
              <w:jc w:val="center"/>
              <w:textAlignment w:val="baseline"/>
              <w:rPr>
                <w:rFonts w:eastAsia="Times New Roman" w:cs="Times New Roman"/>
                <w:i/>
                <w:iCs/>
                <w:szCs w:val="24"/>
                <w:lang w:val="en-US" w:eastAsia="en-ID"/>
              </w:rPr>
            </w:pPr>
            <w:r>
              <w:rPr>
                <w:rFonts w:eastAsia="Times New Roman" w:cs="Times New Roman"/>
                <w:i/>
                <w:iCs/>
                <w:szCs w:val="24"/>
                <w:lang w:val="en-US" w:eastAsia="en-ID"/>
              </w:rPr>
              <w:t>Batch Size</w:t>
            </w:r>
          </w:p>
        </w:tc>
        <w:tc>
          <w:tcPr>
            <w:tcW w:w="1710" w:type="dxa"/>
            <w:shd w:val="clear" w:color="auto" w:fill="C2D69B"/>
            <w:vAlign w:val="center"/>
            <w:hideMark/>
          </w:tcPr>
          <w:p w14:paraId="26985041" w14:textId="4A96C3FD" w:rsidR="00E30B12" w:rsidRPr="00325841" w:rsidRDefault="00E30B12" w:rsidP="0037334C">
            <w:pPr>
              <w:spacing w:after="0" w:line="240" w:lineRule="auto"/>
              <w:ind w:firstLine="0"/>
              <w:jc w:val="center"/>
              <w:textAlignment w:val="baseline"/>
              <w:rPr>
                <w:rFonts w:ascii="Segoe UI" w:eastAsia="Times New Roman" w:hAnsi="Segoe UI" w:cs="Segoe UI"/>
                <w:i/>
                <w:iCs/>
                <w:sz w:val="18"/>
                <w:szCs w:val="18"/>
                <w:lang w:eastAsia="en-ID"/>
              </w:rPr>
            </w:pPr>
            <w:r w:rsidRPr="00325841">
              <w:rPr>
                <w:rFonts w:eastAsia="Times New Roman" w:cs="Times New Roman"/>
                <w:i/>
                <w:iCs/>
                <w:szCs w:val="24"/>
                <w:lang w:val="en-US" w:eastAsia="en-ID"/>
              </w:rPr>
              <w:t>Test Accuracy</w:t>
            </w:r>
          </w:p>
        </w:tc>
      </w:tr>
      <w:tr w:rsidR="00E30B12" w:rsidRPr="00A72C69" w14:paraId="1073A8AB" w14:textId="77777777" w:rsidTr="009D4CF5">
        <w:trPr>
          <w:trHeight w:val="300"/>
          <w:jc w:val="center"/>
        </w:trPr>
        <w:tc>
          <w:tcPr>
            <w:tcW w:w="1705" w:type="dxa"/>
            <w:vAlign w:val="center"/>
            <w:hideMark/>
          </w:tcPr>
          <w:p w14:paraId="3CA3477A" w14:textId="4547EA42" w:rsidR="00E30B12" w:rsidRPr="00401D65" w:rsidRDefault="00644569" w:rsidP="0037334C">
            <w:pPr>
              <w:spacing w:after="0" w:line="240" w:lineRule="auto"/>
              <w:ind w:firstLine="0"/>
              <w:jc w:val="center"/>
              <w:textAlignment w:val="baseline"/>
              <w:rPr>
                <w:rFonts w:ascii="Segoe UI" w:eastAsia="Times New Roman" w:hAnsi="Segoe UI" w:cs="Segoe UI"/>
                <w:sz w:val="18"/>
                <w:szCs w:val="18"/>
                <w:lang w:eastAsia="en-ID"/>
              </w:rPr>
            </w:pPr>
            <w:r>
              <w:rPr>
                <w:rFonts w:eastAsia="Times New Roman" w:cs="Segoe UI"/>
                <w:szCs w:val="18"/>
                <w:lang w:eastAsia="en-ID"/>
              </w:rPr>
              <w:t>ResNet152 V2</w:t>
            </w:r>
          </w:p>
        </w:tc>
        <w:tc>
          <w:tcPr>
            <w:tcW w:w="1530" w:type="dxa"/>
            <w:vAlign w:val="center"/>
          </w:tcPr>
          <w:p w14:paraId="5EF9F447" w14:textId="28C04F1B" w:rsidR="00E30B12" w:rsidRPr="00644569" w:rsidRDefault="00644569" w:rsidP="0037334C">
            <w:pPr>
              <w:spacing w:after="0" w:line="240" w:lineRule="auto"/>
              <w:ind w:firstLine="0"/>
              <w:jc w:val="center"/>
              <w:textAlignment w:val="baseline"/>
              <w:rPr>
                <w:rFonts w:eastAsia="Times New Roman" w:cs="Times New Roman"/>
                <w:sz w:val="18"/>
                <w:szCs w:val="18"/>
                <w:lang w:eastAsia="en-ID"/>
              </w:rPr>
            </w:pPr>
            <w:r>
              <w:rPr>
                <w:rFonts w:eastAsia="Times New Roman" w:cs="Times New Roman"/>
                <w:szCs w:val="18"/>
                <w:lang w:eastAsia="en-ID"/>
              </w:rPr>
              <w:t>RMSprop</w:t>
            </w:r>
          </w:p>
        </w:tc>
        <w:tc>
          <w:tcPr>
            <w:tcW w:w="1710" w:type="dxa"/>
            <w:vAlign w:val="center"/>
          </w:tcPr>
          <w:p w14:paraId="361D2348" w14:textId="5FF02433" w:rsidR="00E30B12" w:rsidRPr="00644569" w:rsidRDefault="00644569" w:rsidP="0037334C">
            <w:pPr>
              <w:spacing w:after="0" w:line="240" w:lineRule="auto"/>
              <w:ind w:firstLine="0"/>
              <w:jc w:val="center"/>
              <w:textAlignment w:val="baseline"/>
              <w:rPr>
                <w:rFonts w:eastAsia="Times New Roman" w:cs="Times New Roman"/>
                <w:szCs w:val="24"/>
                <w:lang w:eastAsia="en-ID"/>
              </w:rPr>
            </w:pPr>
            <w:r>
              <w:rPr>
                <w:rFonts w:eastAsia="Times New Roman" w:cs="Times New Roman"/>
                <w:szCs w:val="24"/>
                <w:lang w:eastAsia="en-ID"/>
              </w:rPr>
              <w:t>0.0001</w:t>
            </w:r>
          </w:p>
        </w:tc>
        <w:tc>
          <w:tcPr>
            <w:tcW w:w="1440" w:type="dxa"/>
          </w:tcPr>
          <w:p w14:paraId="0374BA7B" w14:textId="7B90F612" w:rsidR="00E30B12" w:rsidRDefault="00644569" w:rsidP="0037334C">
            <w:pPr>
              <w:spacing w:after="0" w:line="240" w:lineRule="auto"/>
              <w:ind w:firstLine="0"/>
              <w:jc w:val="center"/>
              <w:textAlignment w:val="baseline"/>
              <w:rPr>
                <w:rFonts w:eastAsia="Times New Roman" w:cs="Times New Roman"/>
                <w:szCs w:val="24"/>
                <w:lang w:eastAsia="en-ID"/>
              </w:rPr>
            </w:pPr>
            <w:r>
              <w:rPr>
                <w:rFonts w:eastAsia="Times New Roman" w:cs="Times New Roman"/>
                <w:szCs w:val="24"/>
                <w:lang w:eastAsia="en-ID"/>
              </w:rPr>
              <w:t>64</w:t>
            </w:r>
          </w:p>
        </w:tc>
        <w:tc>
          <w:tcPr>
            <w:tcW w:w="1710" w:type="dxa"/>
            <w:shd w:val="clear" w:color="auto" w:fill="auto"/>
            <w:vAlign w:val="center"/>
          </w:tcPr>
          <w:p w14:paraId="16DF52AE" w14:textId="45E49BDB" w:rsidR="00E30B12" w:rsidRPr="00A72C69" w:rsidRDefault="00E30B12" w:rsidP="0037334C">
            <w:pPr>
              <w:spacing w:after="0" w:line="240" w:lineRule="auto"/>
              <w:ind w:firstLine="0"/>
              <w:jc w:val="center"/>
              <w:textAlignment w:val="baseline"/>
              <w:rPr>
                <w:rFonts w:eastAsia="Times New Roman" w:cs="Times New Roman"/>
                <w:szCs w:val="24"/>
                <w:lang w:eastAsia="en-ID"/>
              </w:rPr>
            </w:pPr>
            <w:r>
              <w:rPr>
                <w:rFonts w:eastAsia="Times New Roman" w:cs="Times New Roman"/>
                <w:szCs w:val="24"/>
                <w:lang w:eastAsia="en-ID"/>
              </w:rPr>
              <w:t>8</w:t>
            </w:r>
            <w:r w:rsidR="00325841">
              <w:rPr>
                <w:rFonts w:eastAsia="Times New Roman" w:cs="Times New Roman"/>
                <w:szCs w:val="24"/>
                <w:lang w:eastAsia="en-ID"/>
              </w:rPr>
              <w:t>9,67%</w:t>
            </w:r>
          </w:p>
        </w:tc>
      </w:tr>
    </w:tbl>
    <w:p w14:paraId="3E53919B" w14:textId="68773E33" w:rsidR="001D430D" w:rsidRDefault="00C12BB3" w:rsidP="00FF1716">
      <w:pPr>
        <w:ind w:firstLine="0"/>
      </w:pPr>
      <w:r>
        <w:t xml:space="preserve">Dari </w:t>
      </w:r>
      <w:proofErr w:type="spellStart"/>
      <w:r>
        <w:t>tabel</w:t>
      </w:r>
      <w:proofErr w:type="spellEnd"/>
      <w:r>
        <w:t xml:space="preserve"> (…) </w:t>
      </w:r>
      <w:proofErr w:type="spellStart"/>
      <w:r>
        <w:t>d</w:t>
      </w:r>
      <w:r w:rsidR="00CC7332">
        <w:t>apat</w:t>
      </w:r>
      <w:proofErr w:type="spellEnd"/>
      <w:r w:rsidR="00CC7332">
        <w:t xml:space="preserve"> </w:t>
      </w:r>
      <w:proofErr w:type="spellStart"/>
      <w:r w:rsidR="00CC7332">
        <w:t>disimpulkan</w:t>
      </w:r>
      <w:proofErr w:type="spellEnd"/>
      <w:r w:rsidR="00CC7332">
        <w:t xml:space="preserve"> </w:t>
      </w:r>
      <w:proofErr w:type="spellStart"/>
      <w:r w:rsidR="007A0673">
        <w:t>bahwa</w:t>
      </w:r>
      <w:proofErr w:type="spellEnd"/>
      <w:r w:rsidR="00CC7332">
        <w:t xml:space="preserve"> </w:t>
      </w:r>
      <w:proofErr w:type="spellStart"/>
      <w:r w:rsidR="00CC7332">
        <w:t>hasil</w:t>
      </w:r>
      <w:proofErr w:type="spellEnd"/>
      <w:r w:rsidR="00CC7332">
        <w:t xml:space="preserve"> </w:t>
      </w:r>
      <w:proofErr w:type="spellStart"/>
      <w:r w:rsidR="00CC7332">
        <w:t>rekapan</w:t>
      </w:r>
      <w:proofErr w:type="spellEnd"/>
      <w:r w:rsidR="00CC7332">
        <w:t xml:space="preserve"> </w:t>
      </w:r>
      <w:proofErr w:type="spellStart"/>
      <w:r w:rsidR="00CC7332">
        <w:t>pengujian</w:t>
      </w:r>
      <w:proofErr w:type="spellEnd"/>
      <w:r w:rsidR="00CC7332">
        <w:t xml:space="preserve"> </w:t>
      </w:r>
      <w:r w:rsidR="00CC7332">
        <w:rPr>
          <w:i/>
          <w:iCs/>
        </w:rPr>
        <w:t>classification</w:t>
      </w:r>
      <w:r w:rsidR="007A0673">
        <w:t xml:space="preserve"> </w:t>
      </w:r>
      <w:r w:rsidR="0058619A">
        <w:t xml:space="preserve">pada </w:t>
      </w:r>
      <w:proofErr w:type="spellStart"/>
      <w:r w:rsidR="007A0673">
        <w:t>arsitektur</w:t>
      </w:r>
      <w:proofErr w:type="spellEnd"/>
      <w:r w:rsidR="007A0673">
        <w:t xml:space="preserve"> </w:t>
      </w:r>
      <w:r w:rsidR="0058619A">
        <w:t xml:space="preserve">ResNet152 V2 </w:t>
      </w:r>
      <w:proofErr w:type="spellStart"/>
      <w:r w:rsidR="00101EA6">
        <w:t>terbukti</w:t>
      </w:r>
      <w:proofErr w:type="spellEnd"/>
      <w:r w:rsidR="00101EA6">
        <w:t xml:space="preserve"> </w:t>
      </w:r>
      <w:r w:rsidR="0058619A">
        <w:t>optimal</w:t>
      </w:r>
      <w:r w:rsidR="00101EA6">
        <w:t xml:space="preserve"> </w:t>
      </w:r>
      <w:proofErr w:type="spellStart"/>
      <w:r w:rsidR="00101EA6">
        <w:t>untuk</w:t>
      </w:r>
      <w:proofErr w:type="spellEnd"/>
      <w:r w:rsidR="00101EA6">
        <w:t xml:space="preserve"> </w:t>
      </w:r>
      <w:proofErr w:type="spellStart"/>
      <w:r w:rsidR="00101EA6">
        <w:t>mengklasifikasikan</w:t>
      </w:r>
      <w:proofErr w:type="spellEnd"/>
      <w:r w:rsidR="00101EA6">
        <w:t xml:space="preserve"> </w:t>
      </w:r>
      <w:proofErr w:type="spellStart"/>
      <w:r w:rsidR="00101EA6">
        <w:t>jenis</w:t>
      </w:r>
      <w:proofErr w:type="spellEnd"/>
      <w:r w:rsidR="00101EA6">
        <w:t xml:space="preserve"> motif batik</w:t>
      </w:r>
      <w:r>
        <w:t xml:space="preserve"> pada </w:t>
      </w:r>
      <w:proofErr w:type="spellStart"/>
      <w:r>
        <w:t>sistem</w:t>
      </w:r>
      <w:proofErr w:type="spellEnd"/>
      <w:r>
        <w:t xml:space="preserve"> yang </w:t>
      </w:r>
      <w:proofErr w:type="spellStart"/>
      <w:r>
        <w:t>dirancang</w:t>
      </w:r>
      <w:proofErr w:type="spellEnd"/>
      <w:r>
        <w:t>.</w:t>
      </w:r>
      <w:r w:rsidR="006E154D">
        <w:t xml:space="preserve"> </w:t>
      </w:r>
      <w:proofErr w:type="spellStart"/>
      <w:r w:rsidR="009F72CC">
        <w:t>Selanjutnya</w:t>
      </w:r>
      <w:proofErr w:type="spellEnd"/>
      <w:r w:rsidR="00223C3A">
        <w:t xml:space="preserve">, </w:t>
      </w:r>
      <w:proofErr w:type="spellStart"/>
      <w:r w:rsidR="00223C3A">
        <w:t>akan</w:t>
      </w:r>
      <w:proofErr w:type="spellEnd"/>
      <w:r w:rsidR="00223C3A">
        <w:t xml:space="preserve"> </w:t>
      </w:r>
      <w:proofErr w:type="spellStart"/>
      <w:r w:rsidR="00223C3A">
        <w:t>ditunjukkan</w:t>
      </w:r>
      <w:proofErr w:type="spellEnd"/>
      <w:r w:rsidR="00223C3A">
        <w:t xml:space="preserve"> </w:t>
      </w:r>
      <w:proofErr w:type="spellStart"/>
      <w:r w:rsidR="00223C3A">
        <w:t>visualisasi</w:t>
      </w:r>
      <w:proofErr w:type="spellEnd"/>
      <w:r w:rsidR="00223C3A">
        <w:t xml:space="preserve"> </w:t>
      </w:r>
      <w:proofErr w:type="spellStart"/>
      <w:r w:rsidR="00223C3A">
        <w:t>hasil</w:t>
      </w:r>
      <w:proofErr w:type="spellEnd"/>
      <w:r w:rsidR="00223C3A">
        <w:t xml:space="preserve"> </w:t>
      </w:r>
      <w:proofErr w:type="spellStart"/>
      <w:r w:rsidR="00223C3A">
        <w:t>grafik</w:t>
      </w:r>
      <w:proofErr w:type="spellEnd"/>
      <w:r w:rsidR="00223C3A">
        <w:t xml:space="preserve"> dan </w:t>
      </w:r>
      <w:r w:rsidR="00223C3A">
        <w:rPr>
          <w:i/>
          <w:iCs/>
        </w:rPr>
        <w:t>confusion matrix</w:t>
      </w:r>
      <w:r w:rsidR="00223C3A">
        <w:t xml:space="preserve"> </w:t>
      </w:r>
      <w:r w:rsidR="00307E0E">
        <w:t xml:space="preserve">pada </w:t>
      </w:r>
      <w:proofErr w:type="spellStart"/>
      <w:r w:rsidR="00307E0E">
        <w:t>gambar</w:t>
      </w:r>
      <w:proofErr w:type="spellEnd"/>
      <w:r w:rsidR="00307E0E">
        <w:t xml:space="preserve"> (…) </w:t>
      </w:r>
      <w:proofErr w:type="spellStart"/>
      <w:r w:rsidR="00223C3A">
        <w:t>untuk</w:t>
      </w:r>
      <w:proofErr w:type="spellEnd"/>
      <w:r w:rsidR="00223C3A">
        <w:t xml:space="preserve"> </w:t>
      </w:r>
      <w:proofErr w:type="spellStart"/>
      <w:r w:rsidR="00223C3A">
        <w:t>memberikan</w:t>
      </w:r>
      <w:proofErr w:type="spellEnd"/>
      <w:r w:rsidR="00223C3A">
        <w:t xml:space="preserve"> </w:t>
      </w:r>
      <w:proofErr w:type="spellStart"/>
      <w:r w:rsidR="000A2694">
        <w:t>ilustrasi</w:t>
      </w:r>
      <w:proofErr w:type="spellEnd"/>
      <w:r w:rsidR="00223C3A">
        <w:t xml:space="preserve"> </w:t>
      </w:r>
      <w:proofErr w:type="spellStart"/>
      <w:r w:rsidR="00223C3A">
        <w:t>lebih</w:t>
      </w:r>
      <w:proofErr w:type="spellEnd"/>
      <w:r w:rsidR="00223C3A">
        <w:t xml:space="preserve"> </w:t>
      </w:r>
      <w:proofErr w:type="spellStart"/>
      <w:r w:rsidR="00223C3A">
        <w:t>jelas</w:t>
      </w:r>
      <w:proofErr w:type="spellEnd"/>
      <w:r w:rsidR="00223C3A">
        <w:t xml:space="preserve"> </w:t>
      </w:r>
      <w:proofErr w:type="spellStart"/>
      <w:r w:rsidR="00083C82">
        <w:t>mengenai</w:t>
      </w:r>
      <w:proofErr w:type="spellEnd"/>
      <w:r w:rsidR="00083C82">
        <w:t xml:space="preserve"> </w:t>
      </w:r>
      <w:proofErr w:type="spellStart"/>
      <w:r w:rsidR="00083C82">
        <w:t>kinerja</w:t>
      </w:r>
      <w:proofErr w:type="spellEnd"/>
      <w:r w:rsidR="00083C82">
        <w:t xml:space="preserve"> model</w:t>
      </w:r>
      <w:r w:rsidR="00665A64">
        <w:t>:</w:t>
      </w:r>
    </w:p>
    <w:p w14:paraId="56D84DDD" w14:textId="3C80976A" w:rsidR="004B414B" w:rsidRDefault="004B414B" w:rsidP="002F3CA1">
      <w:pPr>
        <w:ind w:firstLine="0"/>
        <w:jc w:val="center"/>
      </w:pPr>
      <w:r>
        <w:rPr>
          <w:noProof/>
          <w:bdr w:val="none" w:sz="0" w:space="0" w:color="auto" w:frame="1"/>
        </w:rPr>
        <w:lastRenderedPageBreak/>
        <w:drawing>
          <wp:inline distT="0" distB="0" distL="0" distR="0" wp14:anchorId="047372ED" wp14:editId="71AA3D52">
            <wp:extent cx="2783174" cy="2220246"/>
            <wp:effectExtent l="0" t="0" r="0" b="8890"/>
            <wp:docPr id="322383424" name="Picture 32238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272" cy="2225908"/>
                    </a:xfrm>
                    <a:prstGeom prst="rect">
                      <a:avLst/>
                    </a:prstGeom>
                    <a:noFill/>
                    <a:ln>
                      <a:noFill/>
                    </a:ln>
                  </pic:spPr>
                </pic:pic>
              </a:graphicData>
            </a:graphic>
          </wp:inline>
        </w:drawing>
      </w:r>
      <w:r w:rsidR="000F72A6">
        <w:rPr>
          <w:noProof/>
          <w:bdr w:val="none" w:sz="0" w:space="0" w:color="auto" w:frame="1"/>
        </w:rPr>
        <w:drawing>
          <wp:inline distT="0" distB="0" distL="0" distR="0" wp14:anchorId="46BE83CE" wp14:editId="0ECBEE4C">
            <wp:extent cx="2774487" cy="2194982"/>
            <wp:effectExtent l="0" t="0" r="6985" b="0"/>
            <wp:docPr id="1167578359" name="Picture 1167578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0750" cy="2207848"/>
                    </a:xfrm>
                    <a:prstGeom prst="rect">
                      <a:avLst/>
                    </a:prstGeom>
                    <a:noFill/>
                    <a:ln>
                      <a:noFill/>
                    </a:ln>
                  </pic:spPr>
                </pic:pic>
              </a:graphicData>
            </a:graphic>
          </wp:inline>
        </w:drawing>
      </w:r>
      <w:r w:rsidR="002F3CA1">
        <w:t xml:space="preserve">     </w:t>
      </w:r>
      <w:r w:rsidR="00CA2297">
        <w:rPr>
          <w:noProof/>
          <w:bdr w:val="none" w:sz="0" w:space="0" w:color="auto" w:frame="1"/>
        </w:rPr>
        <w:drawing>
          <wp:inline distT="0" distB="0" distL="0" distR="0" wp14:anchorId="2D3B191B" wp14:editId="36854A8D">
            <wp:extent cx="3239219" cy="2525966"/>
            <wp:effectExtent l="0" t="0" r="0" b="8255"/>
            <wp:docPr id="2125265809" name="Picture 212526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1328" cy="2551005"/>
                    </a:xfrm>
                    <a:prstGeom prst="rect">
                      <a:avLst/>
                    </a:prstGeom>
                    <a:noFill/>
                    <a:ln>
                      <a:noFill/>
                    </a:ln>
                  </pic:spPr>
                </pic:pic>
              </a:graphicData>
            </a:graphic>
          </wp:inline>
        </w:drawing>
      </w:r>
    </w:p>
    <w:p w14:paraId="6F2EB242" w14:textId="1166E20F" w:rsidR="00431CA5" w:rsidRDefault="0051428C" w:rsidP="00431CA5">
      <w:pPr>
        <w:ind w:firstLine="0"/>
      </w:pPr>
      <w:r>
        <w:t xml:space="preserve">Pada </w:t>
      </w:r>
      <w:proofErr w:type="spellStart"/>
      <w:r>
        <w:t>gambar</w:t>
      </w:r>
      <w:proofErr w:type="spellEnd"/>
      <w:r>
        <w:t xml:space="preserve"> (…), </w:t>
      </w:r>
      <w:proofErr w:type="spellStart"/>
      <w:r>
        <w:t>ha</w:t>
      </w:r>
      <w:r w:rsidR="00A52513">
        <w:t>sil</w:t>
      </w:r>
      <w:proofErr w:type="spellEnd"/>
      <w:r w:rsidR="00A52513">
        <w:t xml:space="preserve"> pada </w:t>
      </w:r>
      <w:proofErr w:type="spellStart"/>
      <w:r w:rsidR="00A52513">
        <w:t>grafik</w:t>
      </w:r>
      <w:proofErr w:type="spellEnd"/>
      <w:r w:rsidR="00A52513">
        <w:t xml:space="preserve"> </w:t>
      </w:r>
      <w:r w:rsidR="00DA3D67">
        <w:rPr>
          <w:i/>
          <w:iCs/>
        </w:rPr>
        <w:t xml:space="preserve">accuracy </w:t>
      </w:r>
      <w:r w:rsidR="00DA3D67">
        <w:t xml:space="preserve">dan </w:t>
      </w:r>
      <w:r w:rsidR="00DA3D67">
        <w:rPr>
          <w:i/>
          <w:iCs/>
        </w:rPr>
        <w:t xml:space="preserve">loss </w:t>
      </w:r>
      <w:proofErr w:type="spellStart"/>
      <w:r w:rsidR="00DA3D67">
        <w:t>me</w:t>
      </w:r>
      <w:r w:rsidR="000B0279">
        <w:t>nunjukkan</w:t>
      </w:r>
      <w:proofErr w:type="spellEnd"/>
      <w:r w:rsidR="00D0369A">
        <w:t xml:space="preserve"> </w:t>
      </w:r>
      <w:proofErr w:type="spellStart"/>
      <w:r>
        <w:t>performa</w:t>
      </w:r>
      <w:proofErr w:type="spellEnd"/>
      <w:r>
        <w:t xml:space="preserve"> yang </w:t>
      </w:r>
      <w:proofErr w:type="spellStart"/>
      <w:r>
        <w:t>cukup</w:t>
      </w:r>
      <w:proofErr w:type="spellEnd"/>
      <w:r>
        <w:t xml:space="preserve"> </w:t>
      </w:r>
      <w:proofErr w:type="spellStart"/>
      <w:r>
        <w:t>stabil</w:t>
      </w:r>
      <w:proofErr w:type="spellEnd"/>
      <w:r>
        <w:t xml:space="preserve">. </w:t>
      </w:r>
      <w:r w:rsidR="00AC6F15">
        <w:t xml:space="preserve">Hal </w:t>
      </w:r>
      <w:proofErr w:type="spellStart"/>
      <w:r w:rsidR="00AC6F15">
        <w:t>ini</w:t>
      </w:r>
      <w:proofErr w:type="spellEnd"/>
      <w:r w:rsidR="00AC6F15">
        <w:t xml:space="preserve"> </w:t>
      </w:r>
      <w:proofErr w:type="spellStart"/>
      <w:r w:rsidR="00AC6F15">
        <w:t>dapat</w:t>
      </w:r>
      <w:proofErr w:type="spellEnd"/>
      <w:r w:rsidR="00AC6F15">
        <w:t xml:space="preserve"> </w:t>
      </w:r>
      <w:proofErr w:type="spellStart"/>
      <w:r w:rsidR="00AC6F15">
        <w:t>dilihat</w:t>
      </w:r>
      <w:proofErr w:type="spellEnd"/>
      <w:r w:rsidR="00AC6F15">
        <w:t xml:space="preserve"> </w:t>
      </w:r>
      <w:proofErr w:type="spellStart"/>
      <w:r w:rsidR="00AC6F15">
        <w:t>dari</w:t>
      </w:r>
      <w:proofErr w:type="spellEnd"/>
      <w:r w:rsidR="00AC6F15">
        <w:t xml:space="preserve"> garis </w:t>
      </w:r>
      <w:proofErr w:type="spellStart"/>
      <w:r w:rsidR="00AC6F15">
        <w:t>grafiknya</w:t>
      </w:r>
      <w:proofErr w:type="spellEnd"/>
      <w:r w:rsidR="00AC6F15">
        <w:t xml:space="preserve"> yang </w:t>
      </w:r>
      <w:proofErr w:type="spellStart"/>
      <w:r w:rsidR="00AC6F15">
        <w:t>tidak</w:t>
      </w:r>
      <w:proofErr w:type="spellEnd"/>
      <w:r w:rsidR="00AC6F15">
        <w:t xml:space="preserve"> </w:t>
      </w:r>
      <w:proofErr w:type="spellStart"/>
      <w:r w:rsidR="00AC6F15">
        <w:t>fluktuatif</w:t>
      </w:r>
      <w:proofErr w:type="spellEnd"/>
      <w:r w:rsidR="005A1C49">
        <w:t xml:space="preserve"> </w:t>
      </w:r>
      <w:r w:rsidR="00DF1DC2">
        <w:t xml:space="preserve">dan </w:t>
      </w:r>
      <w:proofErr w:type="spellStart"/>
      <w:r w:rsidR="00DF1DC2">
        <w:t>menunjukkan</w:t>
      </w:r>
      <w:proofErr w:type="spellEnd"/>
      <w:r w:rsidR="00DF1DC2">
        <w:t xml:space="preserve"> </w:t>
      </w:r>
      <w:proofErr w:type="spellStart"/>
      <w:r w:rsidR="00DF1DC2">
        <w:t>bahwa</w:t>
      </w:r>
      <w:proofErr w:type="spellEnd"/>
      <w:r w:rsidR="00DF1DC2">
        <w:t xml:space="preserve"> </w:t>
      </w:r>
      <w:proofErr w:type="spellStart"/>
      <w:r w:rsidR="00DF1DC2">
        <w:t>pembelajaran</w:t>
      </w:r>
      <w:proofErr w:type="spellEnd"/>
      <w:r w:rsidR="00DF1DC2">
        <w:t xml:space="preserve"> model </w:t>
      </w:r>
      <w:proofErr w:type="spellStart"/>
      <w:r w:rsidR="00DF1DC2">
        <w:t>cenderung</w:t>
      </w:r>
      <w:proofErr w:type="spellEnd"/>
      <w:r w:rsidR="00DF1DC2">
        <w:t xml:space="preserve"> </w:t>
      </w:r>
      <w:proofErr w:type="spellStart"/>
      <w:r w:rsidR="00DF1DC2">
        <w:t>tidak</w:t>
      </w:r>
      <w:proofErr w:type="spellEnd"/>
      <w:r w:rsidR="00DF1DC2">
        <w:t xml:space="preserve"> </w:t>
      </w:r>
      <w:proofErr w:type="spellStart"/>
      <w:r w:rsidR="00DF1DC2">
        <w:t>mengalami</w:t>
      </w:r>
      <w:proofErr w:type="spellEnd"/>
      <w:r w:rsidR="00DF1DC2">
        <w:t xml:space="preserve"> </w:t>
      </w:r>
      <w:proofErr w:type="spellStart"/>
      <w:r w:rsidR="000265D9">
        <w:t>perubahan</w:t>
      </w:r>
      <w:proofErr w:type="spellEnd"/>
      <w:r w:rsidR="000265D9">
        <w:t xml:space="preserve"> yang </w:t>
      </w:r>
      <w:proofErr w:type="spellStart"/>
      <w:r w:rsidR="000265D9">
        <w:t>besar</w:t>
      </w:r>
      <w:proofErr w:type="spellEnd"/>
      <w:r w:rsidR="00E97D85">
        <w:t xml:space="preserve">. </w:t>
      </w:r>
      <w:proofErr w:type="spellStart"/>
      <w:r w:rsidR="00E97D85">
        <w:t>Selanjutnya</w:t>
      </w:r>
      <w:proofErr w:type="spellEnd"/>
      <w:r w:rsidR="00E97D85">
        <w:t xml:space="preserve">, pada </w:t>
      </w:r>
      <w:proofErr w:type="spellStart"/>
      <w:r w:rsidR="00E97D85">
        <w:t>gambar</w:t>
      </w:r>
      <w:proofErr w:type="spellEnd"/>
      <w:r w:rsidR="00E97D85">
        <w:t xml:space="preserve"> (…) </w:t>
      </w:r>
      <w:proofErr w:type="spellStart"/>
      <w:r w:rsidR="00E97D85">
        <w:t>terlihat</w:t>
      </w:r>
      <w:proofErr w:type="spellEnd"/>
      <w:r w:rsidR="00E97D85">
        <w:t xml:space="preserve"> </w:t>
      </w:r>
      <w:proofErr w:type="spellStart"/>
      <w:r w:rsidR="00E97D85">
        <w:t>hasil</w:t>
      </w:r>
      <w:proofErr w:type="spellEnd"/>
      <w:r w:rsidR="00E97D85">
        <w:t xml:space="preserve"> </w:t>
      </w:r>
      <w:r w:rsidR="00E97D85">
        <w:rPr>
          <w:i/>
          <w:iCs/>
        </w:rPr>
        <w:t>confusion matrix</w:t>
      </w:r>
      <w:r w:rsidR="00E97D85">
        <w:t xml:space="preserve"> </w:t>
      </w:r>
      <w:proofErr w:type="spellStart"/>
      <w:r w:rsidR="003B0DDA">
        <w:t>dari</w:t>
      </w:r>
      <w:proofErr w:type="spellEnd"/>
      <w:r w:rsidR="003B0DDA">
        <w:t xml:space="preserve"> model yang </w:t>
      </w:r>
      <w:proofErr w:type="spellStart"/>
      <w:r w:rsidR="003B0DDA">
        <w:t>dibuat</w:t>
      </w:r>
      <w:proofErr w:type="spellEnd"/>
      <w:r w:rsidR="003B0DDA">
        <w:t xml:space="preserve"> </w:t>
      </w:r>
      <w:proofErr w:type="spellStart"/>
      <w:r w:rsidR="003B0DDA">
        <w:t>dalam</w:t>
      </w:r>
      <w:proofErr w:type="spellEnd"/>
      <w:r w:rsidR="003B0DDA">
        <w:t xml:space="preserve"> </w:t>
      </w:r>
      <w:proofErr w:type="spellStart"/>
      <w:r w:rsidR="003B0DDA">
        <w:t>mengklasifikasikan</w:t>
      </w:r>
      <w:proofErr w:type="spellEnd"/>
      <w:r w:rsidR="003B0DDA">
        <w:t xml:space="preserve"> </w:t>
      </w:r>
      <w:proofErr w:type="spellStart"/>
      <w:r w:rsidR="003B0DDA">
        <w:t>enam</w:t>
      </w:r>
      <w:proofErr w:type="spellEnd"/>
      <w:r w:rsidR="003B0DDA">
        <w:t xml:space="preserve"> </w:t>
      </w:r>
      <w:proofErr w:type="spellStart"/>
      <w:r w:rsidR="003B0DDA">
        <w:t>jenis</w:t>
      </w:r>
      <w:proofErr w:type="spellEnd"/>
      <w:r w:rsidR="003B0DDA">
        <w:t xml:space="preserve"> motif batik. </w:t>
      </w:r>
      <w:r w:rsidR="003F531E">
        <w:rPr>
          <w:i/>
          <w:iCs/>
        </w:rPr>
        <w:t xml:space="preserve">Confusion matrix </w:t>
      </w:r>
      <w:proofErr w:type="spellStart"/>
      <w:r w:rsidR="003F531E">
        <w:t>ini</w:t>
      </w:r>
      <w:proofErr w:type="spellEnd"/>
      <w:r w:rsidR="003F531E">
        <w:t xml:space="preserve"> </w:t>
      </w:r>
      <w:proofErr w:type="spellStart"/>
      <w:r w:rsidR="003F531E">
        <w:t>dibuat</w:t>
      </w:r>
      <w:proofErr w:type="spellEnd"/>
      <w:r w:rsidR="003F531E">
        <w:t xml:space="preserve"> </w:t>
      </w:r>
      <w:proofErr w:type="spellStart"/>
      <w:r w:rsidR="003F531E">
        <w:t>berdasarkan</w:t>
      </w:r>
      <w:proofErr w:type="spellEnd"/>
      <w:r w:rsidR="003F531E">
        <w:t xml:space="preserve"> </w:t>
      </w:r>
      <w:proofErr w:type="spellStart"/>
      <w:r w:rsidR="002E3464">
        <w:t>hasil</w:t>
      </w:r>
      <w:proofErr w:type="spellEnd"/>
      <w:r w:rsidR="002E3464">
        <w:t xml:space="preserve"> </w:t>
      </w:r>
      <w:r w:rsidR="002E3464" w:rsidRPr="002E3464">
        <w:t>testing</w:t>
      </w:r>
      <w:r w:rsidR="002E3464">
        <w:t xml:space="preserve">. </w:t>
      </w:r>
      <w:proofErr w:type="spellStart"/>
      <w:r w:rsidR="009D6C6E" w:rsidRPr="002E3464">
        <w:t>Secara</w:t>
      </w:r>
      <w:proofErr w:type="spellEnd"/>
      <w:r w:rsidR="009D6C6E">
        <w:t xml:space="preserve"> </w:t>
      </w:r>
      <w:proofErr w:type="spellStart"/>
      <w:r w:rsidR="009D6C6E">
        <w:t>keseluruhan</w:t>
      </w:r>
      <w:proofErr w:type="spellEnd"/>
      <w:r w:rsidR="009D6C6E">
        <w:t xml:space="preserve">, </w:t>
      </w:r>
      <w:proofErr w:type="spellStart"/>
      <w:r w:rsidR="009D6C6E">
        <w:t>performa</w:t>
      </w:r>
      <w:proofErr w:type="spellEnd"/>
      <w:r w:rsidR="009D6C6E">
        <w:t xml:space="preserve"> model </w:t>
      </w:r>
      <w:proofErr w:type="spellStart"/>
      <w:r w:rsidR="009D6C6E">
        <w:t>cukup</w:t>
      </w:r>
      <w:proofErr w:type="spellEnd"/>
      <w:r w:rsidR="009D6C6E">
        <w:t xml:space="preserve"> </w:t>
      </w:r>
      <w:proofErr w:type="spellStart"/>
      <w:r w:rsidR="009D6C6E">
        <w:t>baik</w:t>
      </w:r>
      <w:proofErr w:type="spellEnd"/>
      <w:r w:rsidR="009D6C6E">
        <w:t xml:space="preserve"> </w:t>
      </w:r>
      <w:proofErr w:type="spellStart"/>
      <w:r w:rsidR="009D6C6E">
        <w:t>dalam</w:t>
      </w:r>
      <w:proofErr w:type="spellEnd"/>
      <w:r w:rsidR="009D6C6E">
        <w:t xml:space="preserve"> </w:t>
      </w:r>
      <w:proofErr w:type="spellStart"/>
      <w:r w:rsidR="009D6C6E">
        <w:t>memprediksi</w:t>
      </w:r>
      <w:proofErr w:type="spellEnd"/>
      <w:r w:rsidR="009D6C6E">
        <w:t xml:space="preserve"> </w:t>
      </w:r>
      <w:proofErr w:type="spellStart"/>
      <w:r w:rsidR="009D6C6E">
        <w:t>jenis</w:t>
      </w:r>
      <w:proofErr w:type="spellEnd"/>
      <w:r w:rsidR="009D6C6E">
        <w:t xml:space="preserve"> motif batik, </w:t>
      </w:r>
      <w:proofErr w:type="spellStart"/>
      <w:r w:rsidR="009D6C6E">
        <w:t>namun</w:t>
      </w:r>
      <w:proofErr w:type="spellEnd"/>
      <w:r w:rsidR="009D6C6E">
        <w:t xml:space="preserve"> </w:t>
      </w:r>
      <w:r w:rsidR="00CC4255">
        <w:t xml:space="preserve">model </w:t>
      </w:r>
      <w:proofErr w:type="spellStart"/>
      <w:r w:rsidR="00CC4255">
        <w:t>masih</w:t>
      </w:r>
      <w:proofErr w:type="spellEnd"/>
      <w:r w:rsidR="00CC4255">
        <w:t xml:space="preserve"> </w:t>
      </w:r>
      <w:proofErr w:type="spellStart"/>
      <w:r w:rsidR="00CC4255">
        <w:t>melakukan</w:t>
      </w:r>
      <w:proofErr w:type="spellEnd"/>
      <w:r w:rsidR="00CC4255">
        <w:t xml:space="preserve"> </w:t>
      </w:r>
      <w:proofErr w:type="spellStart"/>
      <w:r w:rsidR="00CC4255">
        <w:t>banyak</w:t>
      </w:r>
      <w:proofErr w:type="spellEnd"/>
      <w:r w:rsidR="00CC4255">
        <w:t xml:space="preserve"> </w:t>
      </w:r>
      <w:proofErr w:type="spellStart"/>
      <w:r w:rsidR="00CC4255">
        <w:t>kesalahan</w:t>
      </w:r>
      <w:proofErr w:type="spellEnd"/>
      <w:r w:rsidR="00CC4255">
        <w:t xml:space="preserve"> </w:t>
      </w:r>
      <w:proofErr w:type="spellStart"/>
      <w:r w:rsidR="00CC4255">
        <w:t>dalam</w:t>
      </w:r>
      <w:proofErr w:type="spellEnd"/>
      <w:r w:rsidR="00CC4255">
        <w:t xml:space="preserve"> </w:t>
      </w:r>
      <w:proofErr w:type="spellStart"/>
      <w:r w:rsidR="00E97F66">
        <w:t>mengenali</w:t>
      </w:r>
      <w:proofErr w:type="spellEnd"/>
      <w:r w:rsidR="00CC4255">
        <w:t xml:space="preserve"> </w:t>
      </w:r>
      <w:r w:rsidR="00DC2E21">
        <w:t xml:space="preserve">motif batik </w:t>
      </w:r>
      <w:proofErr w:type="spellStart"/>
      <w:r w:rsidR="00DC2E21">
        <w:t>Ceplok</w:t>
      </w:r>
      <w:proofErr w:type="spellEnd"/>
      <w:r w:rsidR="00CC4255">
        <w:t>.</w:t>
      </w:r>
      <w:r w:rsidR="00290AC8">
        <w:t xml:space="preserve"> Hal </w:t>
      </w:r>
      <w:proofErr w:type="spellStart"/>
      <w:r w:rsidR="00290AC8">
        <w:t>ini</w:t>
      </w:r>
      <w:proofErr w:type="spellEnd"/>
      <w:r w:rsidR="00290AC8">
        <w:t xml:space="preserve"> </w:t>
      </w:r>
      <w:proofErr w:type="spellStart"/>
      <w:r w:rsidR="00290AC8">
        <w:t>dapat</w:t>
      </w:r>
      <w:proofErr w:type="spellEnd"/>
      <w:r w:rsidR="00290AC8">
        <w:t xml:space="preserve"> </w:t>
      </w:r>
      <w:proofErr w:type="spellStart"/>
      <w:r w:rsidR="00290AC8">
        <w:t>disebabkan</w:t>
      </w:r>
      <w:proofErr w:type="spellEnd"/>
      <w:r w:rsidR="00290AC8">
        <w:t xml:space="preserve"> </w:t>
      </w:r>
      <w:proofErr w:type="spellStart"/>
      <w:r w:rsidR="00290AC8">
        <w:t>karena</w:t>
      </w:r>
      <w:proofErr w:type="spellEnd"/>
      <w:r w:rsidR="00290AC8">
        <w:t xml:space="preserve"> </w:t>
      </w:r>
      <w:r w:rsidR="00B8122C">
        <w:t xml:space="preserve">motif pada batik </w:t>
      </w:r>
      <w:proofErr w:type="spellStart"/>
      <w:r w:rsidR="00B8122C">
        <w:t>Ceplok</w:t>
      </w:r>
      <w:proofErr w:type="spellEnd"/>
      <w:r w:rsidR="00B8122C">
        <w:t xml:space="preserve"> </w:t>
      </w:r>
      <w:proofErr w:type="spellStart"/>
      <w:r w:rsidR="00B8122C">
        <w:t>memiliki</w:t>
      </w:r>
      <w:proofErr w:type="spellEnd"/>
      <w:r w:rsidR="00B8122C">
        <w:t xml:space="preserve"> </w:t>
      </w:r>
      <w:proofErr w:type="spellStart"/>
      <w:r w:rsidR="00B8122C">
        <w:t>banyak</w:t>
      </w:r>
      <w:proofErr w:type="spellEnd"/>
      <w:r w:rsidR="00B8122C">
        <w:t xml:space="preserve"> </w:t>
      </w:r>
      <w:proofErr w:type="spellStart"/>
      <w:r w:rsidR="00B8122C">
        <w:t>kemiripan</w:t>
      </w:r>
      <w:proofErr w:type="spellEnd"/>
      <w:r w:rsidR="00B8122C">
        <w:t xml:space="preserve"> </w:t>
      </w:r>
      <w:proofErr w:type="spellStart"/>
      <w:r w:rsidR="00B8122C">
        <w:t>dengan</w:t>
      </w:r>
      <w:proofErr w:type="spellEnd"/>
      <w:r w:rsidR="00B8122C">
        <w:t xml:space="preserve"> </w:t>
      </w:r>
      <w:proofErr w:type="spellStart"/>
      <w:r w:rsidR="00B8122C">
        <w:t>jenis</w:t>
      </w:r>
      <w:proofErr w:type="spellEnd"/>
      <w:r w:rsidR="00B8122C">
        <w:t xml:space="preserve"> motif batik </w:t>
      </w:r>
      <w:proofErr w:type="spellStart"/>
      <w:r w:rsidR="00B8122C">
        <w:t>lainnya</w:t>
      </w:r>
      <w:proofErr w:type="spellEnd"/>
      <w:r w:rsidR="00F16400">
        <w:t xml:space="preserve"> dan </w:t>
      </w:r>
      <w:proofErr w:type="spellStart"/>
      <w:r w:rsidR="00805F88">
        <w:t>mayoritas</w:t>
      </w:r>
      <w:proofErr w:type="spellEnd"/>
      <w:r w:rsidR="00805F88">
        <w:t xml:space="preserve"> </w:t>
      </w:r>
      <w:proofErr w:type="spellStart"/>
      <w:r w:rsidR="00805F88">
        <w:t>telah</w:t>
      </w:r>
      <w:proofErr w:type="spellEnd"/>
      <w:r w:rsidR="00805F88">
        <w:t xml:space="preserve"> </w:t>
      </w:r>
      <w:proofErr w:type="spellStart"/>
      <w:r w:rsidR="00805F88">
        <w:t>dimodifikasi</w:t>
      </w:r>
      <w:proofErr w:type="spellEnd"/>
      <w:r w:rsidR="00FE6550">
        <w:t>.</w:t>
      </w:r>
      <w:r w:rsidR="00805F88">
        <w:t xml:space="preserve"> </w:t>
      </w:r>
      <w:r w:rsidR="00EC5DBB">
        <w:t xml:space="preserve">Pada motif batik Nitik dan batik Parang, </w:t>
      </w:r>
      <w:proofErr w:type="spellStart"/>
      <w:r w:rsidR="00EC5DBB">
        <w:t>masih</w:t>
      </w:r>
      <w:proofErr w:type="spellEnd"/>
      <w:r w:rsidR="00EC5DBB">
        <w:t xml:space="preserve"> </w:t>
      </w:r>
      <w:proofErr w:type="spellStart"/>
      <w:r w:rsidR="00EC5DBB">
        <w:t>terdapat</w:t>
      </w:r>
      <w:proofErr w:type="spellEnd"/>
      <w:r w:rsidR="00EC5DBB">
        <w:t xml:space="preserve"> </w:t>
      </w:r>
      <w:proofErr w:type="spellStart"/>
      <w:r w:rsidR="00EC5DBB">
        <w:t>kesalahan</w:t>
      </w:r>
      <w:proofErr w:type="spellEnd"/>
      <w:r w:rsidR="00EC5DBB">
        <w:t xml:space="preserve"> </w:t>
      </w:r>
      <w:proofErr w:type="spellStart"/>
      <w:r w:rsidR="00EC5DBB">
        <w:t>walaupun</w:t>
      </w:r>
      <w:proofErr w:type="spellEnd"/>
      <w:r w:rsidR="00EC5DBB">
        <w:t xml:space="preserve"> </w:t>
      </w:r>
      <w:proofErr w:type="spellStart"/>
      <w:r w:rsidR="00EC5DBB">
        <w:t>t</w:t>
      </w:r>
      <w:r w:rsidR="00D44509">
        <w:t>idak</w:t>
      </w:r>
      <w:proofErr w:type="spellEnd"/>
      <w:r w:rsidR="00D44509">
        <w:t xml:space="preserve"> </w:t>
      </w:r>
      <w:proofErr w:type="spellStart"/>
      <w:r w:rsidR="00D44509">
        <w:t>sebanyak</w:t>
      </w:r>
      <w:proofErr w:type="spellEnd"/>
      <w:r w:rsidR="00D44509">
        <w:t xml:space="preserve"> motif batik </w:t>
      </w:r>
      <w:proofErr w:type="spellStart"/>
      <w:r w:rsidR="00D44509">
        <w:t>Ceplok</w:t>
      </w:r>
      <w:proofErr w:type="spellEnd"/>
      <w:r w:rsidR="00D44509">
        <w:t>.</w:t>
      </w:r>
      <w:r w:rsidR="00E70B33">
        <w:t xml:space="preserve"> </w:t>
      </w:r>
      <w:r w:rsidR="00233F73">
        <w:t xml:space="preserve">Dari model yang </w:t>
      </w:r>
      <w:proofErr w:type="spellStart"/>
      <w:r w:rsidR="00233F73">
        <w:t>dibuat</w:t>
      </w:r>
      <w:proofErr w:type="spellEnd"/>
      <w:r w:rsidR="00233F73">
        <w:t xml:space="preserve"> </w:t>
      </w:r>
      <w:proofErr w:type="spellStart"/>
      <w:r w:rsidR="00233F73">
        <w:t>terdapat</w:t>
      </w:r>
      <w:proofErr w:type="spellEnd"/>
      <w:r w:rsidR="00233F73">
        <w:t xml:space="preserve"> </w:t>
      </w:r>
      <w:proofErr w:type="spellStart"/>
      <w:r w:rsidR="00233F73">
        <w:t>hasil</w:t>
      </w:r>
      <w:proofErr w:type="spellEnd"/>
      <w:r w:rsidR="00233F73">
        <w:t xml:space="preserve"> </w:t>
      </w:r>
      <w:proofErr w:type="spellStart"/>
      <w:r w:rsidR="001A3CAC">
        <w:t>performansi</w:t>
      </w:r>
      <w:proofErr w:type="spellEnd"/>
      <w:r w:rsidR="001A3CAC">
        <w:t xml:space="preserve"> </w:t>
      </w:r>
      <w:proofErr w:type="spellStart"/>
      <w:r w:rsidR="001A3CAC">
        <w:t>berupa</w:t>
      </w:r>
      <w:proofErr w:type="spellEnd"/>
      <w:r w:rsidR="001A3CAC">
        <w:t xml:space="preserve"> </w:t>
      </w:r>
      <w:proofErr w:type="spellStart"/>
      <w:r w:rsidR="001A3CAC">
        <w:t>nilai</w:t>
      </w:r>
      <w:proofErr w:type="spellEnd"/>
      <w:r w:rsidR="001A3CAC">
        <w:t xml:space="preserve"> </w:t>
      </w:r>
      <w:r w:rsidR="001A3CAC">
        <w:rPr>
          <w:i/>
          <w:iCs/>
        </w:rPr>
        <w:t>accuracy</w:t>
      </w:r>
      <w:r w:rsidR="001A3CAC">
        <w:t xml:space="preserve">, </w:t>
      </w:r>
      <w:r w:rsidR="001A3CAC">
        <w:rPr>
          <w:i/>
          <w:iCs/>
        </w:rPr>
        <w:t>precision</w:t>
      </w:r>
      <w:r w:rsidR="001A3CAC">
        <w:t xml:space="preserve">, </w:t>
      </w:r>
      <w:r w:rsidR="001A3CAC">
        <w:rPr>
          <w:i/>
          <w:iCs/>
        </w:rPr>
        <w:t>recall</w:t>
      </w:r>
      <w:r w:rsidR="00536008">
        <w:t>, dan</w:t>
      </w:r>
      <w:r w:rsidR="000A6573">
        <w:t xml:space="preserve"> </w:t>
      </w:r>
      <w:r w:rsidR="000A6573">
        <w:rPr>
          <w:i/>
          <w:iCs/>
        </w:rPr>
        <w:t>F1-Score</w:t>
      </w:r>
      <w:r w:rsidR="000A6573">
        <w:t xml:space="preserve"> </w:t>
      </w:r>
      <w:r w:rsidR="007662AE">
        <w:t xml:space="preserve">yang </w:t>
      </w:r>
      <w:proofErr w:type="spellStart"/>
      <w:r w:rsidR="007662AE">
        <w:t>dapat</w:t>
      </w:r>
      <w:proofErr w:type="spellEnd"/>
      <w:r w:rsidR="007662AE">
        <w:t xml:space="preserve"> </w:t>
      </w:r>
      <w:proofErr w:type="spellStart"/>
      <w:r w:rsidR="007662AE">
        <w:t>dilihat</w:t>
      </w:r>
      <w:proofErr w:type="spellEnd"/>
      <w:r w:rsidR="007662AE">
        <w:t xml:space="preserve"> pada </w:t>
      </w:r>
      <w:proofErr w:type="spellStart"/>
      <w:r w:rsidR="007662AE">
        <w:t>tabel</w:t>
      </w:r>
      <w:proofErr w:type="spellEnd"/>
      <w:r w:rsidR="007662AE">
        <w:t xml:space="preserve"> (…):</w:t>
      </w:r>
    </w:p>
    <w:tbl>
      <w:tblPr>
        <w:tblStyle w:val="TableGrid"/>
        <w:tblW w:w="0" w:type="auto"/>
        <w:tblLook w:val="04A0" w:firstRow="1" w:lastRow="0" w:firstColumn="1" w:lastColumn="0" w:noHBand="0" w:noVBand="1"/>
      </w:tblPr>
      <w:tblGrid>
        <w:gridCol w:w="2254"/>
        <w:gridCol w:w="2254"/>
        <w:gridCol w:w="2254"/>
        <w:gridCol w:w="2254"/>
      </w:tblGrid>
      <w:tr w:rsidR="002214F1" w14:paraId="3EA9731B" w14:textId="77777777" w:rsidTr="0056621F">
        <w:tc>
          <w:tcPr>
            <w:tcW w:w="2254" w:type="dxa"/>
            <w:vAlign w:val="center"/>
          </w:tcPr>
          <w:p w14:paraId="345CCF9C" w14:textId="18126820" w:rsidR="002214F1" w:rsidRPr="000D0446" w:rsidRDefault="000D0446" w:rsidP="0056621F">
            <w:pPr>
              <w:ind w:firstLine="0"/>
              <w:jc w:val="center"/>
            </w:pPr>
            <w:r>
              <w:t>Jenis Motif Batik</w:t>
            </w:r>
          </w:p>
        </w:tc>
        <w:tc>
          <w:tcPr>
            <w:tcW w:w="2254" w:type="dxa"/>
            <w:vAlign w:val="center"/>
          </w:tcPr>
          <w:p w14:paraId="67956C03" w14:textId="64CA375F" w:rsidR="002214F1" w:rsidRPr="000D0446" w:rsidRDefault="000D0446" w:rsidP="0056621F">
            <w:pPr>
              <w:ind w:firstLine="0"/>
              <w:jc w:val="center"/>
              <w:rPr>
                <w:i/>
                <w:iCs/>
              </w:rPr>
            </w:pPr>
            <w:r>
              <w:rPr>
                <w:i/>
                <w:iCs/>
              </w:rPr>
              <w:t>Precision</w:t>
            </w:r>
          </w:p>
        </w:tc>
        <w:tc>
          <w:tcPr>
            <w:tcW w:w="2254" w:type="dxa"/>
            <w:vAlign w:val="center"/>
          </w:tcPr>
          <w:p w14:paraId="6A5D8ED9" w14:textId="762DCB25" w:rsidR="002214F1" w:rsidRPr="000D0446" w:rsidRDefault="000D0446" w:rsidP="0056621F">
            <w:pPr>
              <w:ind w:firstLine="0"/>
              <w:jc w:val="center"/>
              <w:rPr>
                <w:i/>
                <w:iCs/>
              </w:rPr>
            </w:pPr>
            <w:r>
              <w:rPr>
                <w:i/>
                <w:iCs/>
              </w:rPr>
              <w:t>Recall</w:t>
            </w:r>
          </w:p>
        </w:tc>
        <w:tc>
          <w:tcPr>
            <w:tcW w:w="2254" w:type="dxa"/>
            <w:vAlign w:val="center"/>
          </w:tcPr>
          <w:p w14:paraId="223DF9EB" w14:textId="53CD6F59" w:rsidR="002214F1" w:rsidRPr="000D0446" w:rsidRDefault="000D0446" w:rsidP="0056621F">
            <w:pPr>
              <w:ind w:firstLine="0"/>
              <w:jc w:val="center"/>
              <w:rPr>
                <w:i/>
                <w:iCs/>
              </w:rPr>
            </w:pPr>
            <w:r>
              <w:rPr>
                <w:i/>
                <w:iCs/>
              </w:rPr>
              <w:t>F1-Score</w:t>
            </w:r>
          </w:p>
        </w:tc>
      </w:tr>
      <w:tr w:rsidR="002214F1" w14:paraId="2FB437DB" w14:textId="77777777" w:rsidTr="0056621F">
        <w:tc>
          <w:tcPr>
            <w:tcW w:w="2254" w:type="dxa"/>
            <w:vAlign w:val="center"/>
          </w:tcPr>
          <w:p w14:paraId="05B19845" w14:textId="6D50D72E" w:rsidR="002214F1" w:rsidRDefault="000D0446" w:rsidP="0056621F">
            <w:pPr>
              <w:ind w:firstLine="0"/>
              <w:jc w:val="center"/>
            </w:pPr>
            <w:proofErr w:type="spellStart"/>
            <w:r>
              <w:lastRenderedPageBreak/>
              <w:t>Ceplok</w:t>
            </w:r>
            <w:proofErr w:type="spellEnd"/>
          </w:p>
        </w:tc>
        <w:tc>
          <w:tcPr>
            <w:tcW w:w="2254" w:type="dxa"/>
            <w:vAlign w:val="center"/>
          </w:tcPr>
          <w:p w14:paraId="092B5128" w14:textId="41337D12" w:rsidR="002214F1" w:rsidRDefault="0052267F" w:rsidP="0056621F">
            <w:pPr>
              <w:ind w:firstLine="0"/>
              <w:jc w:val="center"/>
            </w:pPr>
            <w:r>
              <w:t>0</w:t>
            </w:r>
            <w:r w:rsidR="00D94DE4">
              <w:t>,</w:t>
            </w:r>
            <w:r>
              <w:t>83</w:t>
            </w:r>
          </w:p>
        </w:tc>
        <w:tc>
          <w:tcPr>
            <w:tcW w:w="2254" w:type="dxa"/>
            <w:vAlign w:val="center"/>
          </w:tcPr>
          <w:p w14:paraId="5DD526F3" w14:textId="353CA78D" w:rsidR="002214F1" w:rsidRDefault="0052267F" w:rsidP="0056621F">
            <w:pPr>
              <w:ind w:firstLine="0"/>
              <w:jc w:val="center"/>
            </w:pPr>
            <w:r>
              <w:t>0</w:t>
            </w:r>
            <w:r w:rsidR="00D94DE4">
              <w:t>,</w:t>
            </w:r>
            <w:r>
              <w:t>58</w:t>
            </w:r>
          </w:p>
        </w:tc>
        <w:tc>
          <w:tcPr>
            <w:tcW w:w="2254" w:type="dxa"/>
            <w:vAlign w:val="center"/>
          </w:tcPr>
          <w:p w14:paraId="554413B0" w14:textId="2C999C3F" w:rsidR="002214F1" w:rsidRDefault="0052267F" w:rsidP="0056621F">
            <w:pPr>
              <w:ind w:firstLine="0"/>
              <w:jc w:val="center"/>
            </w:pPr>
            <w:r>
              <w:t>0</w:t>
            </w:r>
            <w:r w:rsidR="00D94DE4">
              <w:t>,</w:t>
            </w:r>
            <w:r>
              <w:t>68</w:t>
            </w:r>
          </w:p>
        </w:tc>
      </w:tr>
      <w:tr w:rsidR="002214F1" w14:paraId="387AF06B" w14:textId="77777777" w:rsidTr="0056621F">
        <w:tc>
          <w:tcPr>
            <w:tcW w:w="2254" w:type="dxa"/>
            <w:vAlign w:val="center"/>
          </w:tcPr>
          <w:p w14:paraId="2FCF9C22" w14:textId="74674A7B" w:rsidR="002214F1" w:rsidRDefault="000D0446" w:rsidP="0056621F">
            <w:pPr>
              <w:ind w:firstLine="0"/>
              <w:jc w:val="center"/>
            </w:pPr>
            <w:proofErr w:type="spellStart"/>
            <w:r>
              <w:t>Kawung</w:t>
            </w:r>
            <w:proofErr w:type="spellEnd"/>
          </w:p>
        </w:tc>
        <w:tc>
          <w:tcPr>
            <w:tcW w:w="2254" w:type="dxa"/>
            <w:vAlign w:val="center"/>
          </w:tcPr>
          <w:p w14:paraId="4AA59A72" w14:textId="4A9B9B54" w:rsidR="002214F1" w:rsidRDefault="0052267F" w:rsidP="0056621F">
            <w:pPr>
              <w:ind w:firstLine="0"/>
              <w:jc w:val="center"/>
            </w:pPr>
            <w:r>
              <w:t>0</w:t>
            </w:r>
            <w:r w:rsidR="00D94DE4">
              <w:t>,81</w:t>
            </w:r>
          </w:p>
        </w:tc>
        <w:tc>
          <w:tcPr>
            <w:tcW w:w="2254" w:type="dxa"/>
            <w:vAlign w:val="center"/>
          </w:tcPr>
          <w:p w14:paraId="4E22D5F0" w14:textId="1C7E01D1" w:rsidR="002214F1" w:rsidRDefault="00D94DE4" w:rsidP="0056621F">
            <w:pPr>
              <w:ind w:firstLine="0"/>
              <w:jc w:val="center"/>
            </w:pPr>
            <w:r>
              <w:t>1,00</w:t>
            </w:r>
          </w:p>
        </w:tc>
        <w:tc>
          <w:tcPr>
            <w:tcW w:w="2254" w:type="dxa"/>
            <w:vAlign w:val="center"/>
          </w:tcPr>
          <w:p w14:paraId="29763FD1" w14:textId="7E1B0C41" w:rsidR="002214F1" w:rsidRDefault="00D94DE4" w:rsidP="0056621F">
            <w:pPr>
              <w:ind w:firstLine="0"/>
              <w:jc w:val="center"/>
            </w:pPr>
            <w:r>
              <w:t>0,89</w:t>
            </w:r>
          </w:p>
        </w:tc>
      </w:tr>
      <w:tr w:rsidR="002214F1" w14:paraId="49939738" w14:textId="77777777" w:rsidTr="0056621F">
        <w:tc>
          <w:tcPr>
            <w:tcW w:w="2254" w:type="dxa"/>
            <w:vAlign w:val="center"/>
          </w:tcPr>
          <w:p w14:paraId="5F661B40" w14:textId="4E2F23C4" w:rsidR="002214F1" w:rsidRDefault="000D0446" w:rsidP="0056621F">
            <w:pPr>
              <w:ind w:firstLine="0"/>
              <w:jc w:val="center"/>
            </w:pPr>
            <w:proofErr w:type="spellStart"/>
            <w:r>
              <w:t>Megamendung</w:t>
            </w:r>
            <w:proofErr w:type="spellEnd"/>
          </w:p>
        </w:tc>
        <w:tc>
          <w:tcPr>
            <w:tcW w:w="2254" w:type="dxa"/>
            <w:vAlign w:val="center"/>
          </w:tcPr>
          <w:p w14:paraId="6B30530B" w14:textId="22F812B1" w:rsidR="002214F1" w:rsidRDefault="00D94DE4" w:rsidP="0056621F">
            <w:pPr>
              <w:ind w:firstLine="0"/>
              <w:jc w:val="center"/>
            </w:pPr>
            <w:r>
              <w:t>0,91</w:t>
            </w:r>
          </w:p>
        </w:tc>
        <w:tc>
          <w:tcPr>
            <w:tcW w:w="2254" w:type="dxa"/>
            <w:vAlign w:val="center"/>
          </w:tcPr>
          <w:p w14:paraId="37EEC34F" w14:textId="5F182EEA" w:rsidR="002214F1" w:rsidRDefault="00D94DE4" w:rsidP="0056621F">
            <w:pPr>
              <w:ind w:firstLine="0"/>
              <w:jc w:val="center"/>
            </w:pPr>
            <w:r>
              <w:t>1,00</w:t>
            </w:r>
          </w:p>
        </w:tc>
        <w:tc>
          <w:tcPr>
            <w:tcW w:w="2254" w:type="dxa"/>
            <w:vAlign w:val="center"/>
          </w:tcPr>
          <w:p w14:paraId="5DC78058" w14:textId="4DADC934" w:rsidR="002214F1" w:rsidRDefault="00D94DE4" w:rsidP="0056621F">
            <w:pPr>
              <w:ind w:firstLine="0"/>
              <w:jc w:val="center"/>
            </w:pPr>
            <w:r>
              <w:t>0,95</w:t>
            </w:r>
          </w:p>
        </w:tc>
      </w:tr>
      <w:tr w:rsidR="002214F1" w14:paraId="2D5C35C4" w14:textId="77777777" w:rsidTr="0056621F">
        <w:tc>
          <w:tcPr>
            <w:tcW w:w="2254" w:type="dxa"/>
            <w:vAlign w:val="center"/>
          </w:tcPr>
          <w:p w14:paraId="3E1D24B9" w14:textId="23B0B0F7" w:rsidR="002214F1" w:rsidRDefault="000D0446" w:rsidP="0056621F">
            <w:pPr>
              <w:ind w:firstLine="0"/>
              <w:jc w:val="center"/>
            </w:pPr>
            <w:r>
              <w:t>Nitik</w:t>
            </w:r>
          </w:p>
        </w:tc>
        <w:tc>
          <w:tcPr>
            <w:tcW w:w="2254" w:type="dxa"/>
            <w:vAlign w:val="center"/>
          </w:tcPr>
          <w:p w14:paraId="7F169DD4" w14:textId="2F34AED1" w:rsidR="002214F1" w:rsidRDefault="00D94DE4" w:rsidP="0056621F">
            <w:pPr>
              <w:ind w:firstLine="0"/>
              <w:jc w:val="center"/>
            </w:pPr>
            <w:r>
              <w:t>1,00</w:t>
            </w:r>
          </w:p>
        </w:tc>
        <w:tc>
          <w:tcPr>
            <w:tcW w:w="2254" w:type="dxa"/>
            <w:vAlign w:val="center"/>
          </w:tcPr>
          <w:p w14:paraId="21B1B8F1" w14:textId="07E04BAD" w:rsidR="002214F1" w:rsidRDefault="00D94DE4" w:rsidP="0056621F">
            <w:pPr>
              <w:ind w:firstLine="0"/>
              <w:jc w:val="center"/>
            </w:pPr>
            <w:r>
              <w:t>0,86</w:t>
            </w:r>
          </w:p>
        </w:tc>
        <w:tc>
          <w:tcPr>
            <w:tcW w:w="2254" w:type="dxa"/>
            <w:vAlign w:val="center"/>
          </w:tcPr>
          <w:p w14:paraId="3A10B0D2" w14:textId="2DB3E8F1" w:rsidR="002214F1" w:rsidRDefault="00D94DE4" w:rsidP="0056621F">
            <w:pPr>
              <w:ind w:firstLine="0"/>
              <w:jc w:val="center"/>
            </w:pPr>
            <w:r>
              <w:t>0,92</w:t>
            </w:r>
          </w:p>
        </w:tc>
      </w:tr>
      <w:tr w:rsidR="002214F1" w14:paraId="45DD29DD" w14:textId="77777777" w:rsidTr="0056621F">
        <w:tc>
          <w:tcPr>
            <w:tcW w:w="2254" w:type="dxa"/>
            <w:vAlign w:val="center"/>
          </w:tcPr>
          <w:p w14:paraId="45877300" w14:textId="091A6C48" w:rsidR="002214F1" w:rsidRDefault="0052267F" w:rsidP="0056621F">
            <w:pPr>
              <w:ind w:firstLine="0"/>
              <w:jc w:val="center"/>
            </w:pPr>
            <w:r>
              <w:t>Parang</w:t>
            </w:r>
          </w:p>
        </w:tc>
        <w:tc>
          <w:tcPr>
            <w:tcW w:w="2254" w:type="dxa"/>
            <w:vAlign w:val="center"/>
          </w:tcPr>
          <w:p w14:paraId="785395D2" w14:textId="560E27E8" w:rsidR="002214F1" w:rsidRDefault="00D94DE4" w:rsidP="0056621F">
            <w:pPr>
              <w:ind w:firstLine="0"/>
              <w:jc w:val="center"/>
            </w:pPr>
            <w:r>
              <w:t>1,00</w:t>
            </w:r>
          </w:p>
        </w:tc>
        <w:tc>
          <w:tcPr>
            <w:tcW w:w="2254" w:type="dxa"/>
            <w:vAlign w:val="center"/>
          </w:tcPr>
          <w:p w14:paraId="39A79CCA" w14:textId="64585BDC" w:rsidR="002214F1" w:rsidRDefault="00D94DE4" w:rsidP="0056621F">
            <w:pPr>
              <w:ind w:firstLine="0"/>
              <w:jc w:val="center"/>
            </w:pPr>
            <w:r>
              <w:t>0,94</w:t>
            </w:r>
          </w:p>
        </w:tc>
        <w:tc>
          <w:tcPr>
            <w:tcW w:w="2254" w:type="dxa"/>
            <w:vAlign w:val="center"/>
          </w:tcPr>
          <w:p w14:paraId="6E36C2D4" w14:textId="124407A2" w:rsidR="002214F1" w:rsidRDefault="00D94DE4" w:rsidP="0056621F">
            <w:pPr>
              <w:ind w:firstLine="0"/>
              <w:jc w:val="center"/>
            </w:pPr>
            <w:r>
              <w:t>0,97</w:t>
            </w:r>
          </w:p>
        </w:tc>
      </w:tr>
      <w:tr w:rsidR="002214F1" w14:paraId="2915CE41" w14:textId="77777777" w:rsidTr="0056621F">
        <w:tc>
          <w:tcPr>
            <w:tcW w:w="2254" w:type="dxa"/>
            <w:vAlign w:val="center"/>
          </w:tcPr>
          <w:p w14:paraId="509BDE06" w14:textId="7DE036AC" w:rsidR="002214F1" w:rsidRDefault="0052267F" w:rsidP="0056621F">
            <w:pPr>
              <w:ind w:firstLine="0"/>
              <w:jc w:val="center"/>
            </w:pPr>
            <w:proofErr w:type="spellStart"/>
            <w:r>
              <w:t>Tambal</w:t>
            </w:r>
            <w:proofErr w:type="spellEnd"/>
          </w:p>
        </w:tc>
        <w:tc>
          <w:tcPr>
            <w:tcW w:w="2254" w:type="dxa"/>
            <w:vAlign w:val="center"/>
          </w:tcPr>
          <w:p w14:paraId="06A164C0" w14:textId="152CD441" w:rsidR="002214F1" w:rsidRDefault="00D94DE4" w:rsidP="0056621F">
            <w:pPr>
              <w:ind w:firstLine="0"/>
              <w:jc w:val="center"/>
            </w:pPr>
            <w:r>
              <w:t>0,86</w:t>
            </w:r>
          </w:p>
        </w:tc>
        <w:tc>
          <w:tcPr>
            <w:tcW w:w="2254" w:type="dxa"/>
            <w:vAlign w:val="center"/>
          </w:tcPr>
          <w:p w14:paraId="78A2C1AF" w14:textId="51FEC1A8" w:rsidR="002214F1" w:rsidRDefault="00D94DE4" w:rsidP="0056621F">
            <w:pPr>
              <w:ind w:firstLine="0"/>
              <w:jc w:val="center"/>
            </w:pPr>
            <w:r>
              <w:t>1,00</w:t>
            </w:r>
          </w:p>
        </w:tc>
        <w:tc>
          <w:tcPr>
            <w:tcW w:w="2254" w:type="dxa"/>
            <w:vAlign w:val="center"/>
          </w:tcPr>
          <w:p w14:paraId="16ED4FA9" w14:textId="1498E689" w:rsidR="002214F1" w:rsidRDefault="00D94DE4" w:rsidP="0056621F">
            <w:pPr>
              <w:ind w:firstLine="0"/>
              <w:jc w:val="center"/>
            </w:pPr>
            <w:r>
              <w:t>0,93</w:t>
            </w:r>
          </w:p>
        </w:tc>
      </w:tr>
      <w:tr w:rsidR="0052267F" w14:paraId="3C31E302" w14:textId="77777777" w:rsidTr="0056621F">
        <w:tc>
          <w:tcPr>
            <w:tcW w:w="6762" w:type="dxa"/>
            <w:gridSpan w:val="3"/>
            <w:vAlign w:val="center"/>
          </w:tcPr>
          <w:p w14:paraId="44B24C1C" w14:textId="2F8BD53A" w:rsidR="0052267F" w:rsidRPr="00BC3F20" w:rsidRDefault="0052267F" w:rsidP="0056621F">
            <w:pPr>
              <w:ind w:firstLine="0"/>
              <w:jc w:val="center"/>
              <w:rPr>
                <w:i/>
                <w:iCs/>
              </w:rPr>
            </w:pPr>
            <w:r w:rsidRPr="00BC3F20">
              <w:rPr>
                <w:i/>
                <w:iCs/>
              </w:rPr>
              <w:t>Accuracy</w:t>
            </w:r>
          </w:p>
        </w:tc>
        <w:tc>
          <w:tcPr>
            <w:tcW w:w="2254" w:type="dxa"/>
            <w:vAlign w:val="center"/>
          </w:tcPr>
          <w:p w14:paraId="071E9B21" w14:textId="63E014DF" w:rsidR="0052267F" w:rsidRDefault="00D94DE4" w:rsidP="0056621F">
            <w:pPr>
              <w:ind w:firstLine="0"/>
              <w:jc w:val="center"/>
            </w:pPr>
            <w:r>
              <w:t>0,90</w:t>
            </w:r>
          </w:p>
        </w:tc>
      </w:tr>
    </w:tbl>
    <w:p w14:paraId="07706481" w14:textId="185866E2" w:rsidR="00DC1A5A" w:rsidRPr="00E97D85" w:rsidRDefault="0056621F" w:rsidP="00431CA5">
      <w:pPr>
        <w:ind w:firstLine="0"/>
      </w:pPr>
      <w:r>
        <w:t xml:space="preserve">Dari </w:t>
      </w:r>
      <w:proofErr w:type="spellStart"/>
      <w:r>
        <w:t>tabel</w:t>
      </w:r>
      <w:proofErr w:type="spellEnd"/>
      <w:r>
        <w:t xml:space="preserve"> </w:t>
      </w:r>
      <w:r w:rsidR="0063734A">
        <w:t xml:space="preserve">(…) di </w:t>
      </w:r>
      <w:proofErr w:type="spellStart"/>
      <w:r w:rsidR="0063734A">
        <w:t>atas</w:t>
      </w:r>
      <w:proofErr w:type="spellEnd"/>
      <w:r w:rsidR="0063734A">
        <w:t xml:space="preserve">, </w:t>
      </w:r>
      <w:proofErr w:type="spellStart"/>
      <w:r w:rsidR="0063734A">
        <w:t>dapat</w:t>
      </w:r>
      <w:proofErr w:type="spellEnd"/>
      <w:r w:rsidR="0063734A">
        <w:t xml:space="preserve"> </w:t>
      </w:r>
      <w:proofErr w:type="spellStart"/>
      <w:r w:rsidR="0063734A">
        <w:t>diketahui</w:t>
      </w:r>
      <w:proofErr w:type="spellEnd"/>
      <w:r w:rsidR="0063734A">
        <w:t xml:space="preserve"> </w:t>
      </w:r>
      <w:proofErr w:type="spellStart"/>
      <w:r w:rsidR="0063734A">
        <w:t>bahwa</w:t>
      </w:r>
      <w:proofErr w:type="spellEnd"/>
      <w:r w:rsidR="0063734A">
        <w:t xml:space="preserve"> </w:t>
      </w:r>
      <w:proofErr w:type="spellStart"/>
      <w:r w:rsidR="0063734A">
        <w:t>setiap</w:t>
      </w:r>
      <w:proofErr w:type="spellEnd"/>
      <w:r w:rsidR="0063734A">
        <w:t xml:space="preserve"> </w:t>
      </w:r>
      <w:proofErr w:type="spellStart"/>
      <w:r w:rsidR="00203604">
        <w:t>jenis</w:t>
      </w:r>
      <w:proofErr w:type="spellEnd"/>
      <w:r w:rsidR="00203604">
        <w:t xml:space="preserve"> motif batik </w:t>
      </w:r>
      <w:proofErr w:type="spellStart"/>
      <w:r w:rsidR="00203604">
        <w:t>memiliki</w:t>
      </w:r>
      <w:proofErr w:type="spellEnd"/>
      <w:r w:rsidR="00203604">
        <w:t xml:space="preserve"> </w:t>
      </w:r>
      <w:proofErr w:type="spellStart"/>
      <w:r w:rsidR="00203604">
        <w:t>nilai</w:t>
      </w:r>
      <w:proofErr w:type="spellEnd"/>
      <w:r w:rsidR="00203604">
        <w:t xml:space="preserve"> </w:t>
      </w:r>
      <w:r w:rsidR="00203604">
        <w:rPr>
          <w:i/>
          <w:iCs/>
        </w:rPr>
        <w:t xml:space="preserve">precision </w:t>
      </w:r>
      <w:r w:rsidR="00F96A0D">
        <w:t xml:space="preserve">yang </w:t>
      </w:r>
      <w:proofErr w:type="spellStart"/>
      <w:r w:rsidR="00F96A0D">
        <w:t>baik</w:t>
      </w:r>
      <w:proofErr w:type="spellEnd"/>
      <w:r w:rsidR="00F96A0D">
        <w:t xml:space="preserve">. Pada </w:t>
      </w:r>
      <w:proofErr w:type="spellStart"/>
      <w:r w:rsidR="00F96A0D">
        <w:t>jenis</w:t>
      </w:r>
      <w:proofErr w:type="spellEnd"/>
      <w:r w:rsidR="00F96A0D">
        <w:t xml:space="preserve"> motif batik </w:t>
      </w:r>
      <w:proofErr w:type="spellStart"/>
      <w:r w:rsidR="00F96A0D">
        <w:t>Ceplok</w:t>
      </w:r>
      <w:proofErr w:type="spellEnd"/>
      <w:r w:rsidR="00F96A0D">
        <w:t xml:space="preserve">, </w:t>
      </w:r>
      <w:proofErr w:type="spellStart"/>
      <w:r w:rsidR="00F96A0D">
        <w:t>diperoleh</w:t>
      </w:r>
      <w:proofErr w:type="spellEnd"/>
      <w:r w:rsidR="00F96A0D">
        <w:t xml:space="preserve"> </w:t>
      </w:r>
      <w:proofErr w:type="spellStart"/>
      <w:r w:rsidR="00F96A0D">
        <w:t>nilai</w:t>
      </w:r>
      <w:proofErr w:type="spellEnd"/>
      <w:r w:rsidR="00F96A0D">
        <w:t xml:space="preserve"> </w:t>
      </w:r>
      <w:r w:rsidR="00F96A0D">
        <w:rPr>
          <w:i/>
          <w:iCs/>
        </w:rPr>
        <w:t xml:space="preserve">recall </w:t>
      </w:r>
      <w:r w:rsidR="00F96A0D">
        <w:t xml:space="preserve">dan </w:t>
      </w:r>
      <w:r w:rsidR="00F96A0D">
        <w:rPr>
          <w:i/>
          <w:iCs/>
        </w:rPr>
        <w:t xml:space="preserve">F1-Score </w:t>
      </w:r>
      <w:r w:rsidR="00F96A0D">
        <w:t xml:space="preserve">yang </w:t>
      </w:r>
      <w:proofErr w:type="spellStart"/>
      <w:r w:rsidR="00F96A0D">
        <w:t>rendah</w:t>
      </w:r>
      <w:proofErr w:type="spellEnd"/>
      <w:r w:rsidR="00B44B41">
        <w:t xml:space="preserve">. Hal </w:t>
      </w:r>
      <w:proofErr w:type="spellStart"/>
      <w:r w:rsidR="00B44B41">
        <w:t>ini</w:t>
      </w:r>
      <w:proofErr w:type="spellEnd"/>
      <w:r w:rsidR="00B44B41">
        <w:t xml:space="preserve"> </w:t>
      </w:r>
      <w:proofErr w:type="spellStart"/>
      <w:r w:rsidR="00B44B41">
        <w:t>berkaitan</w:t>
      </w:r>
      <w:proofErr w:type="spellEnd"/>
      <w:r w:rsidR="00B44B41">
        <w:t xml:space="preserve"> </w:t>
      </w:r>
      <w:proofErr w:type="spellStart"/>
      <w:r w:rsidR="00B44B41">
        <w:t>dengan</w:t>
      </w:r>
      <w:proofErr w:type="spellEnd"/>
      <w:r w:rsidR="00B44B41">
        <w:t xml:space="preserve"> </w:t>
      </w:r>
      <w:proofErr w:type="spellStart"/>
      <w:r w:rsidR="00B44B41">
        <w:t>hasil</w:t>
      </w:r>
      <w:proofErr w:type="spellEnd"/>
      <w:r w:rsidR="00B44B41">
        <w:t xml:space="preserve"> </w:t>
      </w:r>
      <w:r w:rsidR="00B44B41">
        <w:rPr>
          <w:i/>
          <w:iCs/>
        </w:rPr>
        <w:t>confusion matrix</w:t>
      </w:r>
      <w:r w:rsidR="00B44B41">
        <w:t xml:space="preserve"> pada motif batik </w:t>
      </w:r>
      <w:proofErr w:type="spellStart"/>
      <w:r w:rsidR="00B44B41">
        <w:t>Ceplok</w:t>
      </w:r>
      <w:proofErr w:type="spellEnd"/>
      <w:r w:rsidR="00B44B41">
        <w:t xml:space="preserve"> yang </w:t>
      </w:r>
      <w:proofErr w:type="spellStart"/>
      <w:r w:rsidR="00B44B41">
        <w:t>terdapat</w:t>
      </w:r>
      <w:proofErr w:type="spellEnd"/>
      <w:r w:rsidR="00B44B41">
        <w:t xml:space="preserve"> </w:t>
      </w:r>
      <w:proofErr w:type="spellStart"/>
      <w:r w:rsidR="00E87969">
        <w:t>banyak</w:t>
      </w:r>
      <w:proofErr w:type="spellEnd"/>
      <w:r w:rsidR="00E87969">
        <w:t xml:space="preserve"> </w:t>
      </w:r>
      <w:proofErr w:type="spellStart"/>
      <w:r w:rsidR="00E87969">
        <w:t>kesalahan</w:t>
      </w:r>
      <w:proofErr w:type="spellEnd"/>
      <w:r w:rsidR="00E87969">
        <w:t xml:space="preserve">, </w:t>
      </w:r>
      <w:proofErr w:type="spellStart"/>
      <w:r w:rsidR="00E87969">
        <w:t>sehingga</w:t>
      </w:r>
      <w:proofErr w:type="spellEnd"/>
      <w:r w:rsidR="00E87969">
        <w:t xml:space="preserve"> </w:t>
      </w:r>
      <w:proofErr w:type="spellStart"/>
      <w:r w:rsidR="00E87969">
        <w:t>mem</w:t>
      </w:r>
      <w:r w:rsidR="00ED194B">
        <w:t>pengaruhi</w:t>
      </w:r>
      <w:proofErr w:type="spellEnd"/>
      <w:r w:rsidR="00ED194B">
        <w:t xml:space="preserve"> </w:t>
      </w:r>
      <w:proofErr w:type="spellStart"/>
      <w:r w:rsidR="00ED194B">
        <w:t>hasil</w:t>
      </w:r>
      <w:proofErr w:type="spellEnd"/>
      <w:r w:rsidR="00ED194B">
        <w:t xml:space="preserve"> </w:t>
      </w:r>
      <w:proofErr w:type="spellStart"/>
      <w:r w:rsidR="00ED194B">
        <w:t>perhitungan</w:t>
      </w:r>
      <w:proofErr w:type="spellEnd"/>
      <w:r w:rsidR="00BC3F20">
        <w:t xml:space="preserve">. </w:t>
      </w:r>
      <w:proofErr w:type="spellStart"/>
      <w:r w:rsidR="00BC3F20">
        <w:t>Secara</w:t>
      </w:r>
      <w:proofErr w:type="spellEnd"/>
      <w:r w:rsidR="00BC3F20">
        <w:t xml:space="preserve"> </w:t>
      </w:r>
      <w:proofErr w:type="spellStart"/>
      <w:r w:rsidR="00BC3F20">
        <w:t>keseluruhan</w:t>
      </w:r>
      <w:proofErr w:type="spellEnd"/>
      <w:r w:rsidR="00BC3F20">
        <w:t xml:space="preserve">, </w:t>
      </w:r>
      <w:r w:rsidR="00BC3F20">
        <w:rPr>
          <w:i/>
          <w:iCs/>
        </w:rPr>
        <w:t xml:space="preserve">accuracy </w:t>
      </w:r>
      <w:r w:rsidR="00BC3F20">
        <w:t xml:space="preserve">yang </w:t>
      </w:r>
      <w:proofErr w:type="spellStart"/>
      <w:r w:rsidR="00BC3F20">
        <w:t>didapatkan</w:t>
      </w:r>
      <w:proofErr w:type="spellEnd"/>
      <w:r w:rsidR="00BC3F20">
        <w:t xml:space="preserve"> oleh </w:t>
      </w:r>
      <w:proofErr w:type="spellStart"/>
      <w:r w:rsidR="00BC3F20">
        <w:t>sudah</w:t>
      </w:r>
      <w:proofErr w:type="spellEnd"/>
      <w:r w:rsidR="00BC3F20">
        <w:t xml:space="preserve"> </w:t>
      </w:r>
      <w:proofErr w:type="spellStart"/>
      <w:r w:rsidR="00BC3F20">
        <w:t>tergolong</w:t>
      </w:r>
      <w:proofErr w:type="spellEnd"/>
      <w:r w:rsidR="00BC3F20">
        <w:t xml:space="preserve"> </w:t>
      </w:r>
      <w:proofErr w:type="spellStart"/>
      <w:r w:rsidR="00BC3F20">
        <w:t>baik</w:t>
      </w:r>
      <w:proofErr w:type="spellEnd"/>
      <w:r w:rsidR="00BC3F20">
        <w:t xml:space="preserve"> </w:t>
      </w:r>
      <w:proofErr w:type="spellStart"/>
      <w:r w:rsidR="00BC3F20">
        <w:t>sebesar</w:t>
      </w:r>
      <w:proofErr w:type="spellEnd"/>
      <w:r w:rsidR="00BC3F20">
        <w:t xml:space="preserve"> 0</w:t>
      </w:r>
      <w:r w:rsidR="009F0752">
        <w:t>,90.</w:t>
      </w:r>
    </w:p>
    <w:p w14:paraId="5769CC9E" w14:textId="77777777" w:rsidR="00CD17DA" w:rsidRDefault="00CC301C" w:rsidP="00CC301C">
      <w:pPr>
        <w:ind w:firstLine="0"/>
        <w:rPr>
          <w:lang w:val="sv-SE"/>
        </w:rPr>
      </w:pPr>
      <w:r w:rsidRPr="00CC301C">
        <w:rPr>
          <w:bdr w:val="none" w:sz="0" w:space="0" w:color="auto" w:frame="1"/>
        </w:rPr>
        <w:t xml:space="preserve"> </w:t>
      </w:r>
      <w:r>
        <w:rPr>
          <w:lang w:val="sv-SE"/>
        </w:rPr>
        <w:t xml:space="preserve"> </w:t>
      </w:r>
    </w:p>
    <w:p w14:paraId="10353C0D" w14:textId="67B7DD97" w:rsidR="0036738B" w:rsidRDefault="0036738B" w:rsidP="00CC301C">
      <w:pPr>
        <w:ind w:firstLine="0"/>
        <w:rPr>
          <w:lang w:val="sv-SE"/>
        </w:rPr>
      </w:pPr>
      <w:r>
        <w:rPr>
          <w:lang w:val="sv-SE"/>
        </w:rPr>
        <w:t>Analisis Hasil Pengujian</w:t>
      </w:r>
      <w:r w:rsidR="009C52A1">
        <w:rPr>
          <w:lang w:val="sv-SE"/>
        </w:rPr>
        <w:t xml:space="preserve"> Halaman Informasi Mobi</w:t>
      </w:r>
      <w:r w:rsidR="00E23567">
        <w:rPr>
          <w:lang w:val="sv-SE"/>
        </w:rPr>
        <w:t>le Application</w:t>
      </w:r>
    </w:p>
    <w:p w14:paraId="6A20FD2E" w14:textId="6756FBD0" w:rsidR="00FD13F7" w:rsidRDefault="00FD13F7" w:rsidP="00FD13F7">
      <w:pPr>
        <w:ind w:firstLine="576"/>
        <w:rPr>
          <w:color w:val="000000"/>
          <w:shd w:val="clear" w:color="auto" w:fill="FFFFFF"/>
          <w:lang w:val="en-US"/>
        </w:rPr>
      </w:pPr>
      <w:r>
        <w:rPr>
          <w:color w:val="000000"/>
          <w:shd w:val="clear" w:color="auto" w:fill="FFFFFF"/>
          <w:lang w:val="en-US"/>
        </w:rPr>
        <w:t xml:space="preserve">Dari </w:t>
      </w:r>
      <w:proofErr w:type="spellStart"/>
      <w:r>
        <w:rPr>
          <w:color w:val="000000"/>
          <w:shd w:val="clear" w:color="auto" w:fill="FFFFFF"/>
          <w:lang w:val="en-US"/>
        </w:rPr>
        <w:t>hasil</w:t>
      </w:r>
      <w:proofErr w:type="spellEnd"/>
      <w:r>
        <w:rPr>
          <w:color w:val="000000"/>
          <w:shd w:val="clear" w:color="auto" w:fill="FFFFFF"/>
          <w:lang w:val="en-US"/>
        </w:rPr>
        <w:t xml:space="preserve"> pengujian </w:t>
      </w:r>
      <w:proofErr w:type="spellStart"/>
      <w:r w:rsidR="00A105ED">
        <w:rPr>
          <w:color w:val="000000"/>
          <w:shd w:val="clear" w:color="auto" w:fill="FFFFFF"/>
          <w:lang w:val="en-US"/>
        </w:rPr>
        <w:t>halaman</w:t>
      </w:r>
      <w:proofErr w:type="spellEnd"/>
      <w:r w:rsidR="00A105ED">
        <w:rPr>
          <w:color w:val="000000"/>
          <w:shd w:val="clear" w:color="auto" w:fill="FFFFFF"/>
          <w:lang w:val="en-US"/>
        </w:rPr>
        <w:t xml:space="preserve"> informasi</w:t>
      </w:r>
      <w:r>
        <w:rPr>
          <w:color w:val="000000"/>
          <w:shd w:val="clear" w:color="auto" w:fill="FFFFFF"/>
          <w:lang w:val="en-US"/>
        </w:rPr>
        <w:t xml:space="preserve">, </w:t>
      </w:r>
      <w:proofErr w:type="spellStart"/>
      <w:r>
        <w:rPr>
          <w:color w:val="000000"/>
          <w:shd w:val="clear" w:color="auto" w:fill="FFFFFF"/>
          <w:lang w:val="en-US"/>
        </w:rPr>
        <w:t>terlihat</w:t>
      </w:r>
      <w:proofErr w:type="spellEnd"/>
      <w:r>
        <w:rPr>
          <w:color w:val="000000"/>
          <w:shd w:val="clear" w:color="auto" w:fill="FFFFFF"/>
          <w:lang w:val="en-US"/>
        </w:rPr>
        <w:t xml:space="preserve"> bahwa </w:t>
      </w:r>
      <w:proofErr w:type="spellStart"/>
      <w:r>
        <w:rPr>
          <w:color w:val="000000"/>
          <w:shd w:val="clear" w:color="auto" w:fill="FFFFFF"/>
          <w:lang w:val="en-US"/>
        </w:rPr>
        <w:t>prediksi</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w:t>
      </w:r>
      <w:proofErr w:type="spellStart"/>
      <w:r>
        <w:rPr>
          <w:color w:val="000000"/>
          <w:shd w:val="clear" w:color="auto" w:fill="FFFFFF"/>
          <w:lang w:val="en-US"/>
        </w:rPr>
        <w:t>enam</w:t>
      </w:r>
      <w:proofErr w:type="spellEnd"/>
      <w:r>
        <w:rPr>
          <w:color w:val="000000"/>
          <w:shd w:val="clear" w:color="auto" w:fill="FFFFFF"/>
          <w:lang w:val="en-US"/>
        </w:rPr>
        <w:t xml:space="preserve"> jenis batik </w:t>
      </w:r>
      <w:proofErr w:type="spellStart"/>
      <w:r>
        <w:rPr>
          <w:color w:val="000000"/>
          <w:shd w:val="clear" w:color="auto" w:fill="FFFFFF"/>
          <w:lang w:val="en-US"/>
        </w:rPr>
        <w:t>dimulai</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test pertama </w:t>
      </w:r>
      <w:proofErr w:type="spellStart"/>
      <w:r>
        <w:rPr>
          <w:color w:val="000000"/>
          <w:shd w:val="clear" w:color="auto" w:fill="FFFFFF"/>
          <w:lang w:val="en-US"/>
        </w:rPr>
        <w:t>hingga</w:t>
      </w:r>
      <w:proofErr w:type="spellEnd"/>
      <w:r>
        <w:rPr>
          <w:color w:val="000000"/>
          <w:shd w:val="clear" w:color="auto" w:fill="FFFFFF"/>
          <w:lang w:val="en-US"/>
        </w:rPr>
        <w:t xml:space="preserve"> test </w:t>
      </w:r>
      <w:proofErr w:type="spellStart"/>
      <w:r>
        <w:rPr>
          <w:color w:val="000000"/>
          <w:shd w:val="clear" w:color="auto" w:fill="FFFFFF"/>
          <w:lang w:val="en-US"/>
        </w:rPr>
        <w:t>kelima</w:t>
      </w:r>
      <w:proofErr w:type="spellEnd"/>
      <w:r>
        <w:rPr>
          <w:color w:val="000000"/>
          <w:shd w:val="clear" w:color="auto" w:fill="FFFFFF"/>
          <w:lang w:val="en-US"/>
        </w:rPr>
        <w:t xml:space="preserve"> </w:t>
      </w:r>
      <w:proofErr w:type="spellStart"/>
      <w:r>
        <w:rPr>
          <w:color w:val="000000"/>
          <w:shd w:val="clear" w:color="auto" w:fill="FFFFFF"/>
          <w:lang w:val="en-US"/>
        </w:rPr>
        <w:t>menunjukkan</w:t>
      </w:r>
      <w:proofErr w:type="spellEnd"/>
      <w:r>
        <w:rPr>
          <w:color w:val="000000"/>
          <w:shd w:val="clear" w:color="auto" w:fill="FFFFFF"/>
          <w:lang w:val="en-US"/>
        </w:rPr>
        <w:t xml:space="preserve"> </w:t>
      </w:r>
      <w:proofErr w:type="spellStart"/>
      <w:r>
        <w:rPr>
          <w:color w:val="000000"/>
          <w:shd w:val="clear" w:color="auto" w:fill="FFFFFF"/>
          <w:lang w:val="en-US"/>
        </w:rPr>
        <w:t>kenaikan</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akurasinya. </w:t>
      </w:r>
      <w:proofErr w:type="spellStart"/>
      <w:r>
        <w:rPr>
          <w:color w:val="000000"/>
          <w:shd w:val="clear" w:color="auto" w:fill="FFFFFF"/>
          <w:lang w:val="en-US"/>
        </w:rPr>
        <w:t>Terlihat</w:t>
      </w:r>
      <w:proofErr w:type="spellEnd"/>
      <w:r>
        <w:rPr>
          <w:color w:val="000000"/>
          <w:shd w:val="clear" w:color="auto" w:fill="FFFFFF"/>
          <w:lang w:val="en-US"/>
        </w:rPr>
        <w:t xml:space="preserve"> juga pada test pertama </w:t>
      </w:r>
      <w:proofErr w:type="spellStart"/>
      <w:r>
        <w:rPr>
          <w:color w:val="000000"/>
          <w:shd w:val="clear" w:color="auto" w:fill="FFFFFF"/>
          <w:lang w:val="en-US"/>
        </w:rPr>
        <w:t>hingga</w:t>
      </w:r>
      <w:proofErr w:type="spellEnd"/>
      <w:r>
        <w:rPr>
          <w:color w:val="000000"/>
          <w:shd w:val="clear" w:color="auto" w:fill="FFFFFF"/>
          <w:lang w:val="en-US"/>
        </w:rPr>
        <w:t xml:space="preserve"> </w:t>
      </w:r>
      <w:proofErr w:type="spellStart"/>
      <w:r>
        <w:rPr>
          <w:color w:val="000000"/>
          <w:shd w:val="clear" w:color="auto" w:fill="FFFFFF"/>
          <w:lang w:val="en-US"/>
        </w:rPr>
        <w:t>ketiga</w:t>
      </w:r>
      <w:proofErr w:type="spellEnd"/>
      <w:r>
        <w:rPr>
          <w:color w:val="000000"/>
          <w:shd w:val="clear" w:color="auto" w:fill="FFFFFF"/>
          <w:lang w:val="en-US"/>
        </w:rPr>
        <w:t xml:space="preserve"> </w:t>
      </w:r>
      <w:proofErr w:type="spellStart"/>
      <w:r>
        <w:rPr>
          <w:color w:val="000000"/>
          <w:shd w:val="clear" w:color="auto" w:fill="FFFFFF"/>
          <w:lang w:val="en-US"/>
        </w:rPr>
        <w:t>masih</w:t>
      </w:r>
      <w:proofErr w:type="spellEnd"/>
      <w:r>
        <w:rPr>
          <w:color w:val="000000"/>
          <w:shd w:val="clear" w:color="auto" w:fill="FFFFFF"/>
          <w:lang w:val="en-US"/>
        </w:rPr>
        <w:t xml:space="preserve"> </w:t>
      </w:r>
      <w:proofErr w:type="spellStart"/>
      <w:r>
        <w:rPr>
          <w:color w:val="000000"/>
          <w:shd w:val="clear" w:color="auto" w:fill="FFFFFF"/>
          <w:lang w:val="en-US"/>
        </w:rPr>
        <w:t>terdapat</w:t>
      </w:r>
      <w:proofErr w:type="spellEnd"/>
      <w:r>
        <w:rPr>
          <w:color w:val="000000"/>
          <w:shd w:val="clear" w:color="auto" w:fill="FFFFFF"/>
          <w:lang w:val="en-US"/>
        </w:rPr>
        <w:t xml:space="preserve"> </w:t>
      </w:r>
      <w:proofErr w:type="spellStart"/>
      <w:r>
        <w:rPr>
          <w:color w:val="000000"/>
          <w:shd w:val="clear" w:color="auto" w:fill="FFFFFF"/>
          <w:lang w:val="en-US"/>
        </w:rPr>
        <w:t>kesalahan</w:t>
      </w:r>
      <w:proofErr w:type="spellEnd"/>
      <w:r>
        <w:rPr>
          <w:color w:val="000000"/>
          <w:shd w:val="clear" w:color="auto" w:fill="FFFFFF"/>
          <w:lang w:val="en-US"/>
        </w:rPr>
        <w:t xml:space="preserve"> </w:t>
      </w:r>
      <w:proofErr w:type="spellStart"/>
      <w:r>
        <w:rPr>
          <w:color w:val="000000"/>
          <w:shd w:val="clear" w:color="auto" w:fill="FFFFFF"/>
          <w:lang w:val="en-US"/>
        </w:rPr>
        <w:t>dalam</w:t>
      </w:r>
      <w:proofErr w:type="spellEnd"/>
      <w:r>
        <w:rPr>
          <w:color w:val="000000"/>
          <w:shd w:val="clear" w:color="auto" w:fill="FFFFFF"/>
          <w:lang w:val="en-US"/>
        </w:rPr>
        <w:t xml:space="preserve"> </w:t>
      </w:r>
      <w:proofErr w:type="spellStart"/>
      <w:r>
        <w:rPr>
          <w:color w:val="000000"/>
          <w:shd w:val="clear" w:color="auto" w:fill="FFFFFF"/>
          <w:lang w:val="en-US"/>
        </w:rPr>
        <w:t>menebak</w:t>
      </w:r>
      <w:proofErr w:type="spellEnd"/>
      <w:r>
        <w:rPr>
          <w:color w:val="000000"/>
          <w:shd w:val="clear" w:color="auto" w:fill="FFFFFF"/>
          <w:lang w:val="en-US"/>
        </w:rPr>
        <w:t xml:space="preserve"> jenis batik. Hal ini </w:t>
      </w:r>
      <w:proofErr w:type="spellStart"/>
      <w:r>
        <w:rPr>
          <w:color w:val="000000"/>
          <w:shd w:val="clear" w:color="auto" w:fill="FFFFFF"/>
          <w:lang w:val="en-US"/>
        </w:rPr>
        <w:t>disebabkan</w:t>
      </w:r>
      <w:proofErr w:type="spellEnd"/>
      <w:r>
        <w:rPr>
          <w:color w:val="000000"/>
          <w:shd w:val="clear" w:color="auto" w:fill="FFFFFF"/>
          <w:lang w:val="en-US"/>
        </w:rPr>
        <w:t xml:space="preserve"> </w:t>
      </w:r>
      <w:proofErr w:type="spellStart"/>
      <w:r>
        <w:rPr>
          <w:color w:val="000000"/>
          <w:shd w:val="clear" w:color="auto" w:fill="FFFFFF"/>
          <w:lang w:val="en-US"/>
        </w:rPr>
        <w:t>karna</w:t>
      </w:r>
      <w:proofErr w:type="spellEnd"/>
      <w:r>
        <w:rPr>
          <w:color w:val="000000"/>
          <w:shd w:val="clear" w:color="auto" w:fill="FFFFFF"/>
          <w:lang w:val="en-US"/>
        </w:rPr>
        <w:t xml:space="preserve"> </w:t>
      </w:r>
      <w:proofErr w:type="spellStart"/>
      <w:r>
        <w:rPr>
          <w:color w:val="000000"/>
          <w:shd w:val="clear" w:color="auto" w:fill="FFFFFF"/>
          <w:lang w:val="en-US"/>
        </w:rPr>
        <w:t>kemiripan</w:t>
      </w:r>
      <w:proofErr w:type="spellEnd"/>
      <w:r>
        <w:rPr>
          <w:color w:val="000000"/>
          <w:shd w:val="clear" w:color="auto" w:fill="FFFFFF"/>
          <w:lang w:val="en-US"/>
        </w:rPr>
        <w:t xml:space="preserve"> </w:t>
      </w:r>
      <w:proofErr w:type="spellStart"/>
      <w:r>
        <w:rPr>
          <w:color w:val="000000"/>
          <w:shd w:val="clear" w:color="auto" w:fill="FFFFFF"/>
          <w:lang w:val="en-US"/>
        </w:rPr>
        <w:t>dari</w:t>
      </w:r>
      <w:proofErr w:type="spellEnd"/>
      <w:r>
        <w:rPr>
          <w:color w:val="000000"/>
          <w:shd w:val="clear" w:color="auto" w:fill="FFFFFF"/>
          <w:lang w:val="en-US"/>
        </w:rPr>
        <w:t xml:space="preserve"> segi motif dan segi </w:t>
      </w:r>
      <w:proofErr w:type="spellStart"/>
      <w:r>
        <w:rPr>
          <w:color w:val="000000"/>
          <w:shd w:val="clear" w:color="auto" w:fill="FFFFFF"/>
          <w:lang w:val="en-US"/>
        </w:rPr>
        <w:t>kemiringan</w:t>
      </w:r>
      <w:proofErr w:type="spellEnd"/>
      <w:r>
        <w:rPr>
          <w:color w:val="000000"/>
          <w:shd w:val="clear" w:color="auto" w:fill="FFFFFF"/>
          <w:lang w:val="en-US"/>
        </w:rPr>
        <w:t xml:space="preserve"> yang </w:t>
      </w:r>
      <w:proofErr w:type="spellStart"/>
      <w:r>
        <w:rPr>
          <w:color w:val="000000"/>
          <w:shd w:val="clear" w:color="auto" w:fill="FFFFFF"/>
          <w:lang w:val="en-US"/>
        </w:rPr>
        <w:t>dihasilkan</w:t>
      </w:r>
      <w:proofErr w:type="spellEnd"/>
      <w:r>
        <w:rPr>
          <w:color w:val="000000"/>
          <w:shd w:val="clear" w:color="auto" w:fill="FFFFFF"/>
          <w:lang w:val="en-US"/>
        </w:rPr>
        <w:t xml:space="preserve"> oleh </w:t>
      </w:r>
      <w:proofErr w:type="spellStart"/>
      <w:r>
        <w:rPr>
          <w:color w:val="000000"/>
          <w:shd w:val="clear" w:color="auto" w:fill="FFFFFF"/>
          <w:lang w:val="en-US"/>
        </w:rPr>
        <w:t>hasil</w:t>
      </w:r>
      <w:proofErr w:type="spellEnd"/>
      <w:r>
        <w:rPr>
          <w:color w:val="000000"/>
          <w:shd w:val="clear" w:color="auto" w:fill="FFFFFF"/>
          <w:lang w:val="en-US"/>
        </w:rPr>
        <w:t xml:space="preserve"> </w:t>
      </w:r>
      <w:proofErr w:type="spellStart"/>
      <w:r>
        <w:rPr>
          <w:color w:val="000000"/>
          <w:shd w:val="clear" w:color="auto" w:fill="FFFFFF"/>
          <w:lang w:val="en-US"/>
        </w:rPr>
        <w:t>augmentasi</w:t>
      </w:r>
      <w:proofErr w:type="spellEnd"/>
      <w:r>
        <w:rPr>
          <w:color w:val="000000"/>
          <w:shd w:val="clear" w:color="auto" w:fill="FFFFFF"/>
          <w:lang w:val="en-US"/>
        </w:rPr>
        <w:t xml:space="preserve"> jenis SHEAR. </w:t>
      </w:r>
      <w:r w:rsidRPr="000C31D9">
        <w:rPr>
          <w:color w:val="000000"/>
          <w:highlight w:val="yellow"/>
          <w:shd w:val="clear" w:color="auto" w:fill="FFFFFF"/>
          <w:lang w:val="en-US"/>
        </w:rPr>
        <w:t xml:space="preserve">Pada test </w:t>
      </w:r>
      <w:proofErr w:type="spellStart"/>
      <w:r w:rsidRPr="000C31D9">
        <w:rPr>
          <w:color w:val="000000"/>
          <w:highlight w:val="yellow"/>
          <w:shd w:val="clear" w:color="auto" w:fill="FFFFFF"/>
          <w:lang w:val="en-US"/>
        </w:rPr>
        <w:t>keempat</w:t>
      </w:r>
      <w:proofErr w:type="spellEnd"/>
      <w:r w:rsidRPr="000C31D9">
        <w:rPr>
          <w:color w:val="000000"/>
          <w:highlight w:val="yellow"/>
          <w:shd w:val="clear" w:color="auto" w:fill="FFFFFF"/>
          <w:lang w:val="en-US"/>
        </w:rPr>
        <w:t xml:space="preserve"> dan </w:t>
      </w:r>
      <w:proofErr w:type="spellStart"/>
      <w:r w:rsidRPr="000C31D9">
        <w:rPr>
          <w:color w:val="000000"/>
          <w:highlight w:val="yellow"/>
          <w:shd w:val="clear" w:color="auto" w:fill="FFFFFF"/>
          <w:lang w:val="en-US"/>
        </w:rPr>
        <w:t>kelima</w:t>
      </w:r>
      <w:proofErr w:type="spellEnd"/>
      <w:r w:rsidRPr="000C31D9">
        <w:rPr>
          <w:color w:val="000000"/>
          <w:highlight w:val="yellow"/>
          <w:shd w:val="clear" w:color="auto" w:fill="FFFFFF"/>
          <w:lang w:val="en-US"/>
        </w:rPr>
        <w:t xml:space="preserve"> </w:t>
      </w:r>
      <w:proofErr w:type="spellStart"/>
      <w:r w:rsidRPr="000C31D9">
        <w:rPr>
          <w:color w:val="000000"/>
          <w:highlight w:val="yellow"/>
          <w:shd w:val="clear" w:color="auto" w:fill="FFFFFF"/>
          <w:lang w:val="en-US"/>
        </w:rPr>
        <w:t>menunjukkan</w:t>
      </w:r>
      <w:proofErr w:type="spellEnd"/>
      <w:r w:rsidRPr="000C31D9">
        <w:rPr>
          <w:color w:val="000000"/>
          <w:highlight w:val="yellow"/>
          <w:shd w:val="clear" w:color="auto" w:fill="FFFFFF"/>
          <w:lang w:val="en-US"/>
        </w:rPr>
        <w:t xml:space="preserve"> </w:t>
      </w:r>
      <w:proofErr w:type="spellStart"/>
      <w:r w:rsidR="00EE1604" w:rsidRPr="000C31D9">
        <w:rPr>
          <w:color w:val="000000"/>
          <w:highlight w:val="yellow"/>
          <w:shd w:val="clear" w:color="auto" w:fill="FFFFFF"/>
          <w:lang w:val="en-US"/>
        </w:rPr>
        <w:t>kenaikan</w:t>
      </w:r>
      <w:proofErr w:type="spellEnd"/>
      <w:r w:rsidR="00EE1604" w:rsidRPr="000C31D9">
        <w:rPr>
          <w:color w:val="000000"/>
          <w:highlight w:val="yellow"/>
          <w:shd w:val="clear" w:color="auto" w:fill="FFFFFF"/>
          <w:lang w:val="en-US"/>
        </w:rPr>
        <w:t xml:space="preserve"> untuk akurasi </w:t>
      </w:r>
      <w:proofErr w:type="spellStart"/>
      <w:r w:rsidR="00EE1604" w:rsidRPr="000C31D9">
        <w:rPr>
          <w:color w:val="000000"/>
          <w:highlight w:val="yellow"/>
          <w:shd w:val="clear" w:color="auto" w:fill="FFFFFF"/>
          <w:lang w:val="en-US"/>
        </w:rPr>
        <w:t>prediksi</w:t>
      </w:r>
      <w:proofErr w:type="spellEnd"/>
      <w:r w:rsidR="00EE1604" w:rsidRPr="000C31D9">
        <w:rPr>
          <w:color w:val="000000"/>
          <w:highlight w:val="yellow"/>
          <w:shd w:val="clear" w:color="auto" w:fill="FFFFFF"/>
          <w:lang w:val="en-US"/>
        </w:rPr>
        <w:t xml:space="preserve"> pada </w:t>
      </w:r>
      <w:proofErr w:type="spellStart"/>
      <w:r w:rsidR="00EE1604" w:rsidRPr="000C31D9">
        <w:rPr>
          <w:color w:val="000000"/>
          <w:highlight w:val="yellow"/>
          <w:shd w:val="clear" w:color="auto" w:fill="FFFFFF"/>
          <w:lang w:val="en-US"/>
        </w:rPr>
        <w:t>enam</w:t>
      </w:r>
      <w:proofErr w:type="spellEnd"/>
      <w:r w:rsidR="00EE1604" w:rsidRPr="000C31D9">
        <w:rPr>
          <w:color w:val="000000"/>
          <w:highlight w:val="yellow"/>
          <w:shd w:val="clear" w:color="auto" w:fill="FFFFFF"/>
          <w:lang w:val="en-US"/>
        </w:rPr>
        <w:t xml:space="preserve"> jenis batik</w:t>
      </w:r>
      <w:r w:rsidR="00E33791" w:rsidRPr="000C31D9">
        <w:rPr>
          <w:color w:val="000000"/>
          <w:highlight w:val="yellow"/>
          <w:shd w:val="clear" w:color="auto" w:fill="FFFFFF"/>
          <w:lang w:val="en-US"/>
        </w:rPr>
        <w:t xml:space="preserve"> </w:t>
      </w:r>
      <w:proofErr w:type="spellStart"/>
      <w:r w:rsidR="00E33791" w:rsidRPr="000C31D9">
        <w:rPr>
          <w:color w:val="000000"/>
          <w:highlight w:val="yellow"/>
          <w:shd w:val="clear" w:color="auto" w:fill="FFFFFF"/>
          <w:lang w:val="en-US"/>
        </w:rPr>
        <w:t>meskipun</w:t>
      </w:r>
      <w:proofErr w:type="spellEnd"/>
      <w:r w:rsidR="00E33791" w:rsidRPr="000C31D9">
        <w:rPr>
          <w:color w:val="000000"/>
          <w:highlight w:val="yellow"/>
          <w:shd w:val="clear" w:color="auto" w:fill="FFFFFF"/>
          <w:lang w:val="en-US"/>
        </w:rPr>
        <w:t xml:space="preserve"> </w:t>
      </w:r>
      <w:proofErr w:type="spellStart"/>
      <w:r w:rsidR="00E33791" w:rsidRPr="000C31D9">
        <w:rPr>
          <w:color w:val="000000"/>
          <w:highlight w:val="yellow"/>
          <w:shd w:val="clear" w:color="auto" w:fill="FFFFFF"/>
          <w:lang w:val="en-US"/>
        </w:rPr>
        <w:t>masih</w:t>
      </w:r>
      <w:proofErr w:type="spellEnd"/>
      <w:r w:rsidR="00E33791" w:rsidRPr="000C31D9">
        <w:rPr>
          <w:color w:val="000000"/>
          <w:highlight w:val="yellow"/>
          <w:shd w:val="clear" w:color="auto" w:fill="FFFFFF"/>
          <w:lang w:val="en-US"/>
        </w:rPr>
        <w:t xml:space="preserve"> </w:t>
      </w:r>
      <w:proofErr w:type="spellStart"/>
      <w:r w:rsidR="00E33791" w:rsidRPr="000C31D9">
        <w:rPr>
          <w:color w:val="000000"/>
          <w:highlight w:val="yellow"/>
          <w:shd w:val="clear" w:color="auto" w:fill="FFFFFF"/>
          <w:lang w:val="en-US"/>
        </w:rPr>
        <w:t>ada</w:t>
      </w:r>
      <w:proofErr w:type="spellEnd"/>
      <w:r w:rsidR="00E33791" w:rsidRPr="000C31D9">
        <w:rPr>
          <w:color w:val="000000"/>
          <w:highlight w:val="yellow"/>
          <w:shd w:val="clear" w:color="auto" w:fill="FFFFFF"/>
          <w:lang w:val="en-US"/>
        </w:rPr>
        <w:t xml:space="preserve"> jenis batik yang </w:t>
      </w:r>
      <w:proofErr w:type="spellStart"/>
      <w:r w:rsidR="000C31D9" w:rsidRPr="000C31D9">
        <w:rPr>
          <w:color w:val="000000"/>
          <w:highlight w:val="yellow"/>
          <w:shd w:val="clear" w:color="auto" w:fill="FFFFFF"/>
          <w:lang w:val="en-US"/>
        </w:rPr>
        <w:t>susah</w:t>
      </w:r>
      <w:proofErr w:type="spellEnd"/>
      <w:r w:rsidR="000C31D9" w:rsidRPr="000C31D9">
        <w:rPr>
          <w:color w:val="000000"/>
          <w:highlight w:val="yellow"/>
          <w:shd w:val="clear" w:color="auto" w:fill="FFFFFF"/>
          <w:lang w:val="en-US"/>
        </w:rPr>
        <w:t xml:space="preserve"> untuk </w:t>
      </w:r>
      <w:proofErr w:type="spellStart"/>
      <w:r w:rsidR="000C31D9" w:rsidRPr="000C31D9">
        <w:rPr>
          <w:color w:val="000000"/>
          <w:highlight w:val="yellow"/>
          <w:shd w:val="clear" w:color="auto" w:fill="FFFFFF"/>
          <w:lang w:val="en-US"/>
        </w:rPr>
        <w:t>ditebak</w:t>
      </w:r>
      <w:proofErr w:type="spellEnd"/>
      <w:r w:rsidR="000C31D9" w:rsidRPr="000C31D9">
        <w:rPr>
          <w:color w:val="000000"/>
          <w:highlight w:val="yellow"/>
          <w:shd w:val="clear" w:color="auto" w:fill="FFFFFF"/>
          <w:lang w:val="en-US"/>
        </w:rPr>
        <w:t xml:space="preserve"> sehingga </w:t>
      </w:r>
      <w:proofErr w:type="spellStart"/>
      <w:r w:rsidR="000C31D9" w:rsidRPr="000C31D9">
        <w:rPr>
          <w:color w:val="000000"/>
          <w:highlight w:val="yellow"/>
          <w:shd w:val="clear" w:color="auto" w:fill="FFFFFF"/>
          <w:lang w:val="en-US"/>
        </w:rPr>
        <w:t>menunjukkan</w:t>
      </w:r>
      <w:proofErr w:type="spellEnd"/>
      <w:r w:rsidR="000C31D9" w:rsidRPr="000C31D9">
        <w:rPr>
          <w:color w:val="000000"/>
          <w:highlight w:val="yellow"/>
          <w:shd w:val="clear" w:color="auto" w:fill="FFFFFF"/>
          <w:lang w:val="en-US"/>
        </w:rPr>
        <w:t xml:space="preserve"> </w:t>
      </w:r>
      <w:proofErr w:type="spellStart"/>
      <w:r w:rsidR="000C31D9" w:rsidRPr="000C31D9">
        <w:rPr>
          <w:color w:val="000000"/>
          <w:highlight w:val="yellow"/>
          <w:shd w:val="clear" w:color="auto" w:fill="FFFFFF"/>
          <w:lang w:val="en-US"/>
        </w:rPr>
        <w:t>kesalahan</w:t>
      </w:r>
      <w:proofErr w:type="spellEnd"/>
      <w:r w:rsidR="000C31D9" w:rsidRPr="000C31D9">
        <w:rPr>
          <w:color w:val="000000"/>
          <w:highlight w:val="yellow"/>
          <w:shd w:val="clear" w:color="auto" w:fill="FFFFFF"/>
          <w:lang w:val="en-US"/>
        </w:rPr>
        <w:t xml:space="preserve"> </w:t>
      </w:r>
      <w:proofErr w:type="spellStart"/>
      <w:r w:rsidR="000C31D9" w:rsidRPr="000C31D9">
        <w:rPr>
          <w:color w:val="000000"/>
          <w:highlight w:val="yellow"/>
          <w:shd w:val="clear" w:color="auto" w:fill="FFFFFF"/>
          <w:lang w:val="en-US"/>
        </w:rPr>
        <w:t>dalam</w:t>
      </w:r>
      <w:proofErr w:type="spellEnd"/>
      <w:r w:rsidR="000C31D9" w:rsidRPr="000C31D9">
        <w:rPr>
          <w:color w:val="000000"/>
          <w:highlight w:val="yellow"/>
          <w:shd w:val="clear" w:color="auto" w:fill="FFFFFF"/>
          <w:lang w:val="en-US"/>
        </w:rPr>
        <w:t xml:space="preserve"> </w:t>
      </w:r>
      <w:proofErr w:type="spellStart"/>
      <w:r w:rsidR="000C31D9" w:rsidRPr="000C31D9">
        <w:rPr>
          <w:color w:val="000000"/>
          <w:highlight w:val="yellow"/>
          <w:shd w:val="clear" w:color="auto" w:fill="FFFFFF"/>
          <w:lang w:val="en-US"/>
        </w:rPr>
        <w:t>menebak</w:t>
      </w:r>
      <w:proofErr w:type="spellEnd"/>
      <w:r w:rsidR="000C31D9" w:rsidRPr="000C31D9">
        <w:rPr>
          <w:color w:val="000000"/>
          <w:highlight w:val="yellow"/>
          <w:shd w:val="clear" w:color="auto" w:fill="FFFFFF"/>
          <w:lang w:val="en-US"/>
        </w:rPr>
        <w:t xml:space="preserve"> jenis batik</w:t>
      </w:r>
      <w:r w:rsidR="009F6E4F" w:rsidRPr="000C31D9">
        <w:rPr>
          <w:color w:val="000000"/>
          <w:highlight w:val="yellow"/>
          <w:shd w:val="clear" w:color="auto" w:fill="FFFFFF"/>
          <w:lang w:val="en-US"/>
        </w:rPr>
        <w:t>.</w:t>
      </w:r>
      <w:r w:rsidR="009F6E4F">
        <w:rPr>
          <w:color w:val="000000"/>
          <w:shd w:val="clear" w:color="auto" w:fill="FFFFFF"/>
          <w:lang w:val="en-US"/>
        </w:rPr>
        <w:t xml:space="preserve"> </w:t>
      </w:r>
      <w:proofErr w:type="spellStart"/>
      <w:r w:rsidR="000C31D9" w:rsidRPr="000A7616">
        <w:rPr>
          <w:color w:val="000000"/>
          <w:highlight w:val="yellow"/>
          <w:shd w:val="clear" w:color="auto" w:fill="FFFFFF"/>
          <w:lang w:val="en-US"/>
        </w:rPr>
        <w:t>Kondisi</w:t>
      </w:r>
      <w:proofErr w:type="spellEnd"/>
      <w:r w:rsidR="000C31D9" w:rsidRPr="000A7616">
        <w:rPr>
          <w:color w:val="000000"/>
          <w:highlight w:val="yellow"/>
          <w:shd w:val="clear" w:color="auto" w:fill="FFFFFF"/>
          <w:lang w:val="en-US"/>
        </w:rPr>
        <w:t xml:space="preserve"> ini </w:t>
      </w:r>
      <w:proofErr w:type="spellStart"/>
      <w:r w:rsidR="000C31D9" w:rsidRPr="000A7616">
        <w:rPr>
          <w:color w:val="000000"/>
          <w:highlight w:val="yellow"/>
          <w:shd w:val="clear" w:color="auto" w:fill="FFFFFF"/>
          <w:lang w:val="en-US"/>
        </w:rPr>
        <w:t>disebabkan</w:t>
      </w:r>
      <w:proofErr w:type="spellEnd"/>
      <w:r w:rsidR="000C31D9" w:rsidRPr="000A7616">
        <w:rPr>
          <w:color w:val="000000"/>
          <w:highlight w:val="yellow"/>
          <w:shd w:val="clear" w:color="auto" w:fill="FFFFFF"/>
          <w:lang w:val="en-US"/>
        </w:rPr>
        <w:t xml:space="preserve"> oleh </w:t>
      </w:r>
      <w:proofErr w:type="spellStart"/>
      <w:r w:rsidR="00AC38B4" w:rsidRPr="000A7616">
        <w:rPr>
          <w:color w:val="000000"/>
          <w:highlight w:val="yellow"/>
          <w:shd w:val="clear" w:color="auto" w:fill="FFFFFF"/>
          <w:lang w:val="en-US"/>
        </w:rPr>
        <w:t>posisi</w:t>
      </w:r>
      <w:proofErr w:type="spellEnd"/>
      <w:r w:rsidR="00AC38B4" w:rsidRPr="000A7616">
        <w:rPr>
          <w:color w:val="000000"/>
          <w:highlight w:val="yellow"/>
          <w:shd w:val="clear" w:color="auto" w:fill="FFFFFF"/>
          <w:lang w:val="en-US"/>
        </w:rPr>
        <w:t xml:space="preserve"> </w:t>
      </w:r>
      <w:proofErr w:type="spellStart"/>
      <w:r w:rsidR="00AC38B4" w:rsidRPr="000A7616">
        <w:rPr>
          <w:color w:val="000000"/>
          <w:highlight w:val="yellow"/>
          <w:shd w:val="clear" w:color="auto" w:fill="FFFFFF"/>
          <w:lang w:val="en-US"/>
        </w:rPr>
        <w:t>kain</w:t>
      </w:r>
      <w:proofErr w:type="spellEnd"/>
      <w:r w:rsidR="00AC38B4" w:rsidRPr="000A7616">
        <w:rPr>
          <w:color w:val="000000"/>
          <w:highlight w:val="yellow"/>
          <w:shd w:val="clear" w:color="auto" w:fill="FFFFFF"/>
          <w:lang w:val="en-US"/>
        </w:rPr>
        <w:t xml:space="preserve"> </w:t>
      </w:r>
      <w:r w:rsidR="00933F08" w:rsidRPr="000A7616">
        <w:rPr>
          <w:color w:val="000000"/>
          <w:highlight w:val="yellow"/>
          <w:shd w:val="clear" w:color="auto" w:fill="FFFFFF"/>
          <w:lang w:val="en-US"/>
        </w:rPr>
        <w:t xml:space="preserve">yang diuji, </w:t>
      </w:r>
      <w:proofErr w:type="spellStart"/>
      <w:r w:rsidR="007A41CA" w:rsidRPr="000A7616">
        <w:rPr>
          <w:color w:val="000000"/>
          <w:highlight w:val="yellow"/>
          <w:shd w:val="clear" w:color="auto" w:fill="FFFFFF"/>
          <w:lang w:val="en-US"/>
        </w:rPr>
        <w:t>pola</w:t>
      </w:r>
      <w:proofErr w:type="spellEnd"/>
      <w:r w:rsidR="007A41CA" w:rsidRPr="000A7616">
        <w:rPr>
          <w:color w:val="000000"/>
          <w:highlight w:val="yellow"/>
          <w:shd w:val="clear" w:color="auto" w:fill="FFFFFF"/>
          <w:lang w:val="en-US"/>
        </w:rPr>
        <w:t xml:space="preserve"> </w:t>
      </w:r>
      <w:proofErr w:type="spellStart"/>
      <w:r w:rsidR="007A41CA" w:rsidRPr="000A7616">
        <w:rPr>
          <w:color w:val="000000"/>
          <w:highlight w:val="yellow"/>
          <w:shd w:val="clear" w:color="auto" w:fill="FFFFFF"/>
          <w:lang w:val="en-US"/>
        </w:rPr>
        <w:t>dari</w:t>
      </w:r>
      <w:proofErr w:type="spellEnd"/>
      <w:r w:rsidR="007A41CA" w:rsidRPr="000A7616">
        <w:rPr>
          <w:color w:val="000000"/>
          <w:highlight w:val="yellow"/>
          <w:shd w:val="clear" w:color="auto" w:fill="FFFFFF"/>
          <w:lang w:val="en-US"/>
        </w:rPr>
        <w:t xml:space="preserve"> batik yang diuji </w:t>
      </w:r>
      <w:proofErr w:type="spellStart"/>
      <w:r w:rsidR="007A41CA" w:rsidRPr="000A7616">
        <w:rPr>
          <w:color w:val="000000"/>
          <w:highlight w:val="yellow"/>
          <w:shd w:val="clear" w:color="auto" w:fill="FFFFFF"/>
          <w:lang w:val="en-US"/>
        </w:rPr>
        <w:t>serta</w:t>
      </w:r>
      <w:proofErr w:type="spellEnd"/>
      <w:r w:rsidR="009F6E4F" w:rsidRPr="000A7616">
        <w:rPr>
          <w:color w:val="000000"/>
          <w:highlight w:val="yellow"/>
          <w:shd w:val="clear" w:color="auto" w:fill="FFFFFF"/>
          <w:lang w:val="en-US"/>
        </w:rPr>
        <w:t xml:space="preserve"> </w:t>
      </w:r>
      <w:proofErr w:type="spellStart"/>
      <w:r w:rsidR="006A66B5" w:rsidRPr="000A7616">
        <w:rPr>
          <w:color w:val="000000"/>
          <w:highlight w:val="yellow"/>
          <w:shd w:val="clear" w:color="auto" w:fill="FFFFFF"/>
          <w:lang w:val="en-US"/>
        </w:rPr>
        <w:t>jarak</w:t>
      </w:r>
      <w:proofErr w:type="spellEnd"/>
      <w:r w:rsidR="006A66B5" w:rsidRPr="000A7616">
        <w:rPr>
          <w:color w:val="000000"/>
          <w:highlight w:val="yellow"/>
          <w:shd w:val="clear" w:color="auto" w:fill="FFFFFF"/>
          <w:lang w:val="en-US"/>
        </w:rPr>
        <w:t xml:space="preserve"> kamera</w:t>
      </w:r>
      <w:r w:rsidR="00BE6BE6" w:rsidRPr="000A7616">
        <w:rPr>
          <w:color w:val="000000"/>
          <w:highlight w:val="yellow"/>
          <w:shd w:val="clear" w:color="auto" w:fill="FFFFFF"/>
          <w:lang w:val="en-US"/>
        </w:rPr>
        <w:t xml:space="preserve"> dan </w:t>
      </w:r>
      <w:proofErr w:type="spellStart"/>
      <w:r w:rsidR="00BE6BE6" w:rsidRPr="000A7616">
        <w:rPr>
          <w:color w:val="000000"/>
          <w:highlight w:val="yellow"/>
          <w:shd w:val="clear" w:color="auto" w:fill="FFFFFF"/>
          <w:lang w:val="en-US"/>
        </w:rPr>
        <w:t>kain</w:t>
      </w:r>
      <w:proofErr w:type="spellEnd"/>
      <w:r w:rsidR="00BE6BE6" w:rsidRPr="000A7616">
        <w:rPr>
          <w:color w:val="000000"/>
          <w:highlight w:val="yellow"/>
          <w:shd w:val="clear" w:color="auto" w:fill="FFFFFF"/>
          <w:lang w:val="en-US"/>
        </w:rPr>
        <w:t xml:space="preserve"> batik</w:t>
      </w:r>
      <w:r w:rsidR="006A66B5" w:rsidRPr="000A7616">
        <w:rPr>
          <w:color w:val="000000"/>
          <w:highlight w:val="yellow"/>
          <w:shd w:val="clear" w:color="auto" w:fill="FFFFFF"/>
          <w:lang w:val="en-US"/>
        </w:rPr>
        <w:t xml:space="preserve"> yang </w:t>
      </w:r>
      <w:proofErr w:type="spellStart"/>
      <w:r w:rsidR="00CF2112" w:rsidRPr="000A7616">
        <w:rPr>
          <w:color w:val="000000"/>
          <w:highlight w:val="yellow"/>
          <w:shd w:val="clear" w:color="auto" w:fill="FFFFFF"/>
          <w:lang w:val="en-US"/>
        </w:rPr>
        <w:t>membutuhkan</w:t>
      </w:r>
      <w:proofErr w:type="spellEnd"/>
      <w:r w:rsidR="00CF2112" w:rsidRPr="000A7616">
        <w:rPr>
          <w:color w:val="000000"/>
          <w:highlight w:val="yellow"/>
          <w:shd w:val="clear" w:color="auto" w:fill="FFFFFF"/>
          <w:lang w:val="en-US"/>
        </w:rPr>
        <w:t xml:space="preserve"> </w:t>
      </w:r>
      <w:proofErr w:type="spellStart"/>
      <w:r w:rsidR="003A4137" w:rsidRPr="000A7616">
        <w:rPr>
          <w:color w:val="000000"/>
          <w:highlight w:val="yellow"/>
          <w:shd w:val="clear" w:color="auto" w:fill="FFFFFF"/>
          <w:lang w:val="en-US"/>
        </w:rPr>
        <w:t>jarak</w:t>
      </w:r>
      <w:proofErr w:type="spellEnd"/>
      <w:r w:rsidR="003A4137" w:rsidRPr="000A7616">
        <w:rPr>
          <w:color w:val="000000"/>
          <w:highlight w:val="yellow"/>
          <w:shd w:val="clear" w:color="auto" w:fill="FFFFFF"/>
          <w:lang w:val="en-US"/>
        </w:rPr>
        <w:t xml:space="preserve"> </w:t>
      </w:r>
      <w:r w:rsidR="00F85B70" w:rsidRPr="000A7616">
        <w:rPr>
          <w:color w:val="000000"/>
          <w:highlight w:val="yellow"/>
          <w:shd w:val="clear" w:color="auto" w:fill="FFFFFF"/>
          <w:lang w:val="en-US"/>
        </w:rPr>
        <w:t xml:space="preserve">cukup jauh agar dapat </w:t>
      </w:r>
      <w:proofErr w:type="spellStart"/>
      <w:r w:rsidR="00F85B70" w:rsidRPr="000A7616">
        <w:rPr>
          <w:color w:val="000000"/>
          <w:highlight w:val="yellow"/>
          <w:shd w:val="clear" w:color="auto" w:fill="FFFFFF"/>
          <w:lang w:val="en-US"/>
        </w:rPr>
        <w:t>terlihat</w:t>
      </w:r>
      <w:proofErr w:type="spellEnd"/>
      <w:r w:rsidR="00F85B70" w:rsidRPr="000A7616">
        <w:rPr>
          <w:color w:val="000000"/>
          <w:highlight w:val="yellow"/>
          <w:shd w:val="clear" w:color="auto" w:fill="FFFFFF"/>
          <w:lang w:val="en-US"/>
        </w:rPr>
        <w:t xml:space="preserve"> </w:t>
      </w:r>
      <w:proofErr w:type="spellStart"/>
      <w:r w:rsidR="00F85B70" w:rsidRPr="000A7616">
        <w:rPr>
          <w:color w:val="000000"/>
          <w:highlight w:val="yellow"/>
          <w:shd w:val="clear" w:color="auto" w:fill="FFFFFF"/>
          <w:lang w:val="en-US"/>
        </w:rPr>
        <w:t>keseluruhan</w:t>
      </w:r>
      <w:proofErr w:type="spellEnd"/>
      <w:r w:rsidR="00F85B70" w:rsidRPr="000A7616">
        <w:rPr>
          <w:color w:val="000000"/>
          <w:highlight w:val="yellow"/>
          <w:shd w:val="clear" w:color="auto" w:fill="FFFFFF"/>
          <w:lang w:val="en-US"/>
        </w:rPr>
        <w:t xml:space="preserve"> motif batik. </w:t>
      </w:r>
      <w:r w:rsidR="002D64F3" w:rsidRPr="000A7616">
        <w:rPr>
          <w:color w:val="000000"/>
          <w:highlight w:val="yellow"/>
          <w:shd w:val="clear" w:color="auto" w:fill="FFFFFF"/>
          <w:lang w:val="en-US"/>
        </w:rPr>
        <w:t>Dari pengujian ini</w:t>
      </w:r>
      <w:r w:rsidR="00800054" w:rsidRPr="000A7616">
        <w:rPr>
          <w:color w:val="000000"/>
          <w:highlight w:val="yellow"/>
          <w:shd w:val="clear" w:color="auto" w:fill="FFFFFF"/>
          <w:lang w:val="en-US"/>
        </w:rPr>
        <w:t xml:space="preserve">, dapat </w:t>
      </w:r>
      <w:proofErr w:type="spellStart"/>
      <w:r w:rsidR="00800054" w:rsidRPr="000A7616">
        <w:rPr>
          <w:color w:val="000000"/>
          <w:highlight w:val="yellow"/>
          <w:shd w:val="clear" w:color="auto" w:fill="FFFFFF"/>
          <w:lang w:val="en-US"/>
        </w:rPr>
        <w:t>disimpulkan</w:t>
      </w:r>
      <w:proofErr w:type="spellEnd"/>
      <w:r w:rsidR="00800054" w:rsidRPr="000A7616">
        <w:rPr>
          <w:color w:val="000000"/>
          <w:highlight w:val="yellow"/>
          <w:shd w:val="clear" w:color="auto" w:fill="FFFFFF"/>
          <w:lang w:val="en-US"/>
        </w:rPr>
        <w:t xml:space="preserve"> bahwa </w:t>
      </w:r>
      <w:r w:rsidRPr="000A7616">
        <w:rPr>
          <w:color w:val="000000"/>
          <w:highlight w:val="yellow"/>
          <w:shd w:val="clear" w:color="auto" w:fill="FFFFFF"/>
          <w:lang w:val="en-US"/>
        </w:rPr>
        <w:t xml:space="preserve">model Resnet 152 v2 dapat </w:t>
      </w:r>
      <w:proofErr w:type="spellStart"/>
      <w:r w:rsidRPr="000A7616">
        <w:rPr>
          <w:color w:val="000000"/>
          <w:highlight w:val="yellow"/>
          <w:shd w:val="clear" w:color="auto" w:fill="FFFFFF"/>
          <w:lang w:val="en-US"/>
        </w:rPr>
        <w:t>menebak</w:t>
      </w:r>
      <w:proofErr w:type="spellEnd"/>
      <w:r w:rsidRPr="000A7616">
        <w:rPr>
          <w:color w:val="000000"/>
          <w:highlight w:val="yellow"/>
          <w:shd w:val="clear" w:color="auto" w:fill="FFFFFF"/>
          <w:lang w:val="en-US"/>
        </w:rPr>
        <w:t xml:space="preserve"> </w:t>
      </w:r>
      <w:proofErr w:type="spellStart"/>
      <w:r w:rsidRPr="000A7616">
        <w:rPr>
          <w:color w:val="000000"/>
          <w:highlight w:val="yellow"/>
          <w:shd w:val="clear" w:color="auto" w:fill="FFFFFF"/>
          <w:lang w:val="en-US"/>
        </w:rPr>
        <w:t>enam</w:t>
      </w:r>
      <w:proofErr w:type="spellEnd"/>
      <w:r w:rsidRPr="000A7616">
        <w:rPr>
          <w:color w:val="000000"/>
          <w:highlight w:val="yellow"/>
          <w:shd w:val="clear" w:color="auto" w:fill="FFFFFF"/>
          <w:lang w:val="en-US"/>
        </w:rPr>
        <w:t xml:space="preserve"> jenis batik dengan </w:t>
      </w:r>
      <w:proofErr w:type="spellStart"/>
      <w:r w:rsidR="00E93278" w:rsidRPr="000A7616">
        <w:rPr>
          <w:color w:val="000000"/>
          <w:highlight w:val="yellow"/>
          <w:shd w:val="clear" w:color="auto" w:fill="FFFFFF"/>
          <w:lang w:val="en-US"/>
        </w:rPr>
        <w:t>tepat</w:t>
      </w:r>
      <w:proofErr w:type="spellEnd"/>
      <w:r w:rsidR="00B732D1" w:rsidRPr="000A7616">
        <w:rPr>
          <w:color w:val="000000"/>
          <w:highlight w:val="yellow"/>
          <w:shd w:val="clear" w:color="auto" w:fill="FFFFFF"/>
          <w:lang w:val="en-US"/>
        </w:rPr>
        <w:t xml:space="preserve"> </w:t>
      </w:r>
      <w:proofErr w:type="spellStart"/>
      <w:r w:rsidR="00B732D1" w:rsidRPr="000A7616">
        <w:rPr>
          <w:color w:val="000000"/>
          <w:highlight w:val="yellow"/>
          <w:shd w:val="clear" w:color="auto" w:fill="FFFFFF"/>
          <w:lang w:val="en-US"/>
        </w:rPr>
        <w:t>jika</w:t>
      </w:r>
      <w:proofErr w:type="spellEnd"/>
      <w:r w:rsidR="00B732D1" w:rsidRPr="000A7616">
        <w:rPr>
          <w:color w:val="000000"/>
          <w:highlight w:val="yellow"/>
          <w:shd w:val="clear" w:color="auto" w:fill="FFFFFF"/>
          <w:lang w:val="en-US"/>
        </w:rPr>
        <w:t xml:space="preserve"> </w:t>
      </w:r>
      <w:proofErr w:type="spellStart"/>
      <w:r w:rsidR="000827D8" w:rsidRPr="000A7616">
        <w:rPr>
          <w:color w:val="000000"/>
          <w:highlight w:val="yellow"/>
          <w:shd w:val="clear" w:color="auto" w:fill="FFFFFF"/>
          <w:lang w:val="en-US"/>
        </w:rPr>
        <w:t>posisi</w:t>
      </w:r>
      <w:proofErr w:type="spellEnd"/>
      <w:r w:rsidR="000827D8" w:rsidRPr="000A7616">
        <w:rPr>
          <w:color w:val="000000"/>
          <w:highlight w:val="yellow"/>
          <w:shd w:val="clear" w:color="auto" w:fill="FFFFFF"/>
          <w:lang w:val="en-US"/>
        </w:rPr>
        <w:t xml:space="preserve"> </w:t>
      </w:r>
      <w:proofErr w:type="spellStart"/>
      <w:r w:rsidR="000827D8" w:rsidRPr="000A7616">
        <w:rPr>
          <w:color w:val="000000"/>
          <w:highlight w:val="yellow"/>
          <w:shd w:val="clear" w:color="auto" w:fill="FFFFFF"/>
          <w:lang w:val="en-US"/>
        </w:rPr>
        <w:t>kain</w:t>
      </w:r>
      <w:proofErr w:type="spellEnd"/>
      <w:r w:rsidR="000827D8" w:rsidRPr="000A7616">
        <w:rPr>
          <w:color w:val="000000"/>
          <w:highlight w:val="yellow"/>
          <w:shd w:val="clear" w:color="auto" w:fill="FFFFFF"/>
          <w:lang w:val="en-US"/>
        </w:rPr>
        <w:t xml:space="preserve"> dan </w:t>
      </w:r>
      <w:proofErr w:type="spellStart"/>
      <w:r w:rsidR="000827D8" w:rsidRPr="000A7616">
        <w:rPr>
          <w:color w:val="000000"/>
          <w:highlight w:val="yellow"/>
          <w:shd w:val="clear" w:color="auto" w:fill="FFFFFF"/>
          <w:lang w:val="en-US"/>
        </w:rPr>
        <w:t>posisi</w:t>
      </w:r>
      <w:proofErr w:type="spellEnd"/>
      <w:r w:rsidR="000827D8" w:rsidRPr="000A7616">
        <w:rPr>
          <w:color w:val="000000"/>
          <w:highlight w:val="yellow"/>
          <w:shd w:val="clear" w:color="auto" w:fill="FFFFFF"/>
          <w:lang w:val="en-US"/>
        </w:rPr>
        <w:t xml:space="preserve"> kamera </w:t>
      </w:r>
      <w:proofErr w:type="spellStart"/>
      <w:r w:rsidR="000604F6" w:rsidRPr="000A7616">
        <w:rPr>
          <w:color w:val="000000"/>
          <w:highlight w:val="yellow"/>
          <w:shd w:val="clear" w:color="auto" w:fill="FFFFFF"/>
          <w:lang w:val="en-US"/>
        </w:rPr>
        <w:t>diletakkan</w:t>
      </w:r>
      <w:proofErr w:type="spellEnd"/>
      <w:r w:rsidR="000604F6" w:rsidRPr="000A7616">
        <w:rPr>
          <w:color w:val="000000"/>
          <w:highlight w:val="yellow"/>
          <w:shd w:val="clear" w:color="auto" w:fill="FFFFFF"/>
          <w:lang w:val="en-US"/>
        </w:rPr>
        <w:t xml:space="preserve"> </w:t>
      </w:r>
      <w:proofErr w:type="spellStart"/>
      <w:r w:rsidR="000604F6" w:rsidRPr="000A7616">
        <w:rPr>
          <w:color w:val="000000"/>
          <w:highlight w:val="yellow"/>
          <w:shd w:val="clear" w:color="auto" w:fill="FFFFFF"/>
          <w:lang w:val="en-US"/>
        </w:rPr>
        <w:t>dalam</w:t>
      </w:r>
      <w:proofErr w:type="spellEnd"/>
      <w:r w:rsidR="000604F6" w:rsidRPr="000A7616">
        <w:rPr>
          <w:color w:val="000000"/>
          <w:highlight w:val="yellow"/>
          <w:shd w:val="clear" w:color="auto" w:fill="FFFFFF"/>
          <w:lang w:val="en-US"/>
        </w:rPr>
        <w:t xml:space="preserve"> </w:t>
      </w:r>
      <w:proofErr w:type="spellStart"/>
      <w:r w:rsidR="006835AD" w:rsidRPr="000A7616">
        <w:rPr>
          <w:color w:val="000000"/>
          <w:highlight w:val="yellow"/>
          <w:shd w:val="clear" w:color="auto" w:fill="FFFFFF"/>
          <w:lang w:val="en-US"/>
        </w:rPr>
        <w:t>posisi</w:t>
      </w:r>
      <w:proofErr w:type="spellEnd"/>
      <w:r w:rsidR="006835AD" w:rsidRPr="000A7616">
        <w:rPr>
          <w:color w:val="000000"/>
          <w:highlight w:val="yellow"/>
          <w:shd w:val="clear" w:color="auto" w:fill="FFFFFF"/>
          <w:lang w:val="en-US"/>
        </w:rPr>
        <w:t xml:space="preserve"> yang </w:t>
      </w:r>
      <w:proofErr w:type="spellStart"/>
      <w:r w:rsidR="006835AD" w:rsidRPr="000A7616">
        <w:rPr>
          <w:color w:val="000000"/>
          <w:highlight w:val="yellow"/>
          <w:shd w:val="clear" w:color="auto" w:fill="FFFFFF"/>
          <w:lang w:val="en-US"/>
        </w:rPr>
        <w:t>tepat</w:t>
      </w:r>
      <w:proofErr w:type="spellEnd"/>
      <w:r w:rsidR="00E93278" w:rsidRPr="000A7616">
        <w:rPr>
          <w:color w:val="000000"/>
          <w:highlight w:val="yellow"/>
          <w:shd w:val="clear" w:color="auto" w:fill="FFFFFF"/>
          <w:lang w:val="en-US"/>
        </w:rPr>
        <w:t>.</w:t>
      </w:r>
    </w:p>
    <w:p w14:paraId="7220C464" w14:textId="209F1F88" w:rsidR="004B2E92" w:rsidRDefault="00E93278" w:rsidP="009A1510">
      <w:pPr>
        <w:pStyle w:val="Heading3"/>
        <w:rPr>
          <w:shd w:val="clear" w:color="auto" w:fill="FFFFFF"/>
          <w:lang w:val="en-US"/>
        </w:rPr>
      </w:pPr>
      <w:r>
        <w:rPr>
          <w:shd w:val="clear" w:color="auto" w:fill="FFFFFF"/>
          <w:lang w:val="en-US"/>
        </w:rPr>
        <w:t xml:space="preserve">Analisa Hasil Pengujian </w:t>
      </w:r>
      <w:proofErr w:type="spellStart"/>
      <w:r>
        <w:rPr>
          <w:shd w:val="clear" w:color="auto" w:fill="FFFFFF"/>
          <w:lang w:val="en-US"/>
        </w:rPr>
        <w:t>Keseluruhan</w:t>
      </w:r>
      <w:proofErr w:type="spellEnd"/>
      <w:r>
        <w:rPr>
          <w:shd w:val="clear" w:color="auto" w:fill="FFFFFF"/>
          <w:lang w:val="en-US"/>
        </w:rPr>
        <w:t xml:space="preserve"> </w:t>
      </w:r>
      <w:proofErr w:type="spellStart"/>
      <w:r>
        <w:rPr>
          <w:shd w:val="clear" w:color="auto" w:fill="FFFFFF"/>
          <w:lang w:val="en-US"/>
        </w:rPr>
        <w:t>Fungsi</w:t>
      </w:r>
      <w:proofErr w:type="spellEnd"/>
      <w:r>
        <w:rPr>
          <w:shd w:val="clear" w:color="auto" w:fill="FFFFFF"/>
          <w:lang w:val="en-US"/>
        </w:rPr>
        <w:t xml:space="preserve"> </w:t>
      </w:r>
      <w:proofErr w:type="spellStart"/>
      <w:r>
        <w:rPr>
          <w:shd w:val="clear" w:color="auto" w:fill="FFFFFF"/>
          <w:lang w:val="en-US"/>
        </w:rPr>
        <w:t>dari</w:t>
      </w:r>
      <w:proofErr w:type="spellEnd"/>
      <w:r>
        <w:rPr>
          <w:shd w:val="clear" w:color="auto" w:fill="FFFFFF"/>
          <w:lang w:val="en-US"/>
        </w:rPr>
        <w:t xml:space="preserve"> Mobile Application</w:t>
      </w:r>
    </w:p>
    <w:p w14:paraId="176A85DD" w14:textId="3EE39802" w:rsidR="009A1510" w:rsidRPr="009A1510" w:rsidRDefault="009A1510" w:rsidP="009A1510">
      <w:pPr>
        <w:rPr>
          <w:lang w:val="en-US"/>
        </w:rPr>
      </w:pPr>
      <w:r w:rsidRPr="00B31382">
        <w:rPr>
          <w:highlight w:val="yellow"/>
          <w:lang w:val="sv-SE"/>
        </w:rPr>
        <w:t xml:space="preserve">Dari hasil rekaptulasi </w:t>
      </w:r>
      <w:r w:rsidR="00F13135" w:rsidRPr="00B31382">
        <w:rPr>
          <w:highlight w:val="yellow"/>
          <w:lang w:val="sv-SE"/>
        </w:rPr>
        <w:t>skor dengan metode SUS</w:t>
      </w:r>
      <w:r w:rsidR="00307F1C" w:rsidRPr="00B31382">
        <w:rPr>
          <w:highlight w:val="yellow"/>
          <w:lang w:val="sv-SE"/>
        </w:rPr>
        <w:t>, didapatkan hasil akhir 7</w:t>
      </w:r>
      <w:r w:rsidR="0003478E" w:rsidRPr="00B31382">
        <w:rPr>
          <w:highlight w:val="yellow"/>
          <w:lang w:val="sv-SE"/>
        </w:rPr>
        <w:t>6</w:t>
      </w:r>
      <w:r w:rsidR="009872FB" w:rsidRPr="00B31382">
        <w:rPr>
          <w:lang w:val="sv-SE"/>
        </w:rPr>
        <w:t xml:space="preserve">. </w:t>
      </w:r>
      <w:r w:rsidR="009872FB">
        <w:rPr>
          <w:lang w:val="en-US"/>
        </w:rPr>
        <w:t>Sesuai denga</w:t>
      </w:r>
      <w:r w:rsidR="00FD6FE9">
        <w:rPr>
          <w:lang w:val="en-US"/>
        </w:rPr>
        <w:t xml:space="preserve">n </w:t>
      </w:r>
      <w:proofErr w:type="spellStart"/>
      <w:r w:rsidR="00FD6FE9">
        <w:rPr>
          <w:lang w:val="en-US"/>
        </w:rPr>
        <w:t>gambar</w:t>
      </w:r>
      <w:proofErr w:type="spellEnd"/>
      <w:r w:rsidR="00FD6FE9">
        <w:rPr>
          <w:lang w:val="en-US"/>
        </w:rPr>
        <w:t xml:space="preserve">, </w:t>
      </w:r>
      <w:proofErr w:type="spellStart"/>
      <w:r w:rsidR="00FD6FE9">
        <w:rPr>
          <w:lang w:val="en-US"/>
        </w:rPr>
        <w:t>terlihat</w:t>
      </w:r>
      <w:proofErr w:type="spellEnd"/>
      <w:r w:rsidR="00FD6FE9">
        <w:rPr>
          <w:lang w:val="en-US"/>
        </w:rPr>
        <w:t xml:space="preserve"> bahwa </w:t>
      </w:r>
      <w:r w:rsidR="000045D0">
        <w:rPr>
          <w:lang w:val="en-US"/>
        </w:rPr>
        <w:t xml:space="preserve">aplikasi BatiQu </w:t>
      </w:r>
      <w:proofErr w:type="spellStart"/>
      <w:r w:rsidR="00963A68">
        <w:rPr>
          <w:lang w:val="en-US"/>
        </w:rPr>
        <w:t>menempati</w:t>
      </w:r>
      <w:proofErr w:type="spellEnd"/>
      <w:r w:rsidR="00963A68">
        <w:rPr>
          <w:lang w:val="en-US"/>
        </w:rPr>
        <w:t xml:space="preserve"> level </w:t>
      </w:r>
      <w:r w:rsidR="005861A4">
        <w:rPr>
          <w:lang w:val="en-US"/>
        </w:rPr>
        <w:t>acceptable</w:t>
      </w:r>
      <w:r w:rsidR="003F6A3E">
        <w:rPr>
          <w:lang w:val="en-US"/>
        </w:rPr>
        <w:t xml:space="preserve"> pada </w:t>
      </w:r>
      <w:proofErr w:type="spellStart"/>
      <w:r w:rsidR="003F6A3E">
        <w:rPr>
          <w:lang w:val="en-US"/>
        </w:rPr>
        <w:t>sisi</w:t>
      </w:r>
      <w:proofErr w:type="spellEnd"/>
      <w:r w:rsidR="003F6A3E">
        <w:rPr>
          <w:lang w:val="en-US"/>
        </w:rPr>
        <w:t xml:space="preserve"> </w:t>
      </w:r>
      <w:r w:rsidR="00481932">
        <w:rPr>
          <w:lang w:val="en-US"/>
        </w:rPr>
        <w:t>A</w:t>
      </w:r>
      <w:r w:rsidR="00A84F3D">
        <w:rPr>
          <w:lang w:val="en-US"/>
        </w:rPr>
        <w:t>cceptability</w:t>
      </w:r>
      <w:r w:rsidR="00481932">
        <w:rPr>
          <w:lang w:val="en-US"/>
        </w:rPr>
        <w:t xml:space="preserve"> dan </w:t>
      </w:r>
      <w:r w:rsidR="00771F3B">
        <w:rPr>
          <w:lang w:val="en-US"/>
        </w:rPr>
        <w:t xml:space="preserve">Grade </w:t>
      </w:r>
      <w:r w:rsidR="007D1D01">
        <w:rPr>
          <w:lang w:val="en-US"/>
        </w:rPr>
        <w:t>C</w:t>
      </w:r>
      <w:r w:rsidR="00FC1B81">
        <w:rPr>
          <w:lang w:val="en-US"/>
        </w:rPr>
        <w:t xml:space="preserve">. </w:t>
      </w:r>
      <w:proofErr w:type="spellStart"/>
      <w:r w:rsidR="00FC1B81">
        <w:rPr>
          <w:lang w:val="en-US"/>
        </w:rPr>
        <w:t>Sedangkan</w:t>
      </w:r>
      <w:proofErr w:type="spellEnd"/>
      <w:r w:rsidR="00FC1B81">
        <w:rPr>
          <w:lang w:val="en-US"/>
        </w:rPr>
        <w:t xml:space="preserve"> </w:t>
      </w:r>
      <w:proofErr w:type="spellStart"/>
      <w:r w:rsidR="00FC1B81">
        <w:rPr>
          <w:lang w:val="en-US"/>
        </w:rPr>
        <w:t>dari</w:t>
      </w:r>
      <w:proofErr w:type="spellEnd"/>
      <w:r w:rsidR="00FC1B81">
        <w:rPr>
          <w:lang w:val="en-US"/>
        </w:rPr>
        <w:t xml:space="preserve"> </w:t>
      </w:r>
      <w:proofErr w:type="spellStart"/>
      <w:r w:rsidR="00FC1B81">
        <w:rPr>
          <w:lang w:val="en-US"/>
        </w:rPr>
        <w:t>sisi</w:t>
      </w:r>
      <w:proofErr w:type="spellEnd"/>
      <w:r w:rsidR="00FC1B81">
        <w:rPr>
          <w:lang w:val="en-US"/>
        </w:rPr>
        <w:t xml:space="preserve"> </w:t>
      </w:r>
      <w:r w:rsidR="00A84F3D">
        <w:rPr>
          <w:lang w:val="en-US"/>
        </w:rPr>
        <w:t>Adjective Ratings</w:t>
      </w:r>
      <w:r w:rsidR="005338D5">
        <w:rPr>
          <w:lang w:val="en-US"/>
        </w:rPr>
        <w:t xml:space="preserve">, </w:t>
      </w:r>
      <w:proofErr w:type="spellStart"/>
      <w:r w:rsidR="005338D5">
        <w:rPr>
          <w:lang w:val="en-US"/>
        </w:rPr>
        <w:t>hasil</w:t>
      </w:r>
      <w:proofErr w:type="spellEnd"/>
      <w:r w:rsidR="005338D5">
        <w:rPr>
          <w:lang w:val="en-US"/>
        </w:rPr>
        <w:t xml:space="preserve"> </w:t>
      </w:r>
      <w:proofErr w:type="spellStart"/>
      <w:r w:rsidR="00193F5E">
        <w:rPr>
          <w:lang w:val="en-US"/>
        </w:rPr>
        <w:t>rekaptulasi</w:t>
      </w:r>
      <w:proofErr w:type="spellEnd"/>
      <w:r w:rsidR="00193F5E">
        <w:rPr>
          <w:lang w:val="en-US"/>
        </w:rPr>
        <w:t xml:space="preserve"> aplikasi BatiQu </w:t>
      </w:r>
      <w:proofErr w:type="spellStart"/>
      <w:r w:rsidR="00193F5E">
        <w:rPr>
          <w:lang w:val="en-US"/>
        </w:rPr>
        <w:t>berada</w:t>
      </w:r>
      <w:proofErr w:type="spellEnd"/>
      <w:r w:rsidR="00193F5E">
        <w:rPr>
          <w:lang w:val="en-US"/>
        </w:rPr>
        <w:t xml:space="preserve"> di </w:t>
      </w:r>
      <w:proofErr w:type="spellStart"/>
      <w:r w:rsidR="00193F5E">
        <w:rPr>
          <w:lang w:val="en-US"/>
        </w:rPr>
        <w:lastRenderedPageBreak/>
        <w:t>posisi</w:t>
      </w:r>
      <w:proofErr w:type="spellEnd"/>
      <w:r w:rsidR="00193F5E">
        <w:rPr>
          <w:lang w:val="en-US"/>
        </w:rPr>
        <w:t xml:space="preserve"> “</w:t>
      </w:r>
      <w:r w:rsidR="001B1876">
        <w:rPr>
          <w:lang w:val="en-US"/>
        </w:rPr>
        <w:t>GOOD”</w:t>
      </w:r>
      <w:r w:rsidR="00A84F3D">
        <w:rPr>
          <w:lang w:val="en-US"/>
        </w:rPr>
        <w:t xml:space="preserve">. Hal ini </w:t>
      </w:r>
      <w:proofErr w:type="spellStart"/>
      <w:r w:rsidR="00A84F3D">
        <w:rPr>
          <w:lang w:val="en-US"/>
        </w:rPr>
        <w:t>menunjukkan</w:t>
      </w:r>
      <w:proofErr w:type="spellEnd"/>
      <w:r w:rsidR="00A84F3D">
        <w:rPr>
          <w:lang w:val="en-US"/>
        </w:rPr>
        <w:t xml:space="preserve"> </w:t>
      </w:r>
      <w:r w:rsidR="006D6AC3">
        <w:rPr>
          <w:lang w:val="en-US"/>
        </w:rPr>
        <w:t xml:space="preserve">bahwa aplikasi BatiQu </w:t>
      </w:r>
      <w:r w:rsidR="002D0BD5">
        <w:rPr>
          <w:lang w:val="en-US"/>
        </w:rPr>
        <w:t xml:space="preserve">dapat </w:t>
      </w:r>
      <w:proofErr w:type="spellStart"/>
      <w:r w:rsidR="002D0BD5">
        <w:rPr>
          <w:lang w:val="en-US"/>
        </w:rPr>
        <w:t>diterima</w:t>
      </w:r>
      <w:proofErr w:type="spellEnd"/>
      <w:r w:rsidR="002D0BD5">
        <w:rPr>
          <w:lang w:val="en-US"/>
        </w:rPr>
        <w:t xml:space="preserve"> oleh </w:t>
      </w:r>
      <w:proofErr w:type="spellStart"/>
      <w:r w:rsidR="002D0BD5">
        <w:rPr>
          <w:lang w:val="en-US"/>
        </w:rPr>
        <w:t>masyarakat</w:t>
      </w:r>
      <w:proofErr w:type="spellEnd"/>
      <w:r w:rsidR="001B077C">
        <w:rPr>
          <w:lang w:val="en-US"/>
        </w:rPr>
        <w:t xml:space="preserve"> dan dapat bekerja dengan baik</w:t>
      </w:r>
      <w:r w:rsidR="007B2011">
        <w:rPr>
          <w:lang w:val="en-US"/>
        </w:rPr>
        <w:t xml:space="preserve"> untuk dapat </w:t>
      </w:r>
      <w:proofErr w:type="spellStart"/>
      <w:r w:rsidR="007B2011">
        <w:rPr>
          <w:lang w:val="en-US"/>
        </w:rPr>
        <w:t>mengidentifikasi</w:t>
      </w:r>
      <w:proofErr w:type="spellEnd"/>
      <w:r w:rsidR="007B2011">
        <w:rPr>
          <w:lang w:val="en-US"/>
        </w:rPr>
        <w:t xml:space="preserve"> </w:t>
      </w:r>
      <w:r w:rsidR="005B411E">
        <w:rPr>
          <w:lang w:val="en-US"/>
        </w:rPr>
        <w:t>jenis batik.</w:t>
      </w:r>
    </w:p>
    <w:p w14:paraId="557CAE0D" w14:textId="77777777" w:rsidR="00E93278" w:rsidRDefault="00E93278" w:rsidP="00E93278">
      <w:pPr>
        <w:ind w:firstLine="0"/>
        <w:rPr>
          <w:color w:val="000000"/>
          <w:shd w:val="clear" w:color="auto" w:fill="FFFFFF"/>
        </w:rPr>
      </w:pPr>
    </w:p>
    <w:p w14:paraId="320E0439" w14:textId="77777777" w:rsidR="00DD5DB9" w:rsidRDefault="00DD5DB9" w:rsidP="0036738B">
      <w:pPr>
        <w:ind w:firstLine="0"/>
        <w:rPr>
          <w:lang w:val="sv-SE"/>
        </w:rPr>
      </w:pPr>
    </w:p>
    <w:p w14:paraId="151555A4" w14:textId="062640F8" w:rsidR="00702402" w:rsidRPr="00702402" w:rsidRDefault="00702402" w:rsidP="00702402">
      <w:pPr>
        <w:rPr>
          <w:lang w:val="sv-SE"/>
        </w:rPr>
      </w:pPr>
    </w:p>
    <w:p w14:paraId="11553988" w14:textId="5B1B59F5" w:rsidR="00E24D89" w:rsidRDefault="002E47A7" w:rsidP="00B27E4B">
      <w:pPr>
        <w:pStyle w:val="Heading2"/>
        <w:rPr>
          <w:lang w:val="sv-SE"/>
        </w:rPr>
      </w:pPr>
      <w:bookmarkStart w:id="66" w:name="_Toc130977760"/>
      <w:r>
        <w:rPr>
          <w:lang w:val="sv-SE"/>
        </w:rPr>
        <w:t>Kesimpulan dan Ringkasan CD-5</w:t>
      </w:r>
      <w:bookmarkEnd w:id="66"/>
    </w:p>
    <w:p w14:paraId="37EA359A" w14:textId="1ACA4B4C" w:rsidR="00B27E4B" w:rsidRPr="0084513F" w:rsidRDefault="00B27E4B" w:rsidP="00B27E4B">
      <w:pPr>
        <w:spacing w:after="160"/>
        <w:ind w:firstLine="720"/>
        <w:rPr>
          <w:rFonts w:eastAsiaTheme="majorEastAsia" w:cstheme="majorBidi"/>
          <w:szCs w:val="24"/>
          <w:lang w:val="sv-SE"/>
        </w:rPr>
      </w:pPr>
      <w:proofErr w:type="spellStart"/>
      <w:r w:rsidRPr="00DB1187">
        <w:rPr>
          <w:rFonts w:eastAsiaTheme="majorEastAsia" w:cstheme="majorBidi"/>
          <w:szCs w:val="24"/>
        </w:rPr>
        <w:t>Berdasarkan</w:t>
      </w:r>
      <w:proofErr w:type="spellEnd"/>
      <w:r w:rsidRPr="00DB1187">
        <w:rPr>
          <w:rFonts w:eastAsiaTheme="majorEastAsia" w:cstheme="majorBidi"/>
          <w:szCs w:val="24"/>
        </w:rPr>
        <w:t xml:space="preserve"> </w:t>
      </w:r>
      <w:proofErr w:type="spellStart"/>
      <w:r w:rsidRPr="00DB1187">
        <w:rPr>
          <w:rFonts w:eastAsiaTheme="majorEastAsia" w:cstheme="majorBidi"/>
          <w:szCs w:val="24"/>
        </w:rPr>
        <w:t>hasil</w:t>
      </w:r>
      <w:proofErr w:type="spellEnd"/>
      <w:r w:rsidRPr="00DB1187">
        <w:rPr>
          <w:rFonts w:eastAsiaTheme="majorEastAsia" w:cstheme="majorBidi"/>
          <w:szCs w:val="24"/>
        </w:rPr>
        <w:t xml:space="preserve"> </w:t>
      </w:r>
      <w:proofErr w:type="spellStart"/>
      <w:r w:rsidRPr="00DB1187">
        <w:rPr>
          <w:rFonts w:eastAsiaTheme="majorEastAsia" w:cstheme="majorBidi"/>
          <w:szCs w:val="24"/>
        </w:rPr>
        <w:t>pengujian</w:t>
      </w:r>
      <w:proofErr w:type="spellEnd"/>
      <w:r w:rsidRPr="00DB1187">
        <w:rPr>
          <w:rFonts w:eastAsiaTheme="majorEastAsia" w:cstheme="majorBidi"/>
          <w:szCs w:val="24"/>
        </w:rPr>
        <w:t xml:space="preserve"> </w:t>
      </w:r>
      <w:proofErr w:type="spellStart"/>
      <w:r w:rsidRPr="00DB1187">
        <w:rPr>
          <w:rFonts w:eastAsiaTheme="majorEastAsia" w:cstheme="majorBidi"/>
          <w:szCs w:val="24"/>
        </w:rPr>
        <w:t>penelitian</w:t>
      </w:r>
      <w:proofErr w:type="spellEnd"/>
      <w:r w:rsidRPr="00DB1187">
        <w:rPr>
          <w:rFonts w:eastAsiaTheme="majorEastAsia" w:cstheme="majorBidi"/>
          <w:szCs w:val="24"/>
        </w:rPr>
        <w:t xml:space="preserve"> pada </w:t>
      </w:r>
      <w:proofErr w:type="spellStart"/>
      <w:r w:rsidRPr="00DB1187">
        <w:rPr>
          <w:rFonts w:eastAsiaTheme="majorEastAsia" w:cstheme="majorBidi"/>
          <w:szCs w:val="24"/>
        </w:rPr>
        <w:t>tugas</w:t>
      </w:r>
      <w:proofErr w:type="spellEnd"/>
      <w:r w:rsidRPr="00DB1187">
        <w:rPr>
          <w:rFonts w:eastAsiaTheme="majorEastAsia" w:cstheme="majorBidi"/>
          <w:szCs w:val="24"/>
        </w:rPr>
        <w:t xml:space="preserve"> </w:t>
      </w:r>
      <w:proofErr w:type="spellStart"/>
      <w:r w:rsidRPr="00DB1187">
        <w:rPr>
          <w:rFonts w:eastAsiaTheme="majorEastAsia" w:cstheme="majorBidi"/>
          <w:szCs w:val="24"/>
        </w:rPr>
        <w:t>akhir</w:t>
      </w:r>
      <w:proofErr w:type="spellEnd"/>
      <w:r w:rsidRPr="00DB1187">
        <w:rPr>
          <w:rFonts w:eastAsiaTheme="majorEastAsia" w:cstheme="majorBidi"/>
          <w:szCs w:val="24"/>
        </w:rPr>
        <w:t xml:space="preserve"> </w:t>
      </w:r>
      <w:proofErr w:type="spellStart"/>
      <w:r w:rsidRPr="00DB1187">
        <w:rPr>
          <w:rFonts w:eastAsiaTheme="majorEastAsia" w:cstheme="majorBidi"/>
          <w:szCs w:val="24"/>
        </w:rPr>
        <w:t>klasifikasi</w:t>
      </w:r>
      <w:proofErr w:type="spellEnd"/>
      <w:r w:rsidRPr="00DB1187">
        <w:rPr>
          <w:rFonts w:eastAsiaTheme="majorEastAsia" w:cstheme="majorBidi"/>
          <w:szCs w:val="24"/>
        </w:rPr>
        <w:t xml:space="preserve"> </w:t>
      </w:r>
      <w:proofErr w:type="spellStart"/>
      <w:r w:rsidRPr="00DB1187">
        <w:rPr>
          <w:rFonts w:eastAsiaTheme="majorEastAsia" w:cstheme="majorBidi"/>
          <w:szCs w:val="24"/>
        </w:rPr>
        <w:t>jenis</w:t>
      </w:r>
      <w:proofErr w:type="spellEnd"/>
      <w:r w:rsidRPr="00DB1187">
        <w:rPr>
          <w:rFonts w:eastAsiaTheme="majorEastAsia" w:cstheme="majorBidi"/>
          <w:szCs w:val="24"/>
        </w:rPr>
        <w:t xml:space="preserve"> batik </w:t>
      </w:r>
      <w:proofErr w:type="spellStart"/>
      <w:r w:rsidRPr="00DB1187">
        <w:rPr>
          <w:rFonts w:eastAsiaTheme="majorEastAsia" w:cstheme="majorBidi"/>
          <w:szCs w:val="24"/>
        </w:rPr>
        <w:t>menggunakan</w:t>
      </w:r>
      <w:proofErr w:type="spellEnd"/>
      <w:r w:rsidRPr="00DB1187">
        <w:rPr>
          <w:rFonts w:eastAsiaTheme="majorEastAsia" w:cstheme="majorBidi"/>
          <w:szCs w:val="24"/>
        </w:rPr>
        <w:t xml:space="preserve"> </w:t>
      </w:r>
      <w:r>
        <w:rPr>
          <w:rFonts w:eastAsiaTheme="majorEastAsia" w:cstheme="majorBidi"/>
          <w:i/>
          <w:iCs/>
          <w:szCs w:val="24"/>
        </w:rPr>
        <w:t>Deep Learning</w:t>
      </w:r>
      <w:r w:rsidRPr="00DB1187">
        <w:rPr>
          <w:rFonts w:eastAsiaTheme="majorEastAsia" w:cstheme="majorBidi"/>
          <w:szCs w:val="24"/>
        </w:rPr>
        <w:t xml:space="preserve"> </w:t>
      </w:r>
      <w:proofErr w:type="spellStart"/>
      <w:r w:rsidRPr="00DB1187">
        <w:rPr>
          <w:rFonts w:eastAsiaTheme="majorEastAsia" w:cstheme="majorBidi"/>
          <w:szCs w:val="24"/>
        </w:rPr>
        <w:t>berbasis</w:t>
      </w:r>
      <w:proofErr w:type="spellEnd"/>
      <w:r w:rsidRPr="00DB1187">
        <w:rPr>
          <w:rFonts w:eastAsiaTheme="majorEastAsia" w:cstheme="majorBidi"/>
          <w:szCs w:val="24"/>
        </w:rPr>
        <w:t xml:space="preserve"> </w:t>
      </w:r>
      <w:proofErr w:type="spellStart"/>
      <w:r>
        <w:rPr>
          <w:rFonts w:eastAsiaTheme="majorEastAsia" w:cstheme="majorBidi"/>
          <w:szCs w:val="24"/>
        </w:rPr>
        <w:t>Aplikasi</w:t>
      </w:r>
      <w:proofErr w:type="spellEnd"/>
      <w:r w:rsidRPr="0056220F">
        <w:rPr>
          <w:rFonts w:eastAsiaTheme="majorEastAsia" w:cstheme="majorBidi"/>
          <w:i/>
          <w:iCs/>
          <w:szCs w:val="24"/>
        </w:rPr>
        <w:t>,</w:t>
      </w:r>
      <w:r w:rsidRPr="00DB1187">
        <w:rPr>
          <w:rFonts w:eastAsiaTheme="majorEastAsia" w:cstheme="majorBidi"/>
          <w:szCs w:val="24"/>
        </w:rPr>
        <w:t xml:space="preserve"> </w:t>
      </w:r>
      <w:proofErr w:type="spellStart"/>
      <w:r w:rsidRPr="00DB1187">
        <w:rPr>
          <w:rFonts w:eastAsiaTheme="majorEastAsia" w:cstheme="majorBidi"/>
          <w:szCs w:val="24"/>
        </w:rPr>
        <w:t>didapatkan</w:t>
      </w:r>
      <w:proofErr w:type="spellEnd"/>
      <w:r w:rsidRPr="00DB1187">
        <w:rPr>
          <w:rFonts w:eastAsiaTheme="majorEastAsia" w:cstheme="majorBidi"/>
          <w:szCs w:val="24"/>
        </w:rPr>
        <w:t xml:space="preserve"> </w:t>
      </w:r>
      <w:proofErr w:type="spellStart"/>
      <w:r w:rsidRPr="00DB1187">
        <w:rPr>
          <w:rFonts w:eastAsiaTheme="majorEastAsia" w:cstheme="majorBidi"/>
          <w:szCs w:val="24"/>
        </w:rPr>
        <w:t>kesimpulan</w:t>
      </w:r>
      <w:proofErr w:type="spellEnd"/>
      <w:r w:rsidRPr="00DB1187">
        <w:rPr>
          <w:rFonts w:eastAsiaTheme="majorEastAsia" w:cstheme="majorBidi"/>
          <w:szCs w:val="24"/>
        </w:rPr>
        <w:t xml:space="preserve"> </w:t>
      </w:r>
      <w:proofErr w:type="spellStart"/>
      <w:r>
        <w:rPr>
          <w:rFonts w:eastAsiaTheme="majorEastAsia" w:cstheme="majorBidi"/>
          <w:szCs w:val="24"/>
        </w:rPr>
        <w:t>bahwa</w:t>
      </w:r>
      <w:proofErr w:type="spellEnd"/>
      <w:r>
        <w:rPr>
          <w:rFonts w:eastAsiaTheme="majorEastAsia" w:cstheme="majorBidi"/>
          <w:szCs w:val="24"/>
        </w:rPr>
        <w:t xml:space="preserve"> </w:t>
      </w:r>
      <w:proofErr w:type="spellStart"/>
      <w:r>
        <w:rPr>
          <w:rFonts w:eastAsiaTheme="majorEastAsia" w:cstheme="majorBidi"/>
          <w:szCs w:val="24"/>
        </w:rPr>
        <w:t>h</w:t>
      </w:r>
      <w:r w:rsidRPr="009D63AA">
        <w:rPr>
          <w:rFonts w:eastAsiaTheme="majorEastAsia" w:cstheme="majorBidi"/>
          <w:szCs w:val="24"/>
        </w:rPr>
        <w:t>asil</w:t>
      </w:r>
      <w:proofErr w:type="spellEnd"/>
      <w:r w:rsidRPr="009D63AA">
        <w:rPr>
          <w:rFonts w:eastAsiaTheme="majorEastAsia" w:cstheme="majorBidi"/>
          <w:szCs w:val="24"/>
        </w:rPr>
        <w:t xml:space="preserve"> </w:t>
      </w:r>
      <w:proofErr w:type="spellStart"/>
      <w:r w:rsidRPr="009D63AA">
        <w:rPr>
          <w:rFonts w:eastAsiaTheme="majorEastAsia" w:cstheme="majorBidi"/>
          <w:szCs w:val="24"/>
        </w:rPr>
        <w:t>jenis</w:t>
      </w:r>
      <w:proofErr w:type="spellEnd"/>
      <w:r w:rsidRPr="009D63AA">
        <w:rPr>
          <w:rFonts w:eastAsiaTheme="majorEastAsia" w:cstheme="majorBidi"/>
          <w:szCs w:val="24"/>
        </w:rPr>
        <w:t xml:space="preserve"> </w:t>
      </w:r>
      <w:proofErr w:type="spellStart"/>
      <w:r w:rsidRPr="009D63AA">
        <w:rPr>
          <w:rFonts w:eastAsiaTheme="majorEastAsia" w:cstheme="majorBidi"/>
          <w:szCs w:val="24"/>
        </w:rPr>
        <w:t>augmentasi</w:t>
      </w:r>
      <w:proofErr w:type="spellEnd"/>
      <w:r w:rsidRPr="009D63AA">
        <w:rPr>
          <w:rFonts w:eastAsiaTheme="majorEastAsia" w:cstheme="majorBidi"/>
          <w:szCs w:val="24"/>
        </w:rPr>
        <w:t xml:space="preserve"> </w:t>
      </w:r>
      <w:r w:rsidRPr="009D63AA">
        <w:rPr>
          <w:rFonts w:eastAsiaTheme="majorEastAsia" w:cstheme="majorBidi"/>
          <w:i/>
          <w:iCs/>
          <w:szCs w:val="24"/>
        </w:rPr>
        <w:t xml:space="preserve">shear </w:t>
      </w:r>
      <w:r w:rsidRPr="009D63AA">
        <w:rPr>
          <w:rFonts w:eastAsiaTheme="majorEastAsia" w:cstheme="majorBidi"/>
          <w:szCs w:val="24"/>
        </w:rPr>
        <w:t>dan target size 300</w:t>
      </w:r>
      <w:r w:rsidRPr="009D63AA">
        <w:rPr>
          <w:rFonts w:eastAsiaTheme="majorEastAsia" w:cstheme="majorBidi"/>
          <w:i/>
          <w:iCs/>
          <w:szCs w:val="24"/>
        </w:rPr>
        <w:t xml:space="preserve"> </w:t>
      </w:r>
      <w:r w:rsidRPr="009D63AA">
        <w:rPr>
          <w:rFonts w:eastAsiaTheme="majorEastAsia" w:cstheme="majorBidi"/>
          <w:szCs w:val="24"/>
        </w:rPr>
        <w:t xml:space="preserve">yang </w:t>
      </w:r>
      <w:proofErr w:type="spellStart"/>
      <w:r w:rsidRPr="009D63AA">
        <w:rPr>
          <w:rFonts w:eastAsiaTheme="majorEastAsia" w:cstheme="majorBidi"/>
          <w:szCs w:val="24"/>
        </w:rPr>
        <w:t>digunakan</w:t>
      </w:r>
      <w:proofErr w:type="spellEnd"/>
      <w:r w:rsidRPr="009D63AA">
        <w:rPr>
          <w:rFonts w:eastAsiaTheme="majorEastAsia" w:cstheme="majorBidi"/>
          <w:szCs w:val="24"/>
        </w:rPr>
        <w:t xml:space="preserve"> pada model </w:t>
      </w:r>
      <w:proofErr w:type="spellStart"/>
      <w:r w:rsidRPr="009D63AA">
        <w:rPr>
          <w:rFonts w:eastAsiaTheme="majorEastAsia" w:cstheme="majorBidi"/>
          <w:szCs w:val="24"/>
        </w:rPr>
        <w:t>arsitektur</w:t>
      </w:r>
      <w:proofErr w:type="spellEnd"/>
      <w:r w:rsidRPr="009D63AA">
        <w:rPr>
          <w:rFonts w:eastAsiaTheme="majorEastAsia" w:cstheme="majorBidi"/>
          <w:szCs w:val="24"/>
        </w:rPr>
        <w:t xml:space="preserve"> ResNet152 V2 </w:t>
      </w:r>
      <w:proofErr w:type="spellStart"/>
      <w:r w:rsidRPr="009D63AA">
        <w:rPr>
          <w:rFonts w:eastAsiaTheme="majorEastAsia" w:cstheme="majorBidi"/>
          <w:szCs w:val="24"/>
        </w:rPr>
        <w:t>memiliki</w:t>
      </w:r>
      <w:proofErr w:type="spellEnd"/>
      <w:r w:rsidRPr="009D63AA">
        <w:rPr>
          <w:rFonts w:eastAsiaTheme="majorEastAsia" w:cstheme="majorBidi"/>
          <w:szCs w:val="24"/>
        </w:rPr>
        <w:t xml:space="preserve"> </w:t>
      </w:r>
      <w:proofErr w:type="spellStart"/>
      <w:r w:rsidRPr="009D63AA">
        <w:rPr>
          <w:rFonts w:eastAsiaTheme="majorEastAsia" w:cstheme="majorBidi"/>
          <w:szCs w:val="24"/>
        </w:rPr>
        <w:t>hasil</w:t>
      </w:r>
      <w:proofErr w:type="spellEnd"/>
      <w:r w:rsidRPr="009D63AA">
        <w:rPr>
          <w:rFonts w:eastAsiaTheme="majorEastAsia" w:cstheme="majorBidi"/>
          <w:szCs w:val="24"/>
        </w:rPr>
        <w:t xml:space="preserve"> </w:t>
      </w:r>
      <w:proofErr w:type="spellStart"/>
      <w:r w:rsidRPr="009D63AA">
        <w:rPr>
          <w:rFonts w:eastAsiaTheme="majorEastAsia" w:cstheme="majorBidi"/>
          <w:szCs w:val="24"/>
        </w:rPr>
        <w:t>akurasi</w:t>
      </w:r>
      <w:proofErr w:type="spellEnd"/>
      <w:r w:rsidRPr="009D63AA">
        <w:rPr>
          <w:rFonts w:eastAsiaTheme="majorEastAsia" w:cstheme="majorBidi"/>
          <w:szCs w:val="24"/>
        </w:rPr>
        <w:t xml:space="preserve"> yang </w:t>
      </w:r>
      <w:proofErr w:type="spellStart"/>
      <w:r w:rsidRPr="009D63AA">
        <w:rPr>
          <w:rFonts w:eastAsiaTheme="majorEastAsia" w:cstheme="majorBidi"/>
          <w:szCs w:val="24"/>
        </w:rPr>
        <w:t>lebih</w:t>
      </w:r>
      <w:proofErr w:type="spellEnd"/>
      <w:r w:rsidRPr="009D63AA">
        <w:rPr>
          <w:rFonts w:eastAsiaTheme="majorEastAsia" w:cstheme="majorBidi"/>
          <w:szCs w:val="24"/>
        </w:rPr>
        <w:t xml:space="preserve"> optimal </w:t>
      </w:r>
      <w:proofErr w:type="spellStart"/>
      <w:r w:rsidRPr="009D63AA">
        <w:rPr>
          <w:rFonts w:eastAsiaTheme="majorEastAsia" w:cstheme="majorBidi"/>
          <w:szCs w:val="24"/>
        </w:rPr>
        <w:t>dibandingkan</w:t>
      </w:r>
      <w:proofErr w:type="spellEnd"/>
      <w:r w:rsidRPr="009D63AA">
        <w:rPr>
          <w:rFonts w:eastAsiaTheme="majorEastAsia" w:cstheme="majorBidi"/>
          <w:szCs w:val="24"/>
        </w:rPr>
        <w:t xml:space="preserve"> </w:t>
      </w:r>
      <w:proofErr w:type="spellStart"/>
      <w:r w:rsidRPr="009D63AA">
        <w:rPr>
          <w:rFonts w:eastAsiaTheme="majorEastAsia" w:cstheme="majorBidi"/>
          <w:szCs w:val="24"/>
        </w:rPr>
        <w:t>hasil</w:t>
      </w:r>
      <w:proofErr w:type="spellEnd"/>
      <w:r w:rsidRPr="009D63AA">
        <w:rPr>
          <w:rFonts w:eastAsiaTheme="majorEastAsia" w:cstheme="majorBidi"/>
          <w:szCs w:val="24"/>
        </w:rPr>
        <w:t xml:space="preserve"> </w:t>
      </w:r>
      <w:proofErr w:type="spellStart"/>
      <w:r w:rsidRPr="009D63AA">
        <w:rPr>
          <w:rFonts w:eastAsiaTheme="majorEastAsia" w:cstheme="majorBidi"/>
          <w:szCs w:val="24"/>
        </w:rPr>
        <w:t>citra</w:t>
      </w:r>
      <w:proofErr w:type="spellEnd"/>
      <w:r w:rsidRPr="009D63AA">
        <w:rPr>
          <w:rFonts w:eastAsiaTheme="majorEastAsia" w:cstheme="majorBidi"/>
          <w:szCs w:val="24"/>
        </w:rPr>
        <w:t xml:space="preserve"> </w:t>
      </w:r>
      <w:proofErr w:type="spellStart"/>
      <w:r w:rsidRPr="009D63AA">
        <w:rPr>
          <w:rFonts w:eastAsiaTheme="majorEastAsia" w:cstheme="majorBidi"/>
          <w:szCs w:val="24"/>
        </w:rPr>
        <w:t>jenis</w:t>
      </w:r>
      <w:proofErr w:type="spellEnd"/>
      <w:r w:rsidRPr="009D63AA">
        <w:rPr>
          <w:rFonts w:eastAsiaTheme="majorEastAsia" w:cstheme="majorBidi"/>
          <w:szCs w:val="24"/>
        </w:rPr>
        <w:t xml:space="preserve"> </w:t>
      </w:r>
      <w:proofErr w:type="spellStart"/>
      <w:r w:rsidRPr="009D63AA">
        <w:rPr>
          <w:rFonts w:eastAsiaTheme="majorEastAsia" w:cstheme="majorBidi"/>
          <w:szCs w:val="24"/>
        </w:rPr>
        <w:t>augmentasi</w:t>
      </w:r>
      <w:proofErr w:type="spellEnd"/>
      <w:r w:rsidRPr="009D63AA">
        <w:rPr>
          <w:rFonts w:eastAsiaTheme="majorEastAsia" w:cstheme="majorBidi"/>
          <w:szCs w:val="24"/>
        </w:rPr>
        <w:t xml:space="preserve"> </w:t>
      </w:r>
      <w:r w:rsidRPr="009D63AA">
        <w:rPr>
          <w:rFonts w:eastAsiaTheme="majorEastAsia" w:cstheme="majorBidi"/>
          <w:i/>
          <w:iCs/>
          <w:szCs w:val="24"/>
        </w:rPr>
        <w:t xml:space="preserve">shear </w:t>
      </w:r>
      <w:r w:rsidRPr="009D63AA">
        <w:rPr>
          <w:rFonts w:eastAsiaTheme="majorEastAsia" w:cstheme="majorBidi"/>
          <w:szCs w:val="24"/>
        </w:rPr>
        <w:t>dan</w:t>
      </w:r>
      <w:r w:rsidRPr="009D63AA">
        <w:rPr>
          <w:rFonts w:eastAsiaTheme="majorEastAsia" w:cstheme="majorBidi"/>
          <w:i/>
          <w:iCs/>
          <w:szCs w:val="24"/>
        </w:rPr>
        <w:t xml:space="preserve"> target size </w:t>
      </w:r>
      <w:r w:rsidRPr="009D63AA">
        <w:rPr>
          <w:rFonts w:eastAsiaTheme="majorEastAsia" w:cstheme="majorBidi"/>
          <w:szCs w:val="24"/>
        </w:rPr>
        <w:t xml:space="preserve">300 pada model </w:t>
      </w:r>
      <w:proofErr w:type="spellStart"/>
      <w:r w:rsidRPr="009D63AA">
        <w:rPr>
          <w:rFonts w:eastAsiaTheme="majorEastAsia" w:cstheme="majorBidi"/>
          <w:szCs w:val="24"/>
        </w:rPr>
        <w:t>arsitektur</w:t>
      </w:r>
      <w:proofErr w:type="spellEnd"/>
      <w:r w:rsidRPr="009D63AA">
        <w:rPr>
          <w:rFonts w:eastAsiaTheme="majorEastAsia" w:cstheme="majorBidi"/>
          <w:szCs w:val="24"/>
        </w:rPr>
        <w:t xml:space="preserve"> </w:t>
      </w:r>
      <w:proofErr w:type="spellStart"/>
      <w:r w:rsidRPr="009D63AA">
        <w:rPr>
          <w:rFonts w:eastAsiaTheme="majorEastAsia" w:cstheme="majorBidi"/>
          <w:szCs w:val="24"/>
        </w:rPr>
        <w:t>MobileNet</w:t>
      </w:r>
      <w:proofErr w:type="spellEnd"/>
      <w:r w:rsidRPr="009D63AA">
        <w:rPr>
          <w:rFonts w:eastAsiaTheme="majorEastAsia" w:cstheme="majorBidi"/>
          <w:szCs w:val="24"/>
        </w:rPr>
        <w:t xml:space="preserve"> V1</w:t>
      </w:r>
      <w:r w:rsidR="005137C7">
        <w:rPr>
          <w:rFonts w:eastAsiaTheme="majorEastAsia" w:cstheme="majorBidi"/>
          <w:szCs w:val="24"/>
        </w:rPr>
        <w:t>, ResNet50 V2, dan ResNet101 V2</w:t>
      </w:r>
      <w:r w:rsidRPr="009D63AA">
        <w:rPr>
          <w:rFonts w:eastAsiaTheme="majorEastAsia" w:cstheme="majorBidi"/>
          <w:szCs w:val="24"/>
        </w:rPr>
        <w:t>.</w:t>
      </w:r>
      <w:r>
        <w:rPr>
          <w:rFonts w:eastAsiaTheme="majorEastAsia" w:cstheme="majorBidi"/>
          <w:szCs w:val="24"/>
        </w:rPr>
        <w:t xml:space="preserve"> </w:t>
      </w:r>
      <w:proofErr w:type="spellStart"/>
      <w:r>
        <w:rPr>
          <w:rFonts w:eastAsiaTheme="majorEastAsia" w:cstheme="majorBidi"/>
          <w:szCs w:val="24"/>
        </w:rPr>
        <w:t>Untuk</w:t>
      </w:r>
      <w:proofErr w:type="spellEnd"/>
      <w:r>
        <w:rPr>
          <w:rFonts w:eastAsiaTheme="majorEastAsia" w:cstheme="majorBidi"/>
          <w:szCs w:val="24"/>
        </w:rPr>
        <w:t xml:space="preserve"> </w:t>
      </w:r>
      <w:proofErr w:type="spellStart"/>
      <w:r>
        <w:rPr>
          <w:rFonts w:eastAsiaTheme="majorEastAsia" w:cstheme="majorBidi"/>
          <w:szCs w:val="24"/>
        </w:rPr>
        <w:t>hasil</w:t>
      </w:r>
      <w:proofErr w:type="spellEnd"/>
      <w:r>
        <w:rPr>
          <w:rFonts w:eastAsiaTheme="majorEastAsia" w:cstheme="majorBidi"/>
          <w:szCs w:val="24"/>
        </w:rPr>
        <w:t xml:space="preserve"> </w:t>
      </w:r>
      <w:proofErr w:type="spellStart"/>
      <w:r>
        <w:rPr>
          <w:rFonts w:eastAsiaTheme="majorEastAsia" w:cstheme="majorBidi"/>
          <w:szCs w:val="24"/>
        </w:rPr>
        <w:t>pengujian</w:t>
      </w:r>
      <w:proofErr w:type="spellEnd"/>
      <w:r>
        <w:rPr>
          <w:rFonts w:eastAsiaTheme="majorEastAsia" w:cstheme="majorBidi"/>
          <w:szCs w:val="24"/>
        </w:rPr>
        <w:t xml:space="preserve"> </w:t>
      </w:r>
      <w:proofErr w:type="spellStart"/>
      <w:r>
        <w:rPr>
          <w:rFonts w:eastAsiaTheme="majorEastAsia" w:cstheme="majorBidi"/>
          <w:szCs w:val="24"/>
        </w:rPr>
        <w:t>dari</w:t>
      </w:r>
      <w:proofErr w:type="spellEnd"/>
      <w:r>
        <w:rPr>
          <w:rFonts w:eastAsiaTheme="majorEastAsia" w:cstheme="majorBidi"/>
          <w:szCs w:val="24"/>
        </w:rPr>
        <w:t xml:space="preserve"> </w:t>
      </w:r>
      <w:proofErr w:type="spellStart"/>
      <w:r>
        <w:rPr>
          <w:rFonts w:eastAsiaTheme="majorEastAsia" w:cstheme="majorBidi"/>
          <w:szCs w:val="24"/>
        </w:rPr>
        <w:t>a</w:t>
      </w:r>
      <w:r w:rsidRPr="00EE0906">
        <w:rPr>
          <w:rFonts w:eastAsiaTheme="majorEastAsia" w:cstheme="majorBidi"/>
          <w:szCs w:val="24"/>
        </w:rPr>
        <w:t>lgoritma</w:t>
      </w:r>
      <w:proofErr w:type="spellEnd"/>
      <w:r w:rsidRPr="00EE0906">
        <w:rPr>
          <w:rFonts w:eastAsiaTheme="majorEastAsia" w:cstheme="majorBidi"/>
          <w:szCs w:val="24"/>
        </w:rPr>
        <w:t xml:space="preserve"> </w:t>
      </w:r>
      <w:r w:rsidRPr="00EE0906">
        <w:rPr>
          <w:rFonts w:eastAsiaTheme="majorEastAsia" w:cstheme="majorBidi"/>
          <w:i/>
          <w:iCs/>
          <w:szCs w:val="24"/>
        </w:rPr>
        <w:t xml:space="preserve">Convolution Neural Network </w:t>
      </w:r>
      <w:r w:rsidRPr="00EE0906">
        <w:rPr>
          <w:rFonts w:eastAsiaTheme="majorEastAsia" w:cstheme="majorBidi"/>
          <w:szCs w:val="24"/>
        </w:rPr>
        <w:t xml:space="preserve">model </w:t>
      </w:r>
      <w:proofErr w:type="spellStart"/>
      <w:r w:rsidRPr="00EE0906">
        <w:rPr>
          <w:rFonts w:eastAsiaTheme="majorEastAsia" w:cstheme="majorBidi"/>
          <w:szCs w:val="24"/>
        </w:rPr>
        <w:t>arsitektur</w:t>
      </w:r>
      <w:proofErr w:type="spellEnd"/>
      <w:r w:rsidRPr="00EE0906">
        <w:rPr>
          <w:rFonts w:eastAsiaTheme="majorEastAsia" w:cstheme="majorBidi"/>
          <w:szCs w:val="24"/>
        </w:rPr>
        <w:t xml:space="preserve"> ResNet152 V2 </w:t>
      </w:r>
      <w:proofErr w:type="spellStart"/>
      <w:r w:rsidRPr="00EE0906">
        <w:rPr>
          <w:rFonts w:eastAsiaTheme="majorEastAsia" w:cstheme="majorBidi"/>
          <w:szCs w:val="24"/>
        </w:rPr>
        <w:t>dapat</w:t>
      </w:r>
      <w:proofErr w:type="spellEnd"/>
      <w:r w:rsidRPr="00EE0906">
        <w:rPr>
          <w:rFonts w:eastAsiaTheme="majorEastAsia" w:cstheme="majorBidi"/>
          <w:szCs w:val="24"/>
        </w:rPr>
        <w:t xml:space="preserve"> </w:t>
      </w:r>
      <w:proofErr w:type="spellStart"/>
      <w:r w:rsidRPr="00EE0906">
        <w:rPr>
          <w:rFonts w:eastAsiaTheme="majorEastAsia" w:cstheme="majorBidi"/>
          <w:szCs w:val="24"/>
        </w:rPr>
        <w:t>bekerja</w:t>
      </w:r>
      <w:proofErr w:type="spellEnd"/>
      <w:r w:rsidRPr="00EE0906">
        <w:rPr>
          <w:rFonts w:eastAsiaTheme="majorEastAsia" w:cstheme="majorBidi"/>
          <w:szCs w:val="24"/>
        </w:rPr>
        <w:t xml:space="preserve"> </w:t>
      </w:r>
      <w:proofErr w:type="spellStart"/>
      <w:r w:rsidRPr="00EE0906">
        <w:rPr>
          <w:rFonts w:eastAsiaTheme="majorEastAsia" w:cstheme="majorBidi"/>
          <w:szCs w:val="24"/>
        </w:rPr>
        <w:t>dengan</w:t>
      </w:r>
      <w:proofErr w:type="spellEnd"/>
      <w:r w:rsidRPr="00EE0906">
        <w:rPr>
          <w:rFonts w:eastAsiaTheme="majorEastAsia" w:cstheme="majorBidi"/>
          <w:szCs w:val="24"/>
        </w:rPr>
        <w:t xml:space="preserve"> </w:t>
      </w:r>
      <w:proofErr w:type="spellStart"/>
      <w:r w:rsidRPr="00EE0906">
        <w:rPr>
          <w:rFonts w:eastAsiaTheme="majorEastAsia" w:cstheme="majorBidi"/>
          <w:szCs w:val="24"/>
        </w:rPr>
        <w:t>baik</w:t>
      </w:r>
      <w:proofErr w:type="spellEnd"/>
      <w:r w:rsidRPr="00EE0906">
        <w:rPr>
          <w:rFonts w:eastAsiaTheme="majorEastAsia" w:cstheme="majorBidi"/>
          <w:szCs w:val="24"/>
        </w:rPr>
        <w:t xml:space="preserve"> dan optimal </w:t>
      </w:r>
      <w:proofErr w:type="spellStart"/>
      <w:r w:rsidRPr="00EE0906">
        <w:rPr>
          <w:rFonts w:eastAsiaTheme="majorEastAsia" w:cstheme="majorBidi"/>
          <w:szCs w:val="24"/>
        </w:rPr>
        <w:t>untuk</w:t>
      </w:r>
      <w:proofErr w:type="spellEnd"/>
      <w:r w:rsidRPr="00EE0906">
        <w:rPr>
          <w:rFonts w:eastAsiaTheme="majorEastAsia" w:cstheme="majorBidi"/>
          <w:szCs w:val="24"/>
        </w:rPr>
        <w:t xml:space="preserve"> </w:t>
      </w:r>
      <w:proofErr w:type="spellStart"/>
      <w:r w:rsidRPr="00EE0906">
        <w:rPr>
          <w:rFonts w:eastAsiaTheme="majorEastAsia" w:cstheme="majorBidi"/>
          <w:szCs w:val="24"/>
        </w:rPr>
        <w:t>melakukan</w:t>
      </w:r>
      <w:proofErr w:type="spellEnd"/>
      <w:r w:rsidRPr="00EE0906">
        <w:rPr>
          <w:rFonts w:eastAsiaTheme="majorEastAsia" w:cstheme="majorBidi"/>
          <w:szCs w:val="24"/>
        </w:rPr>
        <w:t xml:space="preserve"> </w:t>
      </w:r>
      <w:proofErr w:type="spellStart"/>
      <w:r w:rsidRPr="00EE0906">
        <w:rPr>
          <w:rFonts w:eastAsiaTheme="majorEastAsia" w:cstheme="majorBidi"/>
          <w:szCs w:val="24"/>
        </w:rPr>
        <w:t>klasifikasi</w:t>
      </w:r>
      <w:proofErr w:type="spellEnd"/>
      <w:r w:rsidRPr="00EE0906">
        <w:rPr>
          <w:rFonts w:eastAsiaTheme="majorEastAsia" w:cstheme="majorBidi"/>
          <w:szCs w:val="24"/>
        </w:rPr>
        <w:t xml:space="preserve"> </w:t>
      </w:r>
      <w:proofErr w:type="spellStart"/>
      <w:r w:rsidRPr="00EE0906">
        <w:rPr>
          <w:rFonts w:eastAsiaTheme="majorEastAsia" w:cstheme="majorBidi"/>
          <w:szCs w:val="24"/>
        </w:rPr>
        <w:t>citra</w:t>
      </w:r>
      <w:proofErr w:type="spellEnd"/>
      <w:r w:rsidRPr="00EE0906">
        <w:rPr>
          <w:rFonts w:eastAsiaTheme="majorEastAsia" w:cstheme="majorBidi"/>
          <w:szCs w:val="24"/>
        </w:rPr>
        <w:t xml:space="preserve"> </w:t>
      </w:r>
      <w:proofErr w:type="spellStart"/>
      <w:r w:rsidRPr="00EE0906">
        <w:rPr>
          <w:rFonts w:eastAsiaTheme="majorEastAsia" w:cstheme="majorBidi"/>
          <w:szCs w:val="24"/>
        </w:rPr>
        <w:t>jenis</w:t>
      </w:r>
      <w:proofErr w:type="spellEnd"/>
      <w:r w:rsidRPr="00EE0906">
        <w:rPr>
          <w:rFonts w:eastAsiaTheme="majorEastAsia" w:cstheme="majorBidi"/>
          <w:szCs w:val="24"/>
        </w:rPr>
        <w:t xml:space="preserve"> batik </w:t>
      </w:r>
      <w:proofErr w:type="spellStart"/>
      <w:r w:rsidRPr="00EE0906">
        <w:rPr>
          <w:rFonts w:eastAsiaTheme="majorEastAsia" w:cstheme="majorBidi"/>
          <w:szCs w:val="24"/>
        </w:rPr>
        <w:t>dengan</w:t>
      </w:r>
      <w:proofErr w:type="spellEnd"/>
      <w:r w:rsidRPr="00EE0906">
        <w:rPr>
          <w:rFonts w:eastAsiaTheme="majorEastAsia" w:cstheme="majorBidi"/>
          <w:szCs w:val="24"/>
        </w:rPr>
        <w:t xml:space="preserve"> </w:t>
      </w:r>
      <w:proofErr w:type="spellStart"/>
      <w:r w:rsidRPr="00EE0906">
        <w:rPr>
          <w:rFonts w:eastAsiaTheme="majorEastAsia" w:cstheme="majorBidi"/>
          <w:szCs w:val="24"/>
        </w:rPr>
        <w:t>hasil</w:t>
      </w:r>
      <w:proofErr w:type="spellEnd"/>
      <w:r w:rsidRPr="00EE0906">
        <w:rPr>
          <w:rFonts w:eastAsiaTheme="majorEastAsia" w:cstheme="majorBidi"/>
          <w:szCs w:val="24"/>
        </w:rPr>
        <w:t xml:space="preserve"> </w:t>
      </w:r>
      <w:proofErr w:type="spellStart"/>
      <w:r w:rsidRPr="00EE0906">
        <w:rPr>
          <w:rFonts w:eastAsiaTheme="majorEastAsia" w:cstheme="majorBidi"/>
          <w:szCs w:val="24"/>
        </w:rPr>
        <w:t>nilai</w:t>
      </w:r>
      <w:proofErr w:type="spellEnd"/>
      <w:r w:rsidRPr="00EE0906">
        <w:rPr>
          <w:rFonts w:eastAsiaTheme="majorEastAsia" w:cstheme="majorBidi"/>
          <w:szCs w:val="24"/>
        </w:rPr>
        <w:t xml:space="preserve"> </w:t>
      </w:r>
      <w:proofErr w:type="spellStart"/>
      <w:r w:rsidRPr="00EE0906">
        <w:rPr>
          <w:rFonts w:eastAsiaTheme="majorEastAsia" w:cstheme="majorBidi"/>
          <w:szCs w:val="24"/>
        </w:rPr>
        <w:t>akurasi</w:t>
      </w:r>
      <w:proofErr w:type="spellEnd"/>
      <w:r w:rsidRPr="00EE0906">
        <w:rPr>
          <w:rFonts w:eastAsiaTheme="majorEastAsia" w:cstheme="majorBidi"/>
          <w:szCs w:val="24"/>
        </w:rPr>
        <w:t xml:space="preserve"> </w:t>
      </w:r>
      <w:proofErr w:type="spellStart"/>
      <w:r w:rsidRPr="00EE0906">
        <w:rPr>
          <w:rFonts w:eastAsiaTheme="majorEastAsia" w:cstheme="majorBidi"/>
          <w:szCs w:val="24"/>
        </w:rPr>
        <w:t>mencapai</w:t>
      </w:r>
      <w:proofErr w:type="spellEnd"/>
      <w:r w:rsidRPr="00EE0906">
        <w:rPr>
          <w:rFonts w:eastAsiaTheme="majorEastAsia" w:cstheme="majorBidi"/>
          <w:szCs w:val="24"/>
        </w:rPr>
        <w:t xml:space="preserve"> 85% </w:t>
      </w:r>
      <w:proofErr w:type="spellStart"/>
      <w:r w:rsidRPr="00EE0906">
        <w:rPr>
          <w:rFonts w:eastAsiaTheme="majorEastAsia" w:cstheme="majorBidi"/>
          <w:szCs w:val="24"/>
        </w:rPr>
        <w:t>dibandingkan</w:t>
      </w:r>
      <w:proofErr w:type="spellEnd"/>
      <w:r w:rsidRPr="00EE0906">
        <w:rPr>
          <w:rFonts w:eastAsiaTheme="majorEastAsia" w:cstheme="majorBidi"/>
          <w:szCs w:val="24"/>
        </w:rPr>
        <w:t xml:space="preserve"> </w:t>
      </w:r>
      <w:proofErr w:type="spellStart"/>
      <w:r w:rsidRPr="00EE0906">
        <w:rPr>
          <w:rFonts w:eastAsiaTheme="majorEastAsia" w:cstheme="majorBidi"/>
          <w:szCs w:val="24"/>
        </w:rPr>
        <w:t>dengan</w:t>
      </w:r>
      <w:proofErr w:type="spellEnd"/>
      <w:r w:rsidRPr="00EE0906">
        <w:rPr>
          <w:rFonts w:eastAsiaTheme="majorEastAsia" w:cstheme="majorBidi"/>
          <w:szCs w:val="24"/>
        </w:rPr>
        <w:t xml:space="preserve"> </w:t>
      </w:r>
      <w:proofErr w:type="spellStart"/>
      <w:r w:rsidRPr="00EE0906">
        <w:rPr>
          <w:rFonts w:eastAsiaTheme="majorEastAsia" w:cstheme="majorBidi"/>
          <w:szCs w:val="24"/>
        </w:rPr>
        <w:t>metode</w:t>
      </w:r>
      <w:proofErr w:type="spellEnd"/>
      <w:r w:rsidRPr="00EE0906">
        <w:rPr>
          <w:rFonts w:eastAsiaTheme="majorEastAsia" w:cstheme="majorBidi"/>
          <w:szCs w:val="24"/>
        </w:rPr>
        <w:t xml:space="preserve"> </w:t>
      </w:r>
      <w:proofErr w:type="spellStart"/>
      <w:r w:rsidRPr="00EE0906">
        <w:rPr>
          <w:rFonts w:eastAsiaTheme="majorEastAsia" w:cstheme="majorBidi"/>
          <w:szCs w:val="24"/>
        </w:rPr>
        <w:t>MobileNet</w:t>
      </w:r>
      <w:proofErr w:type="spellEnd"/>
      <w:r w:rsidRPr="00EE0906">
        <w:rPr>
          <w:rFonts w:eastAsiaTheme="majorEastAsia" w:cstheme="majorBidi"/>
          <w:szCs w:val="24"/>
        </w:rPr>
        <w:t xml:space="preserve"> V1</w:t>
      </w:r>
      <w:r w:rsidR="005137C7">
        <w:rPr>
          <w:rFonts w:eastAsiaTheme="majorEastAsia" w:cstheme="majorBidi"/>
          <w:szCs w:val="24"/>
        </w:rPr>
        <w:t>, ResNet50 V2, dan ResNet101 V2</w:t>
      </w:r>
      <w:r w:rsidRPr="00EE0906">
        <w:rPr>
          <w:rFonts w:eastAsiaTheme="majorEastAsia" w:cstheme="majorBidi"/>
          <w:szCs w:val="24"/>
        </w:rPr>
        <w:t xml:space="preserve"> yang </w:t>
      </w:r>
      <w:proofErr w:type="spellStart"/>
      <w:r w:rsidRPr="00EE0906">
        <w:rPr>
          <w:rFonts w:eastAsiaTheme="majorEastAsia" w:cstheme="majorBidi"/>
          <w:szCs w:val="24"/>
        </w:rPr>
        <w:t>akurasinya</w:t>
      </w:r>
      <w:proofErr w:type="spellEnd"/>
      <w:r w:rsidRPr="00EE0906">
        <w:rPr>
          <w:rFonts w:eastAsiaTheme="majorEastAsia" w:cstheme="majorBidi"/>
          <w:szCs w:val="24"/>
        </w:rPr>
        <w:t xml:space="preserve"> </w:t>
      </w:r>
      <w:proofErr w:type="spellStart"/>
      <w:r w:rsidRPr="00EE0906">
        <w:rPr>
          <w:rFonts w:eastAsiaTheme="majorEastAsia" w:cstheme="majorBidi"/>
          <w:szCs w:val="24"/>
        </w:rPr>
        <w:t>lebih</w:t>
      </w:r>
      <w:proofErr w:type="spellEnd"/>
      <w:r w:rsidRPr="00EE0906">
        <w:rPr>
          <w:rFonts w:eastAsiaTheme="majorEastAsia" w:cstheme="majorBidi"/>
          <w:szCs w:val="24"/>
        </w:rPr>
        <w:t xml:space="preserve"> </w:t>
      </w:r>
      <w:proofErr w:type="spellStart"/>
      <w:r w:rsidRPr="00EE0906">
        <w:rPr>
          <w:rFonts w:eastAsiaTheme="majorEastAsia" w:cstheme="majorBidi"/>
          <w:szCs w:val="24"/>
        </w:rPr>
        <w:t>rendah</w:t>
      </w:r>
      <w:proofErr w:type="spellEnd"/>
      <w:r w:rsidRPr="00EE0906">
        <w:rPr>
          <w:rFonts w:eastAsiaTheme="majorEastAsia" w:cstheme="majorBidi"/>
          <w:szCs w:val="24"/>
        </w:rPr>
        <w:t xml:space="preserve">. </w:t>
      </w:r>
      <w:proofErr w:type="spellStart"/>
      <w:r w:rsidRPr="00EE0906">
        <w:rPr>
          <w:rFonts w:eastAsiaTheme="majorEastAsia" w:cstheme="majorBidi"/>
          <w:szCs w:val="24"/>
        </w:rPr>
        <w:t>Akurasi</w:t>
      </w:r>
      <w:proofErr w:type="spellEnd"/>
      <w:r w:rsidRPr="00EE0906">
        <w:rPr>
          <w:rFonts w:eastAsiaTheme="majorEastAsia" w:cstheme="majorBidi"/>
          <w:szCs w:val="24"/>
        </w:rPr>
        <w:t xml:space="preserve"> </w:t>
      </w:r>
      <w:proofErr w:type="spellStart"/>
      <w:r w:rsidRPr="00EE0906">
        <w:rPr>
          <w:rFonts w:eastAsiaTheme="majorEastAsia" w:cstheme="majorBidi"/>
          <w:szCs w:val="24"/>
        </w:rPr>
        <w:t>tersebut</w:t>
      </w:r>
      <w:proofErr w:type="spellEnd"/>
      <w:r w:rsidRPr="00EE0906">
        <w:rPr>
          <w:rFonts w:eastAsiaTheme="majorEastAsia" w:cstheme="majorBidi"/>
          <w:szCs w:val="24"/>
        </w:rPr>
        <w:t xml:space="preserve"> </w:t>
      </w:r>
      <w:proofErr w:type="spellStart"/>
      <w:r w:rsidRPr="00EE0906">
        <w:rPr>
          <w:rFonts w:eastAsiaTheme="majorEastAsia" w:cstheme="majorBidi"/>
          <w:szCs w:val="24"/>
        </w:rPr>
        <w:t>dicapai</w:t>
      </w:r>
      <w:proofErr w:type="spellEnd"/>
      <w:r w:rsidRPr="00EE0906">
        <w:rPr>
          <w:rFonts w:eastAsiaTheme="majorEastAsia" w:cstheme="majorBidi"/>
          <w:szCs w:val="24"/>
        </w:rPr>
        <w:t xml:space="preserve"> </w:t>
      </w:r>
      <w:proofErr w:type="spellStart"/>
      <w:r w:rsidRPr="00EE0906">
        <w:rPr>
          <w:rFonts w:eastAsiaTheme="majorEastAsia" w:cstheme="majorBidi"/>
          <w:szCs w:val="24"/>
        </w:rPr>
        <w:t>dengan</w:t>
      </w:r>
      <w:proofErr w:type="spellEnd"/>
      <w:r w:rsidRPr="00EE0906">
        <w:rPr>
          <w:rFonts w:eastAsiaTheme="majorEastAsia" w:cstheme="majorBidi"/>
          <w:szCs w:val="24"/>
        </w:rPr>
        <w:t xml:space="preserve"> parameter ‘</w:t>
      </w:r>
      <w:r w:rsidRPr="00EE0906">
        <w:rPr>
          <w:rFonts w:eastAsiaTheme="majorEastAsia" w:cstheme="majorBidi"/>
          <w:i/>
          <w:iCs/>
          <w:szCs w:val="24"/>
        </w:rPr>
        <w:t xml:space="preserve">include top’ </w:t>
      </w:r>
      <w:r w:rsidRPr="00EE0906">
        <w:rPr>
          <w:rFonts w:eastAsiaTheme="majorEastAsia" w:cstheme="majorBidi"/>
          <w:szCs w:val="24"/>
        </w:rPr>
        <w:t xml:space="preserve">yang </w:t>
      </w:r>
      <w:proofErr w:type="spellStart"/>
      <w:r w:rsidRPr="00EE0906">
        <w:rPr>
          <w:rFonts w:eastAsiaTheme="majorEastAsia" w:cstheme="majorBidi"/>
          <w:szCs w:val="24"/>
        </w:rPr>
        <w:t>bernilai</w:t>
      </w:r>
      <w:proofErr w:type="spellEnd"/>
      <w:r w:rsidRPr="00EE0906">
        <w:rPr>
          <w:rFonts w:eastAsiaTheme="majorEastAsia" w:cstheme="majorBidi"/>
          <w:szCs w:val="24"/>
        </w:rPr>
        <w:t xml:space="preserve"> </w:t>
      </w:r>
      <w:r w:rsidRPr="00EE0906">
        <w:rPr>
          <w:rFonts w:eastAsiaTheme="majorEastAsia" w:cstheme="majorBidi"/>
          <w:i/>
          <w:iCs/>
          <w:szCs w:val="24"/>
        </w:rPr>
        <w:t xml:space="preserve">false </w:t>
      </w:r>
      <w:r w:rsidRPr="00EE0906">
        <w:rPr>
          <w:rFonts w:eastAsiaTheme="majorEastAsia" w:cstheme="majorBidi"/>
          <w:szCs w:val="24"/>
        </w:rPr>
        <w:t xml:space="preserve">dan </w:t>
      </w:r>
      <w:proofErr w:type="spellStart"/>
      <w:r w:rsidRPr="00EE0906">
        <w:rPr>
          <w:rFonts w:eastAsiaTheme="majorEastAsia" w:cstheme="majorBidi"/>
          <w:szCs w:val="24"/>
        </w:rPr>
        <w:t>menggunakan</w:t>
      </w:r>
      <w:proofErr w:type="spellEnd"/>
      <w:r w:rsidRPr="00EE0906">
        <w:rPr>
          <w:rFonts w:eastAsiaTheme="majorEastAsia" w:cstheme="majorBidi"/>
          <w:szCs w:val="24"/>
        </w:rPr>
        <w:t xml:space="preserve"> </w:t>
      </w:r>
      <w:proofErr w:type="spellStart"/>
      <w:r w:rsidRPr="00EE0906">
        <w:rPr>
          <w:rFonts w:eastAsiaTheme="majorEastAsia" w:cstheme="majorBidi"/>
          <w:szCs w:val="24"/>
        </w:rPr>
        <w:t>operasi</w:t>
      </w:r>
      <w:proofErr w:type="spellEnd"/>
      <w:r w:rsidRPr="00EE0906">
        <w:rPr>
          <w:rFonts w:eastAsiaTheme="majorEastAsia" w:cstheme="majorBidi"/>
          <w:szCs w:val="24"/>
        </w:rPr>
        <w:t xml:space="preserve"> </w:t>
      </w:r>
      <w:r w:rsidRPr="00EE0906">
        <w:rPr>
          <w:rFonts w:eastAsiaTheme="majorEastAsia" w:cstheme="majorBidi"/>
          <w:i/>
          <w:iCs/>
          <w:szCs w:val="24"/>
        </w:rPr>
        <w:t>global average pooling.</w:t>
      </w:r>
      <w:r>
        <w:rPr>
          <w:rFonts w:eastAsiaTheme="majorEastAsia" w:cstheme="majorBidi"/>
          <w:szCs w:val="24"/>
        </w:rPr>
        <w:t xml:space="preserve"> </w:t>
      </w:r>
      <w:r w:rsidRPr="00E15CBF">
        <w:rPr>
          <w:rFonts w:eastAsiaTheme="majorEastAsia" w:cstheme="majorBidi"/>
          <w:szCs w:val="24"/>
        </w:rPr>
        <w:t xml:space="preserve">Pada </w:t>
      </w:r>
      <w:proofErr w:type="spellStart"/>
      <w:r w:rsidRPr="00E15CBF">
        <w:rPr>
          <w:rFonts w:eastAsiaTheme="majorEastAsia" w:cstheme="majorBidi"/>
          <w:szCs w:val="24"/>
        </w:rPr>
        <w:t>hasi</w:t>
      </w:r>
      <w:r>
        <w:rPr>
          <w:rFonts w:eastAsiaTheme="majorEastAsia" w:cstheme="majorBidi"/>
          <w:szCs w:val="24"/>
        </w:rPr>
        <w:t>l</w:t>
      </w:r>
      <w:proofErr w:type="spellEnd"/>
      <w:r>
        <w:rPr>
          <w:rFonts w:eastAsiaTheme="majorEastAsia" w:cstheme="majorBidi"/>
          <w:szCs w:val="24"/>
        </w:rPr>
        <w:t xml:space="preserve"> </w:t>
      </w:r>
      <w:proofErr w:type="spellStart"/>
      <w:r>
        <w:rPr>
          <w:rFonts w:eastAsiaTheme="majorEastAsia" w:cstheme="majorBidi"/>
          <w:szCs w:val="24"/>
        </w:rPr>
        <w:t>pengujian</w:t>
      </w:r>
      <w:proofErr w:type="spellEnd"/>
      <w:r>
        <w:rPr>
          <w:rFonts w:eastAsiaTheme="majorEastAsia" w:cstheme="majorBidi"/>
          <w:szCs w:val="24"/>
        </w:rPr>
        <w:t xml:space="preserve"> </w:t>
      </w:r>
      <w:r>
        <w:rPr>
          <w:rFonts w:eastAsiaTheme="majorEastAsia" w:cstheme="majorBidi"/>
          <w:i/>
          <w:iCs/>
          <w:szCs w:val="24"/>
        </w:rPr>
        <w:t xml:space="preserve">classification </w:t>
      </w:r>
      <w:proofErr w:type="spellStart"/>
      <w:r>
        <w:rPr>
          <w:rFonts w:eastAsiaTheme="majorEastAsia" w:cstheme="majorBidi"/>
          <w:szCs w:val="24"/>
        </w:rPr>
        <w:t>untuk</w:t>
      </w:r>
      <w:proofErr w:type="spellEnd"/>
      <w:r>
        <w:rPr>
          <w:rFonts w:eastAsiaTheme="majorEastAsia" w:cstheme="majorBidi"/>
          <w:szCs w:val="24"/>
        </w:rPr>
        <w:t xml:space="preserve"> m</w:t>
      </w:r>
      <w:r w:rsidRPr="00E15CBF">
        <w:rPr>
          <w:rFonts w:eastAsiaTheme="majorEastAsia" w:cstheme="majorBidi"/>
          <w:szCs w:val="24"/>
        </w:rPr>
        <w:t xml:space="preserve">odel </w:t>
      </w:r>
      <w:proofErr w:type="spellStart"/>
      <w:r w:rsidRPr="00E15CBF">
        <w:rPr>
          <w:rFonts w:eastAsiaTheme="majorEastAsia" w:cstheme="majorBidi"/>
          <w:szCs w:val="24"/>
        </w:rPr>
        <w:t>arsitektur</w:t>
      </w:r>
      <w:proofErr w:type="spellEnd"/>
      <w:r w:rsidRPr="00E15CBF">
        <w:rPr>
          <w:rFonts w:eastAsiaTheme="majorEastAsia" w:cstheme="majorBidi"/>
          <w:szCs w:val="24"/>
        </w:rPr>
        <w:t xml:space="preserve"> ResNet152 V2 </w:t>
      </w:r>
      <w:proofErr w:type="spellStart"/>
      <w:r w:rsidRPr="00E15CBF">
        <w:rPr>
          <w:rFonts w:eastAsiaTheme="majorEastAsia" w:cstheme="majorBidi"/>
          <w:szCs w:val="24"/>
        </w:rPr>
        <w:t>dipilih</w:t>
      </w:r>
      <w:proofErr w:type="spellEnd"/>
      <w:r w:rsidRPr="00E15CBF">
        <w:rPr>
          <w:rFonts w:eastAsiaTheme="majorEastAsia" w:cstheme="majorBidi"/>
          <w:szCs w:val="24"/>
        </w:rPr>
        <w:t xml:space="preserve"> </w:t>
      </w:r>
      <w:proofErr w:type="spellStart"/>
      <w:r w:rsidRPr="00E15CBF">
        <w:rPr>
          <w:rFonts w:eastAsiaTheme="majorEastAsia" w:cstheme="majorBidi"/>
          <w:szCs w:val="24"/>
        </w:rPr>
        <w:t>menjadi</w:t>
      </w:r>
      <w:proofErr w:type="spellEnd"/>
      <w:r w:rsidRPr="00E15CBF">
        <w:rPr>
          <w:rFonts w:eastAsiaTheme="majorEastAsia" w:cstheme="majorBidi"/>
          <w:szCs w:val="24"/>
        </w:rPr>
        <w:t xml:space="preserve"> model </w:t>
      </w:r>
      <w:proofErr w:type="spellStart"/>
      <w:r w:rsidRPr="00E15CBF">
        <w:rPr>
          <w:rFonts w:eastAsiaTheme="majorEastAsia" w:cstheme="majorBidi"/>
          <w:szCs w:val="24"/>
        </w:rPr>
        <w:t>sistem</w:t>
      </w:r>
      <w:proofErr w:type="spellEnd"/>
      <w:r w:rsidRPr="00E15CBF">
        <w:rPr>
          <w:rFonts w:eastAsiaTheme="majorEastAsia" w:cstheme="majorBidi"/>
          <w:szCs w:val="24"/>
        </w:rPr>
        <w:t xml:space="preserve"> yang paling optimal </w:t>
      </w:r>
      <w:proofErr w:type="spellStart"/>
      <w:r w:rsidRPr="00E15CBF">
        <w:rPr>
          <w:rFonts w:eastAsiaTheme="majorEastAsia" w:cstheme="majorBidi"/>
          <w:szCs w:val="24"/>
        </w:rPr>
        <w:t>untuk</w:t>
      </w:r>
      <w:proofErr w:type="spellEnd"/>
      <w:r w:rsidRPr="00E15CBF">
        <w:rPr>
          <w:rFonts w:eastAsiaTheme="majorEastAsia" w:cstheme="majorBidi"/>
          <w:szCs w:val="24"/>
        </w:rPr>
        <w:t xml:space="preserve"> </w:t>
      </w:r>
      <w:proofErr w:type="spellStart"/>
      <w:r w:rsidRPr="00E15CBF">
        <w:rPr>
          <w:rFonts w:eastAsiaTheme="majorEastAsia" w:cstheme="majorBidi"/>
          <w:szCs w:val="24"/>
        </w:rPr>
        <w:t>dapat</w:t>
      </w:r>
      <w:proofErr w:type="spellEnd"/>
      <w:r w:rsidRPr="00E15CBF">
        <w:rPr>
          <w:rFonts w:eastAsiaTheme="majorEastAsia" w:cstheme="majorBidi"/>
          <w:szCs w:val="24"/>
        </w:rPr>
        <w:t xml:space="preserve"> </w:t>
      </w:r>
      <w:proofErr w:type="spellStart"/>
      <w:r w:rsidRPr="00E15CBF">
        <w:rPr>
          <w:rFonts w:eastAsiaTheme="majorEastAsia" w:cstheme="majorBidi"/>
          <w:szCs w:val="24"/>
        </w:rPr>
        <w:t>dilanjutkan</w:t>
      </w:r>
      <w:proofErr w:type="spellEnd"/>
      <w:r w:rsidRPr="00E15CBF">
        <w:rPr>
          <w:rFonts w:eastAsiaTheme="majorEastAsia" w:cstheme="majorBidi"/>
          <w:szCs w:val="24"/>
        </w:rPr>
        <w:t xml:space="preserve"> pada </w:t>
      </w:r>
      <w:r w:rsidRPr="00E15CBF">
        <w:rPr>
          <w:rFonts w:eastAsiaTheme="majorEastAsia" w:cstheme="majorBidi"/>
          <w:i/>
          <w:iCs/>
          <w:szCs w:val="24"/>
        </w:rPr>
        <w:t xml:space="preserve">Mobile Application </w:t>
      </w:r>
      <w:proofErr w:type="spellStart"/>
      <w:r w:rsidRPr="00E15CBF">
        <w:rPr>
          <w:rFonts w:eastAsiaTheme="majorEastAsia" w:cstheme="majorBidi"/>
          <w:szCs w:val="24"/>
        </w:rPr>
        <w:t>dikarenakan</w:t>
      </w:r>
      <w:proofErr w:type="spellEnd"/>
      <w:r w:rsidRPr="00E15CBF">
        <w:rPr>
          <w:rFonts w:eastAsiaTheme="majorEastAsia" w:cstheme="majorBidi"/>
          <w:szCs w:val="24"/>
        </w:rPr>
        <w:t xml:space="preserve"> </w:t>
      </w:r>
      <w:proofErr w:type="spellStart"/>
      <w:r w:rsidRPr="00E15CBF">
        <w:rPr>
          <w:rFonts w:eastAsiaTheme="majorEastAsia" w:cstheme="majorBidi"/>
          <w:szCs w:val="24"/>
        </w:rPr>
        <w:t>hasil</w:t>
      </w:r>
      <w:proofErr w:type="spellEnd"/>
      <w:r w:rsidRPr="00E15CBF">
        <w:rPr>
          <w:rFonts w:eastAsiaTheme="majorEastAsia" w:cstheme="majorBidi"/>
          <w:szCs w:val="24"/>
        </w:rPr>
        <w:t xml:space="preserve"> </w:t>
      </w:r>
      <w:proofErr w:type="spellStart"/>
      <w:r w:rsidRPr="00E15CBF">
        <w:rPr>
          <w:rFonts w:eastAsiaTheme="majorEastAsia" w:cstheme="majorBidi"/>
          <w:szCs w:val="24"/>
        </w:rPr>
        <w:t>dari</w:t>
      </w:r>
      <w:proofErr w:type="spellEnd"/>
      <w:r w:rsidRPr="00E15CBF">
        <w:rPr>
          <w:rFonts w:eastAsiaTheme="majorEastAsia" w:cstheme="majorBidi"/>
          <w:szCs w:val="24"/>
        </w:rPr>
        <w:t xml:space="preserve"> </w:t>
      </w:r>
      <w:r w:rsidRPr="00E15CBF">
        <w:rPr>
          <w:rFonts w:eastAsiaTheme="majorEastAsia" w:cstheme="majorBidi"/>
          <w:i/>
          <w:iCs/>
          <w:szCs w:val="24"/>
        </w:rPr>
        <w:t>accuracy test</w:t>
      </w:r>
      <w:r w:rsidRPr="00E15CBF">
        <w:rPr>
          <w:rFonts w:eastAsiaTheme="majorEastAsia" w:cstheme="majorBidi"/>
          <w:szCs w:val="24"/>
        </w:rPr>
        <w:t xml:space="preserve"> </w:t>
      </w:r>
      <w:proofErr w:type="spellStart"/>
      <w:r w:rsidRPr="00E15CBF">
        <w:rPr>
          <w:rFonts w:eastAsiaTheme="majorEastAsia" w:cstheme="majorBidi"/>
          <w:szCs w:val="24"/>
        </w:rPr>
        <w:t>mencapai</w:t>
      </w:r>
      <w:proofErr w:type="spellEnd"/>
      <w:r w:rsidRPr="00E15CBF">
        <w:rPr>
          <w:rFonts w:eastAsiaTheme="majorEastAsia" w:cstheme="majorBidi"/>
          <w:szCs w:val="24"/>
        </w:rPr>
        <w:t xml:space="preserve"> 89,67%. </w:t>
      </w:r>
      <w:r w:rsidRPr="00B51F65">
        <w:rPr>
          <w:rFonts w:eastAsiaTheme="majorEastAsia" w:cstheme="majorBidi"/>
          <w:szCs w:val="24"/>
        </w:rPr>
        <w:t xml:space="preserve">Pada </w:t>
      </w:r>
      <w:proofErr w:type="spellStart"/>
      <w:r w:rsidRPr="00B51F65">
        <w:rPr>
          <w:rFonts w:eastAsiaTheme="majorEastAsia" w:cstheme="majorBidi"/>
          <w:szCs w:val="24"/>
        </w:rPr>
        <w:t>jenis</w:t>
      </w:r>
      <w:proofErr w:type="spellEnd"/>
      <w:r w:rsidRPr="00B51F65">
        <w:rPr>
          <w:rFonts w:eastAsiaTheme="majorEastAsia" w:cstheme="majorBidi"/>
          <w:szCs w:val="24"/>
        </w:rPr>
        <w:t xml:space="preserve"> </w:t>
      </w:r>
      <w:r w:rsidRPr="00B51F65">
        <w:rPr>
          <w:rFonts w:eastAsiaTheme="majorEastAsia" w:cstheme="majorBidi"/>
          <w:i/>
          <w:iCs/>
          <w:szCs w:val="24"/>
        </w:rPr>
        <w:t xml:space="preserve">optimizer </w:t>
      </w:r>
      <w:r w:rsidRPr="00B51F65">
        <w:rPr>
          <w:rFonts w:eastAsiaTheme="majorEastAsia" w:cstheme="majorBidi"/>
          <w:szCs w:val="24"/>
        </w:rPr>
        <w:t xml:space="preserve">RMSprop </w:t>
      </w:r>
      <w:proofErr w:type="spellStart"/>
      <w:r w:rsidRPr="00B51F65">
        <w:rPr>
          <w:rFonts w:eastAsiaTheme="majorEastAsia" w:cstheme="majorBidi"/>
          <w:szCs w:val="24"/>
        </w:rPr>
        <w:t>dengan</w:t>
      </w:r>
      <w:proofErr w:type="spellEnd"/>
      <w:r w:rsidRPr="00B51F65">
        <w:rPr>
          <w:rFonts w:eastAsiaTheme="majorEastAsia" w:cstheme="majorBidi"/>
          <w:szCs w:val="24"/>
        </w:rPr>
        <w:t xml:space="preserve"> </w:t>
      </w:r>
      <w:r w:rsidRPr="00B51F65">
        <w:rPr>
          <w:rFonts w:eastAsiaTheme="majorEastAsia" w:cstheme="majorBidi"/>
          <w:i/>
          <w:iCs/>
          <w:szCs w:val="24"/>
        </w:rPr>
        <w:t xml:space="preserve">learning rate </w:t>
      </w:r>
      <w:r w:rsidRPr="00B51F65">
        <w:rPr>
          <w:rFonts w:eastAsiaTheme="majorEastAsia" w:cstheme="majorBidi"/>
          <w:szCs w:val="24"/>
        </w:rPr>
        <w:t xml:space="preserve">0,0001 dan </w:t>
      </w:r>
      <w:r w:rsidRPr="00B51F65">
        <w:rPr>
          <w:rFonts w:eastAsiaTheme="majorEastAsia" w:cstheme="majorBidi"/>
          <w:i/>
          <w:iCs/>
          <w:szCs w:val="24"/>
        </w:rPr>
        <w:t xml:space="preserve">batch size </w:t>
      </w:r>
      <w:r w:rsidRPr="00B51F65">
        <w:rPr>
          <w:rFonts w:eastAsiaTheme="majorEastAsia" w:cstheme="majorBidi"/>
          <w:szCs w:val="24"/>
        </w:rPr>
        <w:t xml:space="preserve">64 yang </w:t>
      </w:r>
      <w:proofErr w:type="spellStart"/>
      <w:r w:rsidRPr="00B51F65">
        <w:rPr>
          <w:rFonts w:eastAsiaTheme="majorEastAsia" w:cstheme="majorBidi"/>
          <w:szCs w:val="24"/>
        </w:rPr>
        <w:t>digunakan</w:t>
      </w:r>
      <w:proofErr w:type="spellEnd"/>
      <w:r w:rsidRPr="00B51F65">
        <w:rPr>
          <w:rFonts w:eastAsiaTheme="majorEastAsia" w:cstheme="majorBidi"/>
          <w:szCs w:val="24"/>
        </w:rPr>
        <w:t xml:space="preserve"> di </w:t>
      </w:r>
      <w:proofErr w:type="spellStart"/>
      <w:r w:rsidRPr="00B51F65">
        <w:rPr>
          <w:rFonts w:eastAsiaTheme="majorEastAsia" w:cstheme="majorBidi"/>
          <w:szCs w:val="24"/>
        </w:rPr>
        <w:t>bagian</w:t>
      </w:r>
      <w:proofErr w:type="spellEnd"/>
      <w:r w:rsidRPr="00B51F65">
        <w:rPr>
          <w:rFonts w:eastAsiaTheme="majorEastAsia" w:cstheme="majorBidi"/>
          <w:szCs w:val="24"/>
        </w:rPr>
        <w:t xml:space="preserve"> </w:t>
      </w:r>
      <w:r w:rsidRPr="00B51F65">
        <w:rPr>
          <w:rFonts w:eastAsiaTheme="majorEastAsia" w:cstheme="majorBidi"/>
          <w:i/>
          <w:iCs/>
          <w:szCs w:val="24"/>
        </w:rPr>
        <w:t xml:space="preserve">classification </w:t>
      </w:r>
      <w:r w:rsidRPr="00B51F65">
        <w:rPr>
          <w:rFonts w:eastAsiaTheme="majorEastAsia" w:cstheme="majorBidi"/>
          <w:szCs w:val="24"/>
        </w:rPr>
        <w:t xml:space="preserve">pada model ResNet152 V2 </w:t>
      </w:r>
      <w:proofErr w:type="spellStart"/>
      <w:r w:rsidRPr="00B51F65">
        <w:rPr>
          <w:rFonts w:eastAsiaTheme="majorEastAsia" w:cstheme="majorBidi"/>
          <w:szCs w:val="24"/>
        </w:rPr>
        <w:t>menghasilkan</w:t>
      </w:r>
      <w:proofErr w:type="spellEnd"/>
      <w:r w:rsidRPr="00B51F65">
        <w:rPr>
          <w:rFonts w:eastAsiaTheme="majorEastAsia" w:cstheme="majorBidi"/>
          <w:szCs w:val="24"/>
        </w:rPr>
        <w:t xml:space="preserve"> </w:t>
      </w:r>
      <w:proofErr w:type="spellStart"/>
      <w:r w:rsidRPr="00B51F65">
        <w:rPr>
          <w:rFonts w:eastAsiaTheme="majorEastAsia" w:cstheme="majorBidi"/>
          <w:szCs w:val="24"/>
        </w:rPr>
        <w:t>hasil</w:t>
      </w:r>
      <w:proofErr w:type="spellEnd"/>
      <w:r w:rsidRPr="00B51F65">
        <w:rPr>
          <w:rFonts w:eastAsiaTheme="majorEastAsia" w:cstheme="majorBidi"/>
          <w:szCs w:val="24"/>
        </w:rPr>
        <w:t xml:space="preserve"> yang </w:t>
      </w:r>
      <w:proofErr w:type="spellStart"/>
      <w:r w:rsidRPr="00B51F65">
        <w:rPr>
          <w:rFonts w:eastAsiaTheme="majorEastAsia" w:cstheme="majorBidi"/>
          <w:szCs w:val="24"/>
        </w:rPr>
        <w:t>lebih</w:t>
      </w:r>
      <w:proofErr w:type="spellEnd"/>
      <w:r w:rsidRPr="00B51F65">
        <w:rPr>
          <w:rFonts w:eastAsiaTheme="majorEastAsia" w:cstheme="majorBidi"/>
          <w:szCs w:val="24"/>
        </w:rPr>
        <w:t xml:space="preserve"> </w:t>
      </w:r>
      <w:proofErr w:type="spellStart"/>
      <w:r w:rsidRPr="00B51F65">
        <w:rPr>
          <w:rFonts w:eastAsiaTheme="majorEastAsia" w:cstheme="majorBidi"/>
          <w:szCs w:val="24"/>
        </w:rPr>
        <w:t>tinggi</w:t>
      </w:r>
      <w:proofErr w:type="spellEnd"/>
      <w:r w:rsidRPr="00B51F65">
        <w:rPr>
          <w:rFonts w:eastAsiaTheme="majorEastAsia" w:cstheme="majorBidi"/>
          <w:szCs w:val="24"/>
        </w:rPr>
        <w:t xml:space="preserve">. </w:t>
      </w:r>
      <w:r>
        <w:rPr>
          <w:rFonts w:eastAsiaTheme="majorEastAsia" w:cstheme="majorBidi"/>
          <w:szCs w:val="24"/>
          <w:lang w:val="sv-SE"/>
        </w:rPr>
        <w:t>Terakhir pada bagian h</w:t>
      </w:r>
      <w:r w:rsidRPr="0084513F">
        <w:rPr>
          <w:rFonts w:eastAsiaTheme="majorEastAsia" w:cstheme="majorBidi"/>
          <w:szCs w:val="24"/>
          <w:lang w:val="sv-SE"/>
        </w:rPr>
        <w:t xml:space="preserve">asil aplikasi menunjukan bahwa performa kinerja aplikasi dapat meningkat jika posisi kain dan kamera tepat pada posisinya. </w:t>
      </w:r>
    </w:p>
    <w:p w14:paraId="79FB4746" w14:textId="77777777" w:rsidR="00B27E4B" w:rsidRPr="00B27E4B" w:rsidRDefault="00B27E4B" w:rsidP="00B27E4B">
      <w:pPr>
        <w:rPr>
          <w:lang w:val="sv-SE"/>
        </w:rPr>
      </w:pPr>
    </w:p>
    <w:p w14:paraId="6085BE67" w14:textId="4770DBF1" w:rsidR="00127537" w:rsidRDefault="00FA5264" w:rsidP="00FA5264">
      <w:pPr>
        <w:pStyle w:val="Style1"/>
      </w:pPr>
      <w:bookmarkStart w:id="67" w:name="_Toc130977761"/>
      <w:r>
        <w:t>DAFTAR PUSTAKA</w:t>
      </w:r>
      <w:bookmarkEnd w:id="67"/>
    </w:p>
    <w:sdt>
      <w:sdtPr>
        <w:rPr>
          <w:rFonts w:eastAsiaTheme="majorEastAsia" w:cstheme="majorBidi"/>
          <w:b/>
          <w:color w:val="000000" w:themeColor="text1"/>
          <w:sz w:val="32"/>
          <w:szCs w:val="32"/>
        </w:rPr>
        <w:tag w:val="MENDELEY_BIBLIOGRAPHY"/>
        <w:id w:val="-231537119"/>
        <w:placeholder>
          <w:docPart w:val="DefaultPlaceholder_-1854013440"/>
        </w:placeholder>
      </w:sdtPr>
      <w:sdtEndPr/>
      <w:sdtContent>
        <w:p w14:paraId="0DB49345" w14:textId="77777777" w:rsidR="00F65C56" w:rsidRDefault="00F65C56">
          <w:pPr>
            <w:autoSpaceDE w:val="0"/>
            <w:autoSpaceDN w:val="0"/>
            <w:ind w:hanging="640"/>
            <w:divId w:val="2032534886"/>
            <w:rPr>
              <w:rFonts w:eastAsia="Times New Roman"/>
              <w:szCs w:val="24"/>
            </w:rPr>
          </w:pPr>
          <w:r>
            <w:rPr>
              <w:rFonts w:eastAsia="Times New Roman"/>
            </w:rPr>
            <w:t>[1]</w:t>
          </w:r>
          <w:r>
            <w:rPr>
              <w:rFonts w:eastAsia="Times New Roman"/>
            </w:rPr>
            <w:tab/>
            <w:t xml:space="preserve">V. S. Thomas, S. Darvesh, C. MacKnight, and K. Rockwood, “Estimating the prevalence of dementia in elderly people: a comparison of the Canadian Study of Health and Aging and National Population Health Survey approaches,” </w:t>
          </w:r>
          <w:r>
            <w:rPr>
              <w:rFonts w:eastAsia="Times New Roman"/>
              <w:i/>
              <w:iCs/>
            </w:rPr>
            <w:t xml:space="preserve">Int </w:t>
          </w:r>
          <w:proofErr w:type="spellStart"/>
          <w:r>
            <w:rPr>
              <w:rFonts w:eastAsia="Times New Roman"/>
              <w:i/>
              <w:iCs/>
            </w:rPr>
            <w:t>Psychogeriatr</w:t>
          </w:r>
          <w:proofErr w:type="spellEnd"/>
          <w:r>
            <w:rPr>
              <w:rFonts w:eastAsia="Times New Roman"/>
            </w:rPr>
            <w:t xml:space="preserve">, vol. 13 Supp 1, no. SUPPL. 1, pp. 169–175, 2001, </w:t>
          </w:r>
          <w:proofErr w:type="spellStart"/>
          <w:r>
            <w:rPr>
              <w:rFonts w:eastAsia="Times New Roman"/>
            </w:rPr>
            <w:t>doi</w:t>
          </w:r>
          <w:proofErr w:type="spellEnd"/>
          <w:r>
            <w:rPr>
              <w:rFonts w:eastAsia="Times New Roman"/>
            </w:rPr>
            <w:t>: 10.1017/S1041610202008116.</w:t>
          </w:r>
        </w:p>
        <w:p w14:paraId="63827C68" w14:textId="77777777" w:rsidR="00F65C56" w:rsidRDefault="00F65C56">
          <w:pPr>
            <w:autoSpaceDE w:val="0"/>
            <w:autoSpaceDN w:val="0"/>
            <w:ind w:hanging="640"/>
            <w:divId w:val="558441271"/>
            <w:rPr>
              <w:rFonts w:eastAsia="Times New Roman"/>
            </w:rPr>
          </w:pPr>
          <w:r>
            <w:rPr>
              <w:rFonts w:eastAsia="Times New Roman"/>
            </w:rPr>
            <w:t>[2]</w:t>
          </w:r>
          <w:r>
            <w:rPr>
              <w:rFonts w:eastAsia="Times New Roman"/>
            </w:rPr>
            <w:tab/>
            <w:t xml:space="preserve">M. M. Baig and H. </w:t>
          </w:r>
          <w:proofErr w:type="spellStart"/>
          <w:r>
            <w:rPr>
              <w:rFonts w:eastAsia="Times New Roman"/>
            </w:rPr>
            <w:t>Gholamhosseini</w:t>
          </w:r>
          <w:proofErr w:type="spellEnd"/>
          <w:r>
            <w:rPr>
              <w:rFonts w:eastAsia="Times New Roman"/>
            </w:rPr>
            <w:t xml:space="preserve">, “Smart health monitoring systems: an overview of design and </w:t>
          </w:r>
          <w:proofErr w:type="spellStart"/>
          <w:r>
            <w:rPr>
              <w:rFonts w:eastAsia="Times New Roman"/>
            </w:rPr>
            <w:t>modeling</w:t>
          </w:r>
          <w:proofErr w:type="spellEnd"/>
          <w:r>
            <w:rPr>
              <w:rFonts w:eastAsia="Times New Roman"/>
            </w:rPr>
            <w:t xml:space="preserve">,” </w:t>
          </w:r>
          <w:r>
            <w:rPr>
              <w:rFonts w:eastAsia="Times New Roman"/>
              <w:i/>
              <w:iCs/>
            </w:rPr>
            <w:t xml:space="preserve">J Med </w:t>
          </w:r>
          <w:proofErr w:type="spellStart"/>
          <w:r>
            <w:rPr>
              <w:rFonts w:eastAsia="Times New Roman"/>
              <w:i/>
              <w:iCs/>
            </w:rPr>
            <w:t>Syst</w:t>
          </w:r>
          <w:proofErr w:type="spellEnd"/>
          <w:r>
            <w:rPr>
              <w:rFonts w:eastAsia="Times New Roman"/>
            </w:rPr>
            <w:t xml:space="preserve">, vol. 37, no. 2, Apr. 2013, </w:t>
          </w:r>
          <w:proofErr w:type="spellStart"/>
          <w:r>
            <w:rPr>
              <w:rFonts w:eastAsia="Times New Roman"/>
            </w:rPr>
            <w:t>doi</w:t>
          </w:r>
          <w:proofErr w:type="spellEnd"/>
          <w:r>
            <w:rPr>
              <w:rFonts w:eastAsia="Times New Roman"/>
            </w:rPr>
            <w:t>: 10.1007/S10916-012-9898-Z.</w:t>
          </w:r>
        </w:p>
        <w:p w14:paraId="1FEB806B" w14:textId="77777777" w:rsidR="00F65C56" w:rsidRDefault="00F65C56">
          <w:pPr>
            <w:autoSpaceDE w:val="0"/>
            <w:autoSpaceDN w:val="0"/>
            <w:ind w:hanging="640"/>
            <w:divId w:val="20785958"/>
            <w:rPr>
              <w:rFonts w:eastAsia="Times New Roman"/>
            </w:rPr>
          </w:pPr>
          <w:r>
            <w:rPr>
              <w:rFonts w:eastAsia="Times New Roman"/>
            </w:rPr>
            <w:lastRenderedPageBreak/>
            <w:t>[3]</w:t>
          </w:r>
          <w:r>
            <w:rPr>
              <w:rFonts w:eastAsia="Times New Roman"/>
            </w:rPr>
            <w:tab/>
            <w:t xml:space="preserve">M. M. Alam, H. Malik, M. I. Khan, T. Pardy, A. Kuusik, and Y. le </w:t>
          </w:r>
          <w:proofErr w:type="spellStart"/>
          <w:r>
            <w:rPr>
              <w:rFonts w:eastAsia="Times New Roman"/>
            </w:rPr>
            <w:t>Moullec</w:t>
          </w:r>
          <w:proofErr w:type="spellEnd"/>
          <w:r>
            <w:rPr>
              <w:rFonts w:eastAsia="Times New Roman"/>
            </w:rPr>
            <w:t xml:space="preserve">, “A survey on the roles of communication technologies in IoT-Based personalized healthcare applications,” </w:t>
          </w:r>
          <w:r>
            <w:rPr>
              <w:rFonts w:eastAsia="Times New Roman"/>
              <w:i/>
              <w:iCs/>
            </w:rPr>
            <w:t>IEEE Access</w:t>
          </w:r>
          <w:r>
            <w:rPr>
              <w:rFonts w:eastAsia="Times New Roman"/>
            </w:rPr>
            <w:t xml:space="preserve">, vol. 6, pp. 36611–36631, Jul. 2018, </w:t>
          </w:r>
          <w:proofErr w:type="spellStart"/>
          <w:r>
            <w:rPr>
              <w:rFonts w:eastAsia="Times New Roman"/>
            </w:rPr>
            <w:t>doi</w:t>
          </w:r>
          <w:proofErr w:type="spellEnd"/>
          <w:r>
            <w:rPr>
              <w:rFonts w:eastAsia="Times New Roman"/>
            </w:rPr>
            <w:t>: 10.1109/ACCESS.2018.2853148.</w:t>
          </w:r>
        </w:p>
        <w:p w14:paraId="28AA4C29" w14:textId="77777777" w:rsidR="00F65C56" w:rsidRDefault="00F65C56">
          <w:pPr>
            <w:autoSpaceDE w:val="0"/>
            <w:autoSpaceDN w:val="0"/>
            <w:ind w:hanging="640"/>
            <w:divId w:val="1510291061"/>
            <w:rPr>
              <w:rFonts w:eastAsia="Times New Roman"/>
            </w:rPr>
          </w:pPr>
          <w:r>
            <w:rPr>
              <w:rFonts w:eastAsia="Times New Roman"/>
            </w:rPr>
            <w:t>[4]</w:t>
          </w:r>
          <w:r>
            <w:rPr>
              <w:rFonts w:eastAsia="Times New Roman"/>
            </w:rPr>
            <w:tab/>
            <w:t xml:space="preserve">S. Li, L. da Xu, and X. Wang, “A continuous biomedical signal acquisition system based on compressed sensing in body sensor networks,” </w:t>
          </w:r>
          <w:r>
            <w:rPr>
              <w:rFonts w:eastAsia="Times New Roman"/>
              <w:i/>
              <w:iCs/>
            </w:rPr>
            <w:t xml:space="preserve">IEEE Trans </w:t>
          </w:r>
          <w:proofErr w:type="spellStart"/>
          <w:r>
            <w:rPr>
              <w:rFonts w:eastAsia="Times New Roman"/>
              <w:i/>
              <w:iCs/>
            </w:rPr>
            <w:t>Industr</w:t>
          </w:r>
          <w:proofErr w:type="spellEnd"/>
          <w:r>
            <w:rPr>
              <w:rFonts w:eastAsia="Times New Roman"/>
              <w:i/>
              <w:iCs/>
            </w:rPr>
            <w:t xml:space="preserve"> Inform</w:t>
          </w:r>
          <w:r>
            <w:rPr>
              <w:rFonts w:eastAsia="Times New Roman"/>
            </w:rPr>
            <w:t xml:space="preserve">, vol. 9, no. 3, pp. 1764–1771, 2013, </w:t>
          </w:r>
          <w:proofErr w:type="spellStart"/>
          <w:r>
            <w:rPr>
              <w:rFonts w:eastAsia="Times New Roman"/>
            </w:rPr>
            <w:t>doi</w:t>
          </w:r>
          <w:proofErr w:type="spellEnd"/>
          <w:r>
            <w:rPr>
              <w:rFonts w:eastAsia="Times New Roman"/>
            </w:rPr>
            <w:t>: 10.1109/TII.2013.2245334.</w:t>
          </w:r>
        </w:p>
        <w:p w14:paraId="283878B8" w14:textId="77777777" w:rsidR="00F65C56" w:rsidRDefault="00F65C56">
          <w:pPr>
            <w:autoSpaceDE w:val="0"/>
            <w:autoSpaceDN w:val="0"/>
            <w:ind w:hanging="640"/>
            <w:divId w:val="894698238"/>
            <w:rPr>
              <w:rFonts w:eastAsia="Times New Roman"/>
            </w:rPr>
          </w:pPr>
          <w:r>
            <w:rPr>
              <w:rFonts w:eastAsia="Times New Roman"/>
            </w:rPr>
            <w:t>[5]</w:t>
          </w:r>
          <w:r>
            <w:rPr>
              <w:rFonts w:eastAsia="Times New Roman"/>
            </w:rPr>
            <w:tab/>
            <w:t xml:space="preserve">P. Rashidi and A. </w:t>
          </w:r>
          <w:proofErr w:type="spellStart"/>
          <w:r>
            <w:rPr>
              <w:rFonts w:eastAsia="Times New Roman"/>
            </w:rPr>
            <w:t>Mihailidis</w:t>
          </w:r>
          <w:proofErr w:type="spellEnd"/>
          <w:r>
            <w:rPr>
              <w:rFonts w:eastAsia="Times New Roman"/>
            </w:rPr>
            <w:t xml:space="preserve">, “A survey on ambient-assisted living tools for older adults,” </w:t>
          </w:r>
          <w:r>
            <w:rPr>
              <w:rFonts w:eastAsia="Times New Roman"/>
              <w:i/>
              <w:iCs/>
            </w:rPr>
            <w:t>IEEE J Biomed Health Inform</w:t>
          </w:r>
          <w:r>
            <w:rPr>
              <w:rFonts w:eastAsia="Times New Roman"/>
            </w:rPr>
            <w:t xml:space="preserve">, vol. 17, no. 3, pp. 579–590, 2013, </w:t>
          </w:r>
          <w:proofErr w:type="spellStart"/>
          <w:r>
            <w:rPr>
              <w:rFonts w:eastAsia="Times New Roman"/>
            </w:rPr>
            <w:t>doi</w:t>
          </w:r>
          <w:proofErr w:type="spellEnd"/>
          <w:r>
            <w:rPr>
              <w:rFonts w:eastAsia="Times New Roman"/>
            </w:rPr>
            <w:t>: 10.1109/JBHI.2012.2234129.</w:t>
          </w:r>
        </w:p>
        <w:p w14:paraId="197BEAAF" w14:textId="77777777" w:rsidR="00F65C56" w:rsidRDefault="00F65C56">
          <w:pPr>
            <w:autoSpaceDE w:val="0"/>
            <w:autoSpaceDN w:val="0"/>
            <w:ind w:hanging="640"/>
            <w:divId w:val="1451627233"/>
            <w:rPr>
              <w:rFonts w:eastAsia="Times New Roman"/>
            </w:rPr>
          </w:pPr>
          <w:r>
            <w:rPr>
              <w:rFonts w:eastAsia="Times New Roman"/>
            </w:rPr>
            <w:t>[6]</w:t>
          </w:r>
          <w:r>
            <w:rPr>
              <w:rFonts w:eastAsia="Times New Roman"/>
            </w:rPr>
            <w:tab/>
            <w:t xml:space="preserve">A. </w:t>
          </w:r>
          <w:proofErr w:type="spellStart"/>
          <w:r>
            <w:rPr>
              <w:rFonts w:eastAsia="Times New Roman"/>
            </w:rPr>
            <w:t>Arcelus</w:t>
          </w:r>
          <w:proofErr w:type="spellEnd"/>
          <w:r>
            <w:rPr>
              <w:rFonts w:eastAsia="Times New Roman"/>
            </w:rPr>
            <w:t xml:space="preserve">, R. </w:t>
          </w:r>
          <w:proofErr w:type="spellStart"/>
          <w:r>
            <w:rPr>
              <w:rFonts w:eastAsia="Times New Roman"/>
            </w:rPr>
            <w:t>Goubran</w:t>
          </w:r>
          <w:proofErr w:type="spellEnd"/>
          <w:r>
            <w:rPr>
              <w:rFonts w:eastAsia="Times New Roman"/>
            </w:rPr>
            <w:t xml:space="preserve">, M. H. Jones, and F. </w:t>
          </w:r>
          <w:proofErr w:type="spellStart"/>
          <w:r>
            <w:rPr>
              <w:rFonts w:eastAsia="Times New Roman"/>
            </w:rPr>
            <w:t>Knoefel</w:t>
          </w:r>
          <w:proofErr w:type="spellEnd"/>
          <w:r>
            <w:rPr>
              <w:rFonts w:eastAsia="Times New Roman"/>
            </w:rPr>
            <w:t xml:space="preserve">, “Integration of smart home technologies in a health monitoring system for the elderly,” </w:t>
          </w:r>
          <w:r>
            <w:rPr>
              <w:rFonts w:eastAsia="Times New Roman"/>
              <w:i/>
              <w:iCs/>
            </w:rPr>
            <w:t>Proceedings - 21st International Conference on Advanced Information Networking and Applications Workshops/Symposia, AINAW’07</w:t>
          </w:r>
          <w:r>
            <w:rPr>
              <w:rFonts w:eastAsia="Times New Roman"/>
            </w:rPr>
            <w:t xml:space="preserve">, vol. 1, pp. 820–825, 2007, </w:t>
          </w:r>
          <w:proofErr w:type="spellStart"/>
          <w:r>
            <w:rPr>
              <w:rFonts w:eastAsia="Times New Roman"/>
            </w:rPr>
            <w:t>doi</w:t>
          </w:r>
          <w:proofErr w:type="spellEnd"/>
          <w:r>
            <w:rPr>
              <w:rFonts w:eastAsia="Times New Roman"/>
            </w:rPr>
            <w:t>: 10.1109/AINAW.2007.209.</w:t>
          </w:r>
        </w:p>
        <w:p w14:paraId="41E70C1F" w14:textId="77777777" w:rsidR="00F65C56" w:rsidRDefault="00F65C56">
          <w:pPr>
            <w:autoSpaceDE w:val="0"/>
            <w:autoSpaceDN w:val="0"/>
            <w:ind w:hanging="640"/>
            <w:divId w:val="1468428313"/>
            <w:rPr>
              <w:rFonts w:eastAsia="Times New Roman"/>
            </w:rPr>
          </w:pPr>
          <w:r>
            <w:rPr>
              <w:rFonts w:eastAsia="Times New Roman"/>
            </w:rPr>
            <w:t>[7]</w:t>
          </w:r>
          <w:r>
            <w:rPr>
              <w:rFonts w:eastAsia="Times New Roman"/>
            </w:rPr>
            <w:tab/>
            <w:t xml:space="preserve">A. </w:t>
          </w:r>
          <w:proofErr w:type="spellStart"/>
          <w:r>
            <w:rPr>
              <w:rFonts w:eastAsia="Times New Roman"/>
            </w:rPr>
            <w:t>Pantelopoulos</w:t>
          </w:r>
          <w:proofErr w:type="spellEnd"/>
          <w:r>
            <w:rPr>
              <w:rFonts w:eastAsia="Times New Roman"/>
            </w:rPr>
            <w:t xml:space="preserve"> and N. G. </w:t>
          </w:r>
          <w:proofErr w:type="spellStart"/>
          <w:r>
            <w:rPr>
              <w:rFonts w:eastAsia="Times New Roman"/>
            </w:rPr>
            <w:t>Bourbakis</w:t>
          </w:r>
          <w:proofErr w:type="spellEnd"/>
          <w:r>
            <w:rPr>
              <w:rFonts w:eastAsia="Times New Roman"/>
            </w:rPr>
            <w:t xml:space="preserve">, “A survey on wearable sensor-based systems for health monitoring and prognosis,” </w:t>
          </w:r>
          <w:r>
            <w:rPr>
              <w:rFonts w:eastAsia="Times New Roman"/>
              <w:i/>
              <w:iCs/>
            </w:rPr>
            <w:t>IEEE Transactions on Systems, Man and Cybernetics Part C: Applications and Reviews</w:t>
          </w:r>
          <w:r>
            <w:rPr>
              <w:rFonts w:eastAsia="Times New Roman"/>
            </w:rPr>
            <w:t xml:space="preserve">, vol. 40, no. 1, pp. 1–12, 2010, </w:t>
          </w:r>
          <w:proofErr w:type="spellStart"/>
          <w:r>
            <w:rPr>
              <w:rFonts w:eastAsia="Times New Roman"/>
            </w:rPr>
            <w:t>doi</w:t>
          </w:r>
          <w:proofErr w:type="spellEnd"/>
          <w:r>
            <w:rPr>
              <w:rFonts w:eastAsia="Times New Roman"/>
            </w:rPr>
            <w:t>: 10.1109/TSMCC.2009.2032660.</w:t>
          </w:r>
        </w:p>
        <w:p w14:paraId="57C8E537" w14:textId="77777777" w:rsidR="00F65C56" w:rsidRDefault="00F65C56">
          <w:pPr>
            <w:autoSpaceDE w:val="0"/>
            <w:autoSpaceDN w:val="0"/>
            <w:ind w:hanging="640"/>
            <w:divId w:val="217208667"/>
            <w:rPr>
              <w:rFonts w:eastAsia="Times New Roman"/>
            </w:rPr>
          </w:pPr>
          <w:r>
            <w:rPr>
              <w:rFonts w:eastAsia="Times New Roman"/>
            </w:rPr>
            <w:t>[8]</w:t>
          </w:r>
          <w:r>
            <w:rPr>
              <w:rFonts w:eastAsia="Times New Roman"/>
            </w:rPr>
            <w:tab/>
            <w:t xml:space="preserve">M. E. </w:t>
          </w:r>
          <w:proofErr w:type="spellStart"/>
          <w:r>
            <w:rPr>
              <w:rFonts w:eastAsia="Times New Roman"/>
            </w:rPr>
            <w:t>Garbelini</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SweynTooth</w:t>
          </w:r>
          <w:proofErr w:type="spellEnd"/>
          <w:r>
            <w:rPr>
              <w:rFonts w:eastAsia="Times New Roman"/>
            </w:rPr>
            <w:t>: Unleashing Mayhem over Bluetooth Low Energy”, Accessed: May 31, 2022. [Online]. Available: https://www.usenix.org/conference/atc20/presentation/garbelini</w:t>
          </w:r>
        </w:p>
        <w:p w14:paraId="510E54A8" w14:textId="77777777" w:rsidR="00F65C56" w:rsidRDefault="00F65C56">
          <w:pPr>
            <w:autoSpaceDE w:val="0"/>
            <w:autoSpaceDN w:val="0"/>
            <w:ind w:hanging="640"/>
            <w:divId w:val="1410808285"/>
            <w:rPr>
              <w:rFonts w:eastAsia="Times New Roman"/>
            </w:rPr>
          </w:pPr>
          <w:r>
            <w:rPr>
              <w:rFonts w:eastAsia="Times New Roman"/>
            </w:rPr>
            <w:t>[9]</w:t>
          </w:r>
          <w:r>
            <w:rPr>
              <w:rFonts w:eastAsia="Times New Roman"/>
            </w:rPr>
            <w:tab/>
            <w:t xml:space="preserve">A. S. </w:t>
          </w:r>
          <w:proofErr w:type="spellStart"/>
          <w:r>
            <w:rPr>
              <w:rFonts w:eastAsia="Times New Roman"/>
            </w:rPr>
            <w:t>Seferagi´c</w:t>
          </w:r>
          <w:proofErr w:type="spellEnd"/>
          <w:r>
            <w:rPr>
              <w:rFonts w:eastAsia="Times New Roman"/>
            </w:rPr>
            <w:t xml:space="preserve"> </w:t>
          </w:r>
          <w:r>
            <w:rPr>
              <w:rFonts w:eastAsia="Times New Roman"/>
              <w:i/>
              <w:iCs/>
            </w:rPr>
            <w:t>et al.</w:t>
          </w:r>
          <w:r>
            <w:rPr>
              <w:rFonts w:eastAsia="Times New Roman"/>
            </w:rPr>
            <w:t xml:space="preserve">, “Survey on Wireless Technology Trade-Offs for the Industrial Internet of Things,” </w:t>
          </w:r>
          <w:r>
            <w:rPr>
              <w:rFonts w:eastAsia="Times New Roman"/>
              <w:i/>
              <w:iCs/>
            </w:rPr>
            <w:t>Sensors 2020, Vol. 20, Page 488</w:t>
          </w:r>
          <w:r>
            <w:rPr>
              <w:rFonts w:eastAsia="Times New Roman"/>
            </w:rPr>
            <w:t xml:space="preserve">, vol. 20, no. 2, p. 488, Jan. 2020, </w:t>
          </w:r>
          <w:proofErr w:type="spellStart"/>
          <w:r>
            <w:rPr>
              <w:rFonts w:eastAsia="Times New Roman"/>
            </w:rPr>
            <w:t>doi</w:t>
          </w:r>
          <w:proofErr w:type="spellEnd"/>
          <w:r>
            <w:rPr>
              <w:rFonts w:eastAsia="Times New Roman"/>
            </w:rPr>
            <w:t>: 10.3390/S20020488.</w:t>
          </w:r>
        </w:p>
        <w:p w14:paraId="2DD29D87" w14:textId="77777777" w:rsidR="00F65C56" w:rsidRDefault="00F65C56">
          <w:pPr>
            <w:autoSpaceDE w:val="0"/>
            <w:autoSpaceDN w:val="0"/>
            <w:ind w:hanging="640"/>
            <w:divId w:val="1897164418"/>
            <w:rPr>
              <w:rFonts w:eastAsia="Times New Roman"/>
            </w:rPr>
          </w:pPr>
          <w:r>
            <w:rPr>
              <w:rFonts w:eastAsia="Times New Roman"/>
            </w:rPr>
            <w:t>[10]</w:t>
          </w:r>
          <w:r>
            <w:rPr>
              <w:rFonts w:eastAsia="Times New Roman"/>
            </w:rPr>
            <w:tab/>
            <w:t xml:space="preserve">V. S. Thomas, S. Darvesh, C. MacKnight, and K. Rockwood, “Estimating the Prevalence of Dementia in Elderly People: A Comparison of the Canadian Study of Health and Aging and National Population Health Survey Approaches,” </w:t>
          </w:r>
          <w:r>
            <w:rPr>
              <w:rFonts w:eastAsia="Times New Roman"/>
              <w:i/>
              <w:iCs/>
            </w:rPr>
            <w:t xml:space="preserve">Int </w:t>
          </w:r>
          <w:proofErr w:type="spellStart"/>
          <w:r>
            <w:rPr>
              <w:rFonts w:eastAsia="Times New Roman"/>
              <w:i/>
              <w:iCs/>
            </w:rPr>
            <w:t>Psychogeriatr</w:t>
          </w:r>
          <w:proofErr w:type="spellEnd"/>
          <w:r>
            <w:rPr>
              <w:rFonts w:eastAsia="Times New Roman"/>
            </w:rPr>
            <w:t xml:space="preserve">, vol. 13, no. S1, pp. 169–175, 2001, </w:t>
          </w:r>
          <w:proofErr w:type="spellStart"/>
          <w:r>
            <w:rPr>
              <w:rFonts w:eastAsia="Times New Roman"/>
            </w:rPr>
            <w:t>doi</w:t>
          </w:r>
          <w:proofErr w:type="spellEnd"/>
          <w:r>
            <w:rPr>
              <w:rFonts w:eastAsia="Times New Roman"/>
            </w:rPr>
            <w:t>: 10.1017/S1041610202008116.</w:t>
          </w:r>
        </w:p>
        <w:p w14:paraId="03F21E7C" w14:textId="77777777" w:rsidR="00F65C56" w:rsidRDefault="00F65C56">
          <w:pPr>
            <w:autoSpaceDE w:val="0"/>
            <w:autoSpaceDN w:val="0"/>
            <w:ind w:hanging="640"/>
            <w:divId w:val="132722481"/>
            <w:rPr>
              <w:rFonts w:eastAsia="Times New Roman"/>
            </w:rPr>
          </w:pPr>
          <w:r>
            <w:rPr>
              <w:rFonts w:eastAsia="Times New Roman"/>
            </w:rPr>
            <w:t>[11]</w:t>
          </w:r>
          <w:r>
            <w:rPr>
              <w:rFonts w:eastAsia="Times New Roman"/>
            </w:rPr>
            <w:tab/>
            <w:t xml:space="preserve">S. Majumder, T. Mondal, and M. J. Deen, “Wearable Sensors for Remote Health Monitoring,” </w:t>
          </w:r>
          <w:r>
            <w:rPr>
              <w:rFonts w:eastAsia="Times New Roman"/>
              <w:i/>
              <w:iCs/>
            </w:rPr>
            <w:t>Sensors (Basel)</w:t>
          </w:r>
          <w:r>
            <w:rPr>
              <w:rFonts w:eastAsia="Times New Roman"/>
            </w:rPr>
            <w:t xml:space="preserve">, vol. 17, no. 1, Jan. 2017, </w:t>
          </w:r>
          <w:proofErr w:type="spellStart"/>
          <w:r>
            <w:rPr>
              <w:rFonts w:eastAsia="Times New Roman"/>
            </w:rPr>
            <w:t>doi</w:t>
          </w:r>
          <w:proofErr w:type="spellEnd"/>
          <w:r>
            <w:rPr>
              <w:rFonts w:eastAsia="Times New Roman"/>
            </w:rPr>
            <w:t>: 10.3390/S17010130.</w:t>
          </w:r>
        </w:p>
        <w:p w14:paraId="0E78C067" w14:textId="7A8837BC" w:rsidR="00FA5264" w:rsidRDefault="00F65C56" w:rsidP="00FA5264">
          <w:pPr>
            <w:pStyle w:val="Style1"/>
            <w:jc w:val="both"/>
          </w:pPr>
          <w:r>
            <w:rPr>
              <w:rFonts w:eastAsia="Times New Roman"/>
            </w:rPr>
            <w:lastRenderedPageBreak/>
            <w:t> </w:t>
          </w:r>
        </w:p>
      </w:sdtContent>
    </w:sdt>
    <w:p w14:paraId="6548CE95" w14:textId="0DCA7CBB" w:rsidR="007E50C7" w:rsidRDefault="007E50C7">
      <w:pPr>
        <w:spacing w:after="160" w:line="259" w:lineRule="auto"/>
        <w:ind w:firstLine="0"/>
        <w:jc w:val="left"/>
        <w:rPr>
          <w:rFonts w:eastAsiaTheme="majorEastAsia" w:cstheme="majorBidi"/>
          <w:b/>
          <w:color w:val="000000" w:themeColor="text1"/>
          <w:sz w:val="32"/>
          <w:szCs w:val="32"/>
        </w:rPr>
      </w:pPr>
      <w:r>
        <w:br w:type="page"/>
      </w:r>
    </w:p>
    <w:p w14:paraId="28F166E1" w14:textId="1CD77B66" w:rsidR="007E50C7" w:rsidRPr="00503CAF" w:rsidRDefault="007E50C7" w:rsidP="007E50C7">
      <w:pPr>
        <w:pStyle w:val="Style1"/>
        <w:rPr>
          <w:lang w:val="sv-SE"/>
        </w:rPr>
      </w:pPr>
      <w:bookmarkStart w:id="68" w:name="_Toc130977762"/>
      <w:r w:rsidRPr="00503CAF">
        <w:rPr>
          <w:lang w:val="sv-SE"/>
        </w:rPr>
        <w:lastRenderedPageBreak/>
        <w:t>LAMPIRAN CD-1</w:t>
      </w:r>
      <w:bookmarkEnd w:id="68"/>
    </w:p>
    <w:p w14:paraId="11A5C10A" w14:textId="77777777" w:rsidR="007E50C7" w:rsidRPr="00503CAF" w:rsidRDefault="007E50C7">
      <w:pPr>
        <w:spacing w:after="160" w:line="259" w:lineRule="auto"/>
        <w:ind w:firstLine="0"/>
        <w:jc w:val="left"/>
        <w:rPr>
          <w:rFonts w:eastAsiaTheme="majorEastAsia" w:cstheme="majorBidi"/>
          <w:b/>
          <w:color w:val="000000" w:themeColor="text1"/>
          <w:sz w:val="32"/>
          <w:szCs w:val="32"/>
          <w:lang w:val="sv-SE"/>
        </w:rPr>
      </w:pPr>
      <w:r w:rsidRPr="00503CAF">
        <w:rPr>
          <w:lang w:val="sv-SE"/>
        </w:rPr>
        <w:br w:type="page"/>
      </w:r>
    </w:p>
    <w:p w14:paraId="1F09147F" w14:textId="4CFFF045" w:rsidR="007E50C7" w:rsidRPr="00503CAF" w:rsidRDefault="007E50C7" w:rsidP="007E50C7">
      <w:pPr>
        <w:pStyle w:val="Style1"/>
        <w:rPr>
          <w:lang w:val="sv-SE"/>
        </w:rPr>
      </w:pPr>
      <w:bookmarkStart w:id="69" w:name="_Toc130977763"/>
      <w:r w:rsidRPr="00503CAF">
        <w:rPr>
          <w:lang w:val="sv-SE"/>
        </w:rPr>
        <w:lastRenderedPageBreak/>
        <w:t>LAMPIRAN CD-2</w:t>
      </w:r>
      <w:bookmarkEnd w:id="69"/>
    </w:p>
    <w:p w14:paraId="5F2CBB71" w14:textId="521FB69E" w:rsidR="007E50C7" w:rsidRPr="00503CAF" w:rsidRDefault="007E50C7">
      <w:pPr>
        <w:spacing w:after="160" w:line="259" w:lineRule="auto"/>
        <w:ind w:firstLine="0"/>
        <w:jc w:val="left"/>
        <w:rPr>
          <w:rFonts w:eastAsiaTheme="majorEastAsia" w:cstheme="majorBidi"/>
          <w:b/>
          <w:color w:val="000000" w:themeColor="text1"/>
          <w:sz w:val="32"/>
          <w:szCs w:val="32"/>
          <w:lang w:val="sv-SE"/>
        </w:rPr>
      </w:pPr>
      <w:r w:rsidRPr="00503CAF">
        <w:rPr>
          <w:lang w:val="sv-SE"/>
        </w:rPr>
        <w:br w:type="page"/>
      </w:r>
    </w:p>
    <w:p w14:paraId="433E8841" w14:textId="777F0707" w:rsidR="007E50C7" w:rsidRDefault="007E50C7" w:rsidP="007E50C7">
      <w:pPr>
        <w:pStyle w:val="Style1"/>
        <w:rPr>
          <w:lang w:val="sv-SE"/>
        </w:rPr>
      </w:pPr>
      <w:bookmarkStart w:id="70" w:name="_Toc130977764"/>
      <w:r w:rsidRPr="007E50C7">
        <w:rPr>
          <w:lang w:val="sv-SE"/>
        </w:rPr>
        <w:lastRenderedPageBreak/>
        <w:t>LAMPIRAN CD-3</w:t>
      </w:r>
      <w:bookmarkEnd w:id="70"/>
    </w:p>
    <w:p w14:paraId="5F3D9040" w14:textId="77777777" w:rsidR="007E50C7" w:rsidRDefault="007E50C7">
      <w:pPr>
        <w:spacing w:after="160" w:line="259" w:lineRule="auto"/>
        <w:ind w:firstLine="0"/>
        <w:jc w:val="left"/>
        <w:rPr>
          <w:rFonts w:eastAsiaTheme="majorEastAsia" w:cstheme="majorBidi"/>
          <w:b/>
          <w:color w:val="000000" w:themeColor="text1"/>
          <w:sz w:val="32"/>
          <w:szCs w:val="32"/>
          <w:lang w:val="sv-SE"/>
        </w:rPr>
      </w:pPr>
      <w:r>
        <w:rPr>
          <w:lang w:val="sv-SE"/>
        </w:rPr>
        <w:br w:type="page"/>
      </w:r>
    </w:p>
    <w:p w14:paraId="1D683349" w14:textId="7EEA6C41" w:rsidR="007E50C7" w:rsidRDefault="007E50C7" w:rsidP="007E50C7">
      <w:pPr>
        <w:pStyle w:val="Style1"/>
        <w:rPr>
          <w:lang w:val="sv-SE"/>
        </w:rPr>
      </w:pPr>
      <w:bookmarkStart w:id="71" w:name="_Toc130977765"/>
      <w:r w:rsidRPr="007E50C7">
        <w:rPr>
          <w:lang w:val="sv-SE"/>
        </w:rPr>
        <w:lastRenderedPageBreak/>
        <w:t>LAMPIRAN CD-4</w:t>
      </w:r>
      <w:bookmarkEnd w:id="71"/>
    </w:p>
    <w:p w14:paraId="0247F579" w14:textId="77777777" w:rsidR="007E50C7" w:rsidRDefault="007E50C7">
      <w:pPr>
        <w:spacing w:after="160" w:line="259" w:lineRule="auto"/>
        <w:ind w:firstLine="0"/>
        <w:jc w:val="left"/>
        <w:rPr>
          <w:rFonts w:eastAsiaTheme="majorEastAsia" w:cstheme="majorBidi"/>
          <w:b/>
          <w:color w:val="000000" w:themeColor="text1"/>
          <w:sz w:val="32"/>
          <w:szCs w:val="32"/>
          <w:lang w:val="sv-SE"/>
        </w:rPr>
      </w:pPr>
      <w:r>
        <w:rPr>
          <w:lang w:val="sv-SE"/>
        </w:rPr>
        <w:br w:type="page"/>
      </w:r>
    </w:p>
    <w:p w14:paraId="79FFE478" w14:textId="32BA8717" w:rsidR="007E50C7" w:rsidRPr="007E50C7" w:rsidRDefault="007E50C7" w:rsidP="007E50C7">
      <w:pPr>
        <w:pStyle w:val="Style1"/>
        <w:rPr>
          <w:lang w:val="sv-SE"/>
        </w:rPr>
      </w:pPr>
      <w:bookmarkStart w:id="72" w:name="_Toc130977766"/>
      <w:r w:rsidRPr="007E50C7">
        <w:rPr>
          <w:lang w:val="sv-SE"/>
        </w:rPr>
        <w:lastRenderedPageBreak/>
        <w:t>LAMPIRAN CD-5</w:t>
      </w:r>
      <w:bookmarkEnd w:id="72"/>
    </w:p>
    <w:p w14:paraId="064AADF3" w14:textId="77777777" w:rsidR="007E50C7" w:rsidRPr="007E50C7" w:rsidRDefault="007E50C7" w:rsidP="007E50C7">
      <w:pPr>
        <w:pStyle w:val="Style1"/>
        <w:rPr>
          <w:lang w:val="sv-SE"/>
        </w:rPr>
      </w:pPr>
    </w:p>
    <w:sectPr w:rsidR="007E50C7" w:rsidRPr="007E50C7" w:rsidSect="00EA4FAE">
      <w:footerReference w:type="default" r:id="rId3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884F5" w14:textId="77777777" w:rsidR="00936E5E" w:rsidRDefault="00936E5E" w:rsidP="00482DC8">
      <w:pPr>
        <w:spacing w:after="0" w:line="240" w:lineRule="auto"/>
      </w:pPr>
      <w:r>
        <w:separator/>
      </w:r>
    </w:p>
  </w:endnote>
  <w:endnote w:type="continuationSeparator" w:id="0">
    <w:p w14:paraId="1028AB0F" w14:textId="77777777" w:rsidR="00936E5E" w:rsidRDefault="00936E5E" w:rsidP="00482DC8">
      <w:pPr>
        <w:spacing w:after="0" w:line="240" w:lineRule="auto"/>
      </w:pPr>
      <w:r>
        <w:continuationSeparator/>
      </w:r>
    </w:p>
  </w:endnote>
  <w:endnote w:type="continuationNotice" w:id="1">
    <w:p w14:paraId="70F15733" w14:textId="77777777" w:rsidR="00936E5E" w:rsidRDefault="00936E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718691"/>
      <w:docPartObj>
        <w:docPartGallery w:val="Page Numbers (Bottom of Page)"/>
        <w:docPartUnique/>
      </w:docPartObj>
    </w:sdtPr>
    <w:sdtEndPr>
      <w:rPr>
        <w:noProof/>
      </w:rPr>
    </w:sdtEndPr>
    <w:sdtContent>
      <w:p w14:paraId="4140246A" w14:textId="77777777" w:rsidR="00482DC8" w:rsidRDefault="00482D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C1BCA4" w14:textId="77777777" w:rsidR="00482DC8" w:rsidRDefault="00482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481215"/>
      <w:docPartObj>
        <w:docPartGallery w:val="Page Numbers (Bottom of Page)"/>
        <w:docPartUnique/>
      </w:docPartObj>
    </w:sdtPr>
    <w:sdtEndPr>
      <w:rPr>
        <w:noProof/>
      </w:rPr>
    </w:sdtEndPr>
    <w:sdtContent>
      <w:p w14:paraId="091EDFF6" w14:textId="77777777" w:rsidR="00EA4FAE" w:rsidRDefault="00EA4F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8286CF" w14:textId="77777777" w:rsidR="00EA4FAE" w:rsidRDefault="00EA4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FBC44" w14:textId="77777777" w:rsidR="00936E5E" w:rsidRDefault="00936E5E" w:rsidP="00482DC8">
      <w:pPr>
        <w:spacing w:after="0" w:line="240" w:lineRule="auto"/>
      </w:pPr>
      <w:r>
        <w:separator/>
      </w:r>
    </w:p>
  </w:footnote>
  <w:footnote w:type="continuationSeparator" w:id="0">
    <w:p w14:paraId="5CE5B9A2" w14:textId="77777777" w:rsidR="00936E5E" w:rsidRDefault="00936E5E" w:rsidP="00482DC8">
      <w:pPr>
        <w:spacing w:after="0" w:line="240" w:lineRule="auto"/>
      </w:pPr>
      <w:r>
        <w:continuationSeparator/>
      </w:r>
    </w:p>
  </w:footnote>
  <w:footnote w:type="continuationNotice" w:id="1">
    <w:p w14:paraId="100E82A9" w14:textId="77777777" w:rsidR="00936E5E" w:rsidRDefault="00936E5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613"/>
    <w:multiLevelType w:val="hybridMultilevel"/>
    <w:tmpl w:val="86DAC0CC"/>
    <w:lvl w:ilvl="0" w:tplc="3A7289E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13B633C"/>
    <w:multiLevelType w:val="hybridMultilevel"/>
    <w:tmpl w:val="1480DB00"/>
    <w:lvl w:ilvl="0" w:tplc="B91AA9C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 w15:restartNumberingAfterBreak="0">
    <w:nsid w:val="02830D25"/>
    <w:multiLevelType w:val="hybridMultilevel"/>
    <w:tmpl w:val="9A8EDB16"/>
    <w:lvl w:ilvl="0" w:tplc="45BA6358">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063E171A"/>
    <w:multiLevelType w:val="hybridMultilevel"/>
    <w:tmpl w:val="D5F4A14A"/>
    <w:lvl w:ilvl="0" w:tplc="489CFF2E">
      <w:start w:val="1"/>
      <w:numFmt w:val="lowerLetter"/>
      <w:lvlText w:val="%1."/>
      <w:lvlJc w:val="left"/>
      <w:pPr>
        <w:ind w:left="720" w:hanging="360"/>
      </w:pPr>
    </w:lvl>
    <w:lvl w:ilvl="1" w:tplc="38090019">
      <w:start w:val="1"/>
      <w:numFmt w:val="lowerLetter"/>
      <w:lvlText w:val="%2."/>
      <w:lvlJc w:val="left"/>
      <w:pPr>
        <w:ind w:left="1440" w:hanging="360"/>
      </w:pPr>
    </w:lvl>
    <w:lvl w:ilvl="2" w:tplc="02E4578A">
      <w:start w:val="3"/>
      <w:numFmt w:val="lowerLetter"/>
      <w:lvlText w:val="(%3)"/>
      <w:lvlJc w:val="left"/>
      <w:pPr>
        <w:ind w:left="3240" w:hanging="1260"/>
      </w:pPr>
      <w:rPr>
        <w:rFonts w:hint="default"/>
      </w:rPr>
    </w:lvl>
    <w:lvl w:ilvl="3" w:tplc="FEB0639A">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C316A7"/>
    <w:multiLevelType w:val="hybridMultilevel"/>
    <w:tmpl w:val="CC5EDF9E"/>
    <w:lvl w:ilvl="0" w:tplc="3DA07F16">
      <w:start w:val="1"/>
      <w:numFmt w:val="decimal"/>
      <w:lvlText w:val="%1."/>
      <w:lvlJc w:val="left"/>
      <w:pPr>
        <w:ind w:left="1512" w:hanging="360"/>
      </w:pPr>
      <w:rPr>
        <w:rFonts w:hint="default"/>
      </w:r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5" w15:restartNumberingAfterBreak="0">
    <w:nsid w:val="0B7821AB"/>
    <w:multiLevelType w:val="hybridMultilevel"/>
    <w:tmpl w:val="B5A071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BEC0A12"/>
    <w:multiLevelType w:val="multilevel"/>
    <w:tmpl w:val="EB70E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80C23"/>
    <w:multiLevelType w:val="multilevel"/>
    <w:tmpl w:val="9EACA8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150416"/>
    <w:multiLevelType w:val="multilevel"/>
    <w:tmpl w:val="E2E2A5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B03BA"/>
    <w:multiLevelType w:val="multilevel"/>
    <w:tmpl w:val="513497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477ACA"/>
    <w:multiLevelType w:val="hybridMultilevel"/>
    <w:tmpl w:val="F95CF73C"/>
    <w:lvl w:ilvl="0" w:tplc="489CFF2E">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EE808F5"/>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0FF83D68"/>
    <w:multiLevelType w:val="hybridMultilevel"/>
    <w:tmpl w:val="02B6432E"/>
    <w:lvl w:ilvl="0" w:tplc="3809000F">
      <w:start w:val="1"/>
      <w:numFmt w:val="decimal"/>
      <w:lvlText w:val="%1."/>
      <w:lvlJc w:val="left"/>
      <w:pPr>
        <w:ind w:left="1872" w:hanging="360"/>
      </w:pPr>
    </w:lvl>
    <w:lvl w:ilvl="1" w:tplc="38090019" w:tentative="1">
      <w:start w:val="1"/>
      <w:numFmt w:val="lowerLetter"/>
      <w:lvlText w:val="%2."/>
      <w:lvlJc w:val="left"/>
      <w:pPr>
        <w:ind w:left="2592" w:hanging="360"/>
      </w:pPr>
    </w:lvl>
    <w:lvl w:ilvl="2" w:tplc="3809001B" w:tentative="1">
      <w:start w:val="1"/>
      <w:numFmt w:val="lowerRoman"/>
      <w:lvlText w:val="%3."/>
      <w:lvlJc w:val="right"/>
      <w:pPr>
        <w:ind w:left="3312" w:hanging="180"/>
      </w:pPr>
    </w:lvl>
    <w:lvl w:ilvl="3" w:tplc="3809000F" w:tentative="1">
      <w:start w:val="1"/>
      <w:numFmt w:val="decimal"/>
      <w:lvlText w:val="%4."/>
      <w:lvlJc w:val="left"/>
      <w:pPr>
        <w:ind w:left="4032" w:hanging="360"/>
      </w:pPr>
    </w:lvl>
    <w:lvl w:ilvl="4" w:tplc="38090019" w:tentative="1">
      <w:start w:val="1"/>
      <w:numFmt w:val="lowerLetter"/>
      <w:lvlText w:val="%5."/>
      <w:lvlJc w:val="left"/>
      <w:pPr>
        <w:ind w:left="4752" w:hanging="360"/>
      </w:pPr>
    </w:lvl>
    <w:lvl w:ilvl="5" w:tplc="3809001B" w:tentative="1">
      <w:start w:val="1"/>
      <w:numFmt w:val="lowerRoman"/>
      <w:lvlText w:val="%6."/>
      <w:lvlJc w:val="right"/>
      <w:pPr>
        <w:ind w:left="5472" w:hanging="180"/>
      </w:pPr>
    </w:lvl>
    <w:lvl w:ilvl="6" w:tplc="3809000F" w:tentative="1">
      <w:start w:val="1"/>
      <w:numFmt w:val="decimal"/>
      <w:lvlText w:val="%7."/>
      <w:lvlJc w:val="left"/>
      <w:pPr>
        <w:ind w:left="6192" w:hanging="360"/>
      </w:pPr>
    </w:lvl>
    <w:lvl w:ilvl="7" w:tplc="38090019" w:tentative="1">
      <w:start w:val="1"/>
      <w:numFmt w:val="lowerLetter"/>
      <w:lvlText w:val="%8."/>
      <w:lvlJc w:val="left"/>
      <w:pPr>
        <w:ind w:left="6912" w:hanging="360"/>
      </w:pPr>
    </w:lvl>
    <w:lvl w:ilvl="8" w:tplc="3809001B" w:tentative="1">
      <w:start w:val="1"/>
      <w:numFmt w:val="lowerRoman"/>
      <w:lvlText w:val="%9."/>
      <w:lvlJc w:val="right"/>
      <w:pPr>
        <w:ind w:left="7632" w:hanging="180"/>
      </w:pPr>
    </w:lvl>
  </w:abstractNum>
  <w:abstractNum w:abstractNumId="13" w15:restartNumberingAfterBreak="0">
    <w:nsid w:val="106B065F"/>
    <w:multiLevelType w:val="hybridMultilevel"/>
    <w:tmpl w:val="56184922"/>
    <w:lvl w:ilvl="0" w:tplc="D3D063A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69D3918"/>
    <w:multiLevelType w:val="multilevel"/>
    <w:tmpl w:val="1D22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EC60F2"/>
    <w:multiLevelType w:val="multilevel"/>
    <w:tmpl w:val="D5E2B8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550C19"/>
    <w:multiLevelType w:val="multilevel"/>
    <w:tmpl w:val="8A789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400201"/>
    <w:multiLevelType w:val="multilevel"/>
    <w:tmpl w:val="342872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C576BE"/>
    <w:multiLevelType w:val="multilevel"/>
    <w:tmpl w:val="319692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B66EEF"/>
    <w:multiLevelType w:val="multilevel"/>
    <w:tmpl w:val="4B4616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FA1912"/>
    <w:multiLevelType w:val="hybridMultilevel"/>
    <w:tmpl w:val="0AB412B4"/>
    <w:lvl w:ilvl="0" w:tplc="3809000F">
      <w:start w:val="1"/>
      <w:numFmt w:val="decimal"/>
      <w:lvlText w:val="%1."/>
      <w:lvlJc w:val="left"/>
      <w:pPr>
        <w:ind w:left="1872" w:hanging="360"/>
      </w:pPr>
    </w:lvl>
    <w:lvl w:ilvl="1" w:tplc="38090019" w:tentative="1">
      <w:start w:val="1"/>
      <w:numFmt w:val="lowerLetter"/>
      <w:lvlText w:val="%2."/>
      <w:lvlJc w:val="left"/>
      <w:pPr>
        <w:ind w:left="2592" w:hanging="360"/>
      </w:pPr>
    </w:lvl>
    <w:lvl w:ilvl="2" w:tplc="3809001B" w:tentative="1">
      <w:start w:val="1"/>
      <w:numFmt w:val="lowerRoman"/>
      <w:lvlText w:val="%3."/>
      <w:lvlJc w:val="right"/>
      <w:pPr>
        <w:ind w:left="3312" w:hanging="180"/>
      </w:pPr>
    </w:lvl>
    <w:lvl w:ilvl="3" w:tplc="3809000F" w:tentative="1">
      <w:start w:val="1"/>
      <w:numFmt w:val="decimal"/>
      <w:lvlText w:val="%4."/>
      <w:lvlJc w:val="left"/>
      <w:pPr>
        <w:ind w:left="4032" w:hanging="360"/>
      </w:pPr>
    </w:lvl>
    <w:lvl w:ilvl="4" w:tplc="38090019" w:tentative="1">
      <w:start w:val="1"/>
      <w:numFmt w:val="lowerLetter"/>
      <w:lvlText w:val="%5."/>
      <w:lvlJc w:val="left"/>
      <w:pPr>
        <w:ind w:left="4752" w:hanging="360"/>
      </w:pPr>
    </w:lvl>
    <w:lvl w:ilvl="5" w:tplc="3809001B" w:tentative="1">
      <w:start w:val="1"/>
      <w:numFmt w:val="lowerRoman"/>
      <w:lvlText w:val="%6."/>
      <w:lvlJc w:val="right"/>
      <w:pPr>
        <w:ind w:left="5472" w:hanging="180"/>
      </w:pPr>
    </w:lvl>
    <w:lvl w:ilvl="6" w:tplc="3809000F" w:tentative="1">
      <w:start w:val="1"/>
      <w:numFmt w:val="decimal"/>
      <w:lvlText w:val="%7."/>
      <w:lvlJc w:val="left"/>
      <w:pPr>
        <w:ind w:left="6192" w:hanging="360"/>
      </w:pPr>
    </w:lvl>
    <w:lvl w:ilvl="7" w:tplc="38090019" w:tentative="1">
      <w:start w:val="1"/>
      <w:numFmt w:val="lowerLetter"/>
      <w:lvlText w:val="%8."/>
      <w:lvlJc w:val="left"/>
      <w:pPr>
        <w:ind w:left="6912" w:hanging="360"/>
      </w:pPr>
    </w:lvl>
    <w:lvl w:ilvl="8" w:tplc="3809001B" w:tentative="1">
      <w:start w:val="1"/>
      <w:numFmt w:val="lowerRoman"/>
      <w:lvlText w:val="%9."/>
      <w:lvlJc w:val="right"/>
      <w:pPr>
        <w:ind w:left="7632" w:hanging="180"/>
      </w:pPr>
    </w:lvl>
  </w:abstractNum>
  <w:abstractNum w:abstractNumId="21" w15:restartNumberingAfterBreak="0">
    <w:nsid w:val="22EF627B"/>
    <w:multiLevelType w:val="hybridMultilevel"/>
    <w:tmpl w:val="FB6618C6"/>
    <w:lvl w:ilvl="0" w:tplc="66F2D97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230F2496"/>
    <w:multiLevelType w:val="multilevel"/>
    <w:tmpl w:val="AC4ECD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1A3B7A"/>
    <w:multiLevelType w:val="hybridMultilevel"/>
    <w:tmpl w:val="E88CFD6C"/>
    <w:lvl w:ilvl="0" w:tplc="0D1C688A">
      <w:start w:val="1"/>
      <w:numFmt w:val="lowerLetter"/>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4" w15:restartNumberingAfterBreak="0">
    <w:nsid w:val="28480AB4"/>
    <w:multiLevelType w:val="hybridMultilevel"/>
    <w:tmpl w:val="A7920DD4"/>
    <w:lvl w:ilvl="0" w:tplc="FFFFFFFF">
      <w:start w:val="1"/>
      <w:numFmt w:val="lowerLetter"/>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9997D6A"/>
    <w:multiLevelType w:val="hybridMultilevel"/>
    <w:tmpl w:val="0CBE19C2"/>
    <w:lvl w:ilvl="0" w:tplc="5D54DBA8">
      <w:start w:val="1"/>
      <w:numFmt w:val="decimal"/>
      <w:lvlText w:val="%1."/>
      <w:lvlJc w:val="left"/>
      <w:pPr>
        <w:ind w:left="720" w:hanging="360"/>
      </w:pPr>
      <w:rPr>
        <w:rFonts w:ascii="Times New Roman" w:eastAsiaTheme="minorHAnsi" w:hAnsi="Times New Roman"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D7064D6"/>
    <w:multiLevelType w:val="multilevel"/>
    <w:tmpl w:val="70304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F756177"/>
    <w:multiLevelType w:val="multilevel"/>
    <w:tmpl w:val="9F0046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0F51FC"/>
    <w:multiLevelType w:val="hybridMultilevel"/>
    <w:tmpl w:val="0648653C"/>
    <w:lvl w:ilvl="0" w:tplc="3809000F">
      <w:start w:val="1"/>
      <w:numFmt w:val="decimal"/>
      <w:lvlText w:val="%1."/>
      <w:lvlJc w:val="left"/>
      <w:pPr>
        <w:ind w:left="1872" w:hanging="360"/>
      </w:pPr>
    </w:lvl>
    <w:lvl w:ilvl="1" w:tplc="38090019" w:tentative="1">
      <w:start w:val="1"/>
      <w:numFmt w:val="lowerLetter"/>
      <w:lvlText w:val="%2."/>
      <w:lvlJc w:val="left"/>
      <w:pPr>
        <w:ind w:left="2592" w:hanging="360"/>
      </w:pPr>
    </w:lvl>
    <w:lvl w:ilvl="2" w:tplc="3809001B" w:tentative="1">
      <w:start w:val="1"/>
      <w:numFmt w:val="lowerRoman"/>
      <w:lvlText w:val="%3."/>
      <w:lvlJc w:val="right"/>
      <w:pPr>
        <w:ind w:left="3312" w:hanging="180"/>
      </w:pPr>
    </w:lvl>
    <w:lvl w:ilvl="3" w:tplc="3809000F" w:tentative="1">
      <w:start w:val="1"/>
      <w:numFmt w:val="decimal"/>
      <w:lvlText w:val="%4."/>
      <w:lvlJc w:val="left"/>
      <w:pPr>
        <w:ind w:left="4032" w:hanging="360"/>
      </w:pPr>
    </w:lvl>
    <w:lvl w:ilvl="4" w:tplc="38090019" w:tentative="1">
      <w:start w:val="1"/>
      <w:numFmt w:val="lowerLetter"/>
      <w:lvlText w:val="%5."/>
      <w:lvlJc w:val="left"/>
      <w:pPr>
        <w:ind w:left="4752" w:hanging="360"/>
      </w:pPr>
    </w:lvl>
    <w:lvl w:ilvl="5" w:tplc="3809001B" w:tentative="1">
      <w:start w:val="1"/>
      <w:numFmt w:val="lowerRoman"/>
      <w:lvlText w:val="%6."/>
      <w:lvlJc w:val="right"/>
      <w:pPr>
        <w:ind w:left="5472" w:hanging="180"/>
      </w:pPr>
    </w:lvl>
    <w:lvl w:ilvl="6" w:tplc="3809000F" w:tentative="1">
      <w:start w:val="1"/>
      <w:numFmt w:val="decimal"/>
      <w:lvlText w:val="%7."/>
      <w:lvlJc w:val="left"/>
      <w:pPr>
        <w:ind w:left="6192" w:hanging="360"/>
      </w:pPr>
    </w:lvl>
    <w:lvl w:ilvl="7" w:tplc="38090019" w:tentative="1">
      <w:start w:val="1"/>
      <w:numFmt w:val="lowerLetter"/>
      <w:lvlText w:val="%8."/>
      <w:lvlJc w:val="left"/>
      <w:pPr>
        <w:ind w:left="6912" w:hanging="360"/>
      </w:pPr>
    </w:lvl>
    <w:lvl w:ilvl="8" w:tplc="3809001B" w:tentative="1">
      <w:start w:val="1"/>
      <w:numFmt w:val="lowerRoman"/>
      <w:lvlText w:val="%9."/>
      <w:lvlJc w:val="right"/>
      <w:pPr>
        <w:ind w:left="7632" w:hanging="180"/>
      </w:pPr>
    </w:lvl>
  </w:abstractNum>
  <w:abstractNum w:abstractNumId="29" w15:restartNumberingAfterBreak="0">
    <w:nsid w:val="3D82590B"/>
    <w:multiLevelType w:val="hybridMultilevel"/>
    <w:tmpl w:val="D3645CE8"/>
    <w:lvl w:ilvl="0" w:tplc="6E26474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0" w15:restartNumberingAfterBreak="0">
    <w:nsid w:val="3D8C58E8"/>
    <w:multiLevelType w:val="multilevel"/>
    <w:tmpl w:val="F38E59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464A5C"/>
    <w:multiLevelType w:val="multilevel"/>
    <w:tmpl w:val="E0408D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9C0FCE"/>
    <w:multiLevelType w:val="multilevel"/>
    <w:tmpl w:val="E6526C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F350F9"/>
    <w:multiLevelType w:val="hybridMultilevel"/>
    <w:tmpl w:val="6A6E8F7E"/>
    <w:lvl w:ilvl="0" w:tplc="3809000F">
      <w:start w:val="1"/>
      <w:numFmt w:val="decimal"/>
      <w:lvlText w:val="%1."/>
      <w:lvlJc w:val="left"/>
      <w:pPr>
        <w:ind w:left="1872" w:hanging="360"/>
      </w:pPr>
    </w:lvl>
    <w:lvl w:ilvl="1" w:tplc="38090019" w:tentative="1">
      <w:start w:val="1"/>
      <w:numFmt w:val="lowerLetter"/>
      <w:lvlText w:val="%2."/>
      <w:lvlJc w:val="left"/>
      <w:pPr>
        <w:ind w:left="2592" w:hanging="360"/>
      </w:pPr>
    </w:lvl>
    <w:lvl w:ilvl="2" w:tplc="3809001B" w:tentative="1">
      <w:start w:val="1"/>
      <w:numFmt w:val="lowerRoman"/>
      <w:lvlText w:val="%3."/>
      <w:lvlJc w:val="right"/>
      <w:pPr>
        <w:ind w:left="3312" w:hanging="180"/>
      </w:pPr>
    </w:lvl>
    <w:lvl w:ilvl="3" w:tplc="3809000F" w:tentative="1">
      <w:start w:val="1"/>
      <w:numFmt w:val="decimal"/>
      <w:lvlText w:val="%4."/>
      <w:lvlJc w:val="left"/>
      <w:pPr>
        <w:ind w:left="4032" w:hanging="360"/>
      </w:pPr>
    </w:lvl>
    <w:lvl w:ilvl="4" w:tplc="38090019" w:tentative="1">
      <w:start w:val="1"/>
      <w:numFmt w:val="lowerLetter"/>
      <w:lvlText w:val="%5."/>
      <w:lvlJc w:val="left"/>
      <w:pPr>
        <w:ind w:left="4752" w:hanging="360"/>
      </w:pPr>
    </w:lvl>
    <w:lvl w:ilvl="5" w:tplc="3809001B" w:tentative="1">
      <w:start w:val="1"/>
      <w:numFmt w:val="lowerRoman"/>
      <w:lvlText w:val="%6."/>
      <w:lvlJc w:val="right"/>
      <w:pPr>
        <w:ind w:left="5472" w:hanging="180"/>
      </w:pPr>
    </w:lvl>
    <w:lvl w:ilvl="6" w:tplc="3809000F" w:tentative="1">
      <w:start w:val="1"/>
      <w:numFmt w:val="decimal"/>
      <w:lvlText w:val="%7."/>
      <w:lvlJc w:val="left"/>
      <w:pPr>
        <w:ind w:left="6192" w:hanging="360"/>
      </w:pPr>
    </w:lvl>
    <w:lvl w:ilvl="7" w:tplc="38090019" w:tentative="1">
      <w:start w:val="1"/>
      <w:numFmt w:val="lowerLetter"/>
      <w:lvlText w:val="%8."/>
      <w:lvlJc w:val="left"/>
      <w:pPr>
        <w:ind w:left="6912" w:hanging="360"/>
      </w:pPr>
    </w:lvl>
    <w:lvl w:ilvl="8" w:tplc="3809001B" w:tentative="1">
      <w:start w:val="1"/>
      <w:numFmt w:val="lowerRoman"/>
      <w:lvlText w:val="%9."/>
      <w:lvlJc w:val="right"/>
      <w:pPr>
        <w:ind w:left="7632" w:hanging="180"/>
      </w:pPr>
    </w:lvl>
  </w:abstractNum>
  <w:abstractNum w:abstractNumId="34" w15:restartNumberingAfterBreak="0">
    <w:nsid w:val="48F52F3B"/>
    <w:multiLevelType w:val="multilevel"/>
    <w:tmpl w:val="67C8CD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9D07E5"/>
    <w:multiLevelType w:val="hybridMultilevel"/>
    <w:tmpl w:val="86E0D1C6"/>
    <w:lvl w:ilvl="0" w:tplc="7D6ABC4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6" w15:restartNumberingAfterBreak="0">
    <w:nsid w:val="4BF35BB8"/>
    <w:multiLevelType w:val="multilevel"/>
    <w:tmpl w:val="BB6A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446826"/>
    <w:multiLevelType w:val="multilevel"/>
    <w:tmpl w:val="8C040D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142999"/>
    <w:multiLevelType w:val="hybridMultilevel"/>
    <w:tmpl w:val="E5DA63F4"/>
    <w:lvl w:ilvl="0" w:tplc="38090001">
      <w:start w:val="1"/>
      <w:numFmt w:val="bullet"/>
      <w:lvlText w:val=""/>
      <w:lvlJc w:val="left"/>
      <w:pPr>
        <w:ind w:left="1152" w:hanging="360"/>
      </w:pPr>
      <w:rPr>
        <w:rFonts w:ascii="Symbol" w:hAnsi="Symbol" w:hint="default"/>
      </w:rPr>
    </w:lvl>
    <w:lvl w:ilvl="1" w:tplc="38090003" w:tentative="1">
      <w:start w:val="1"/>
      <w:numFmt w:val="bullet"/>
      <w:lvlText w:val="o"/>
      <w:lvlJc w:val="left"/>
      <w:pPr>
        <w:ind w:left="1872" w:hanging="360"/>
      </w:pPr>
      <w:rPr>
        <w:rFonts w:ascii="Courier New" w:hAnsi="Courier New" w:cs="Courier New" w:hint="default"/>
      </w:rPr>
    </w:lvl>
    <w:lvl w:ilvl="2" w:tplc="38090005" w:tentative="1">
      <w:start w:val="1"/>
      <w:numFmt w:val="bullet"/>
      <w:lvlText w:val=""/>
      <w:lvlJc w:val="left"/>
      <w:pPr>
        <w:ind w:left="2592" w:hanging="360"/>
      </w:pPr>
      <w:rPr>
        <w:rFonts w:ascii="Wingdings" w:hAnsi="Wingdings" w:hint="default"/>
      </w:rPr>
    </w:lvl>
    <w:lvl w:ilvl="3" w:tplc="38090001" w:tentative="1">
      <w:start w:val="1"/>
      <w:numFmt w:val="bullet"/>
      <w:lvlText w:val=""/>
      <w:lvlJc w:val="left"/>
      <w:pPr>
        <w:ind w:left="3312" w:hanging="360"/>
      </w:pPr>
      <w:rPr>
        <w:rFonts w:ascii="Symbol" w:hAnsi="Symbol" w:hint="default"/>
      </w:rPr>
    </w:lvl>
    <w:lvl w:ilvl="4" w:tplc="38090003" w:tentative="1">
      <w:start w:val="1"/>
      <w:numFmt w:val="bullet"/>
      <w:lvlText w:val="o"/>
      <w:lvlJc w:val="left"/>
      <w:pPr>
        <w:ind w:left="4032" w:hanging="360"/>
      </w:pPr>
      <w:rPr>
        <w:rFonts w:ascii="Courier New" w:hAnsi="Courier New" w:cs="Courier New" w:hint="default"/>
      </w:rPr>
    </w:lvl>
    <w:lvl w:ilvl="5" w:tplc="38090005" w:tentative="1">
      <w:start w:val="1"/>
      <w:numFmt w:val="bullet"/>
      <w:lvlText w:val=""/>
      <w:lvlJc w:val="left"/>
      <w:pPr>
        <w:ind w:left="4752" w:hanging="360"/>
      </w:pPr>
      <w:rPr>
        <w:rFonts w:ascii="Wingdings" w:hAnsi="Wingdings" w:hint="default"/>
      </w:rPr>
    </w:lvl>
    <w:lvl w:ilvl="6" w:tplc="38090001" w:tentative="1">
      <w:start w:val="1"/>
      <w:numFmt w:val="bullet"/>
      <w:lvlText w:val=""/>
      <w:lvlJc w:val="left"/>
      <w:pPr>
        <w:ind w:left="5472" w:hanging="360"/>
      </w:pPr>
      <w:rPr>
        <w:rFonts w:ascii="Symbol" w:hAnsi="Symbol" w:hint="default"/>
      </w:rPr>
    </w:lvl>
    <w:lvl w:ilvl="7" w:tplc="38090003" w:tentative="1">
      <w:start w:val="1"/>
      <w:numFmt w:val="bullet"/>
      <w:lvlText w:val="o"/>
      <w:lvlJc w:val="left"/>
      <w:pPr>
        <w:ind w:left="6192" w:hanging="360"/>
      </w:pPr>
      <w:rPr>
        <w:rFonts w:ascii="Courier New" w:hAnsi="Courier New" w:cs="Courier New" w:hint="default"/>
      </w:rPr>
    </w:lvl>
    <w:lvl w:ilvl="8" w:tplc="38090005" w:tentative="1">
      <w:start w:val="1"/>
      <w:numFmt w:val="bullet"/>
      <w:lvlText w:val=""/>
      <w:lvlJc w:val="left"/>
      <w:pPr>
        <w:ind w:left="6912" w:hanging="360"/>
      </w:pPr>
      <w:rPr>
        <w:rFonts w:ascii="Wingdings" w:hAnsi="Wingdings" w:hint="default"/>
      </w:rPr>
    </w:lvl>
  </w:abstractNum>
  <w:abstractNum w:abstractNumId="39" w15:restartNumberingAfterBreak="0">
    <w:nsid w:val="5297301D"/>
    <w:multiLevelType w:val="multilevel"/>
    <w:tmpl w:val="315E61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244F6D"/>
    <w:multiLevelType w:val="multilevel"/>
    <w:tmpl w:val="922C1F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DA3C86"/>
    <w:multiLevelType w:val="hybridMultilevel"/>
    <w:tmpl w:val="D02A8EDE"/>
    <w:lvl w:ilvl="0" w:tplc="E7E01E2C">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2" w15:restartNumberingAfterBreak="0">
    <w:nsid w:val="58893956"/>
    <w:multiLevelType w:val="multilevel"/>
    <w:tmpl w:val="CAF48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7B7F6D"/>
    <w:multiLevelType w:val="multilevel"/>
    <w:tmpl w:val="A37A12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D0282F"/>
    <w:multiLevelType w:val="hybridMultilevel"/>
    <w:tmpl w:val="EE7E01C2"/>
    <w:lvl w:ilvl="0" w:tplc="0E5410F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5" w15:restartNumberingAfterBreak="0">
    <w:nsid w:val="61AF3A68"/>
    <w:multiLevelType w:val="hybridMultilevel"/>
    <w:tmpl w:val="AD62FEE6"/>
    <w:lvl w:ilvl="0" w:tplc="3809000F">
      <w:start w:val="1"/>
      <w:numFmt w:val="decimal"/>
      <w:lvlText w:val="%1."/>
      <w:lvlJc w:val="left"/>
      <w:pPr>
        <w:ind w:left="1872" w:hanging="360"/>
      </w:pPr>
    </w:lvl>
    <w:lvl w:ilvl="1" w:tplc="38090019" w:tentative="1">
      <w:start w:val="1"/>
      <w:numFmt w:val="lowerLetter"/>
      <w:lvlText w:val="%2."/>
      <w:lvlJc w:val="left"/>
      <w:pPr>
        <w:ind w:left="2592" w:hanging="360"/>
      </w:pPr>
    </w:lvl>
    <w:lvl w:ilvl="2" w:tplc="3809001B" w:tentative="1">
      <w:start w:val="1"/>
      <w:numFmt w:val="lowerRoman"/>
      <w:lvlText w:val="%3."/>
      <w:lvlJc w:val="right"/>
      <w:pPr>
        <w:ind w:left="3312" w:hanging="180"/>
      </w:pPr>
    </w:lvl>
    <w:lvl w:ilvl="3" w:tplc="3809000F" w:tentative="1">
      <w:start w:val="1"/>
      <w:numFmt w:val="decimal"/>
      <w:lvlText w:val="%4."/>
      <w:lvlJc w:val="left"/>
      <w:pPr>
        <w:ind w:left="4032" w:hanging="360"/>
      </w:pPr>
    </w:lvl>
    <w:lvl w:ilvl="4" w:tplc="38090019" w:tentative="1">
      <w:start w:val="1"/>
      <w:numFmt w:val="lowerLetter"/>
      <w:lvlText w:val="%5."/>
      <w:lvlJc w:val="left"/>
      <w:pPr>
        <w:ind w:left="4752" w:hanging="360"/>
      </w:pPr>
    </w:lvl>
    <w:lvl w:ilvl="5" w:tplc="3809001B" w:tentative="1">
      <w:start w:val="1"/>
      <w:numFmt w:val="lowerRoman"/>
      <w:lvlText w:val="%6."/>
      <w:lvlJc w:val="right"/>
      <w:pPr>
        <w:ind w:left="5472" w:hanging="180"/>
      </w:pPr>
    </w:lvl>
    <w:lvl w:ilvl="6" w:tplc="3809000F" w:tentative="1">
      <w:start w:val="1"/>
      <w:numFmt w:val="decimal"/>
      <w:lvlText w:val="%7."/>
      <w:lvlJc w:val="left"/>
      <w:pPr>
        <w:ind w:left="6192" w:hanging="360"/>
      </w:pPr>
    </w:lvl>
    <w:lvl w:ilvl="7" w:tplc="38090019" w:tentative="1">
      <w:start w:val="1"/>
      <w:numFmt w:val="lowerLetter"/>
      <w:lvlText w:val="%8."/>
      <w:lvlJc w:val="left"/>
      <w:pPr>
        <w:ind w:left="6912" w:hanging="360"/>
      </w:pPr>
    </w:lvl>
    <w:lvl w:ilvl="8" w:tplc="3809001B" w:tentative="1">
      <w:start w:val="1"/>
      <w:numFmt w:val="lowerRoman"/>
      <w:lvlText w:val="%9."/>
      <w:lvlJc w:val="right"/>
      <w:pPr>
        <w:ind w:left="7632" w:hanging="180"/>
      </w:pPr>
    </w:lvl>
  </w:abstractNum>
  <w:abstractNum w:abstractNumId="46" w15:restartNumberingAfterBreak="0">
    <w:nsid w:val="61EC692D"/>
    <w:multiLevelType w:val="multilevel"/>
    <w:tmpl w:val="5CBC2F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EF0751"/>
    <w:multiLevelType w:val="multilevel"/>
    <w:tmpl w:val="D806E0E4"/>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6537378C"/>
    <w:multiLevelType w:val="multilevel"/>
    <w:tmpl w:val="524A3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5353DB"/>
    <w:multiLevelType w:val="hybridMultilevel"/>
    <w:tmpl w:val="B7A0298A"/>
    <w:lvl w:ilvl="0" w:tplc="E8EE73D8">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0" w15:restartNumberingAfterBreak="0">
    <w:nsid w:val="67F314A0"/>
    <w:multiLevelType w:val="hybridMultilevel"/>
    <w:tmpl w:val="F90AA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635351"/>
    <w:multiLevelType w:val="multilevel"/>
    <w:tmpl w:val="387A2B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B524E0"/>
    <w:multiLevelType w:val="multilevel"/>
    <w:tmpl w:val="BAF625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493B0B"/>
    <w:multiLevelType w:val="hybridMultilevel"/>
    <w:tmpl w:val="1480DB0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4" w15:restartNumberingAfterBreak="0">
    <w:nsid w:val="73637A90"/>
    <w:multiLevelType w:val="multilevel"/>
    <w:tmpl w:val="7F1232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804099"/>
    <w:multiLevelType w:val="multilevel"/>
    <w:tmpl w:val="C546B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61B3027"/>
    <w:multiLevelType w:val="multilevel"/>
    <w:tmpl w:val="24147D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AD1935"/>
    <w:multiLevelType w:val="hybridMultilevel"/>
    <w:tmpl w:val="A7920DD4"/>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37515D"/>
    <w:multiLevelType w:val="multilevel"/>
    <w:tmpl w:val="10A05060"/>
    <w:lvl w:ilvl="0">
      <w:start w:val="1"/>
      <w:numFmt w:val="decimal"/>
      <w:pStyle w:val="Heading1"/>
      <w:lvlText w:val="BAB %1"/>
      <w:lvlJc w:val="left"/>
      <w:pPr>
        <w:ind w:left="432" w:hanging="432"/>
      </w:pPr>
      <w:rPr>
        <w:rFonts w:ascii="Times New Roman" w:hAnsi="Times New Roman" w:hint="default"/>
        <w:b/>
        <w:i w:val="0"/>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86803C0"/>
    <w:multiLevelType w:val="multilevel"/>
    <w:tmpl w:val="25BCEC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37785D"/>
    <w:multiLevelType w:val="multilevel"/>
    <w:tmpl w:val="D64224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8D56DB"/>
    <w:multiLevelType w:val="hybridMultilevel"/>
    <w:tmpl w:val="A440D39A"/>
    <w:lvl w:ilvl="0" w:tplc="A6A494D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C67409F"/>
    <w:multiLevelType w:val="multilevel"/>
    <w:tmpl w:val="ACEC48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CC273FE"/>
    <w:multiLevelType w:val="multilevel"/>
    <w:tmpl w:val="5E1E20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CD01999"/>
    <w:multiLevelType w:val="hybridMultilevel"/>
    <w:tmpl w:val="7146EF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7F2A4AF6"/>
    <w:multiLevelType w:val="multilevel"/>
    <w:tmpl w:val="FD7661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3788077">
    <w:abstractNumId w:val="58"/>
  </w:num>
  <w:num w:numId="2" w16cid:durableId="1691756420">
    <w:abstractNumId w:val="38"/>
  </w:num>
  <w:num w:numId="3" w16cid:durableId="960456185">
    <w:abstractNumId w:val="12"/>
  </w:num>
  <w:num w:numId="4" w16cid:durableId="1397507761">
    <w:abstractNumId w:val="20"/>
  </w:num>
  <w:num w:numId="5" w16cid:durableId="1104689907">
    <w:abstractNumId w:val="33"/>
  </w:num>
  <w:num w:numId="6" w16cid:durableId="718550120">
    <w:abstractNumId w:val="45"/>
  </w:num>
  <w:num w:numId="7" w16cid:durableId="1069619826">
    <w:abstractNumId w:val="28"/>
  </w:num>
  <w:num w:numId="8" w16cid:durableId="161825325">
    <w:abstractNumId w:val="4"/>
  </w:num>
  <w:num w:numId="9" w16cid:durableId="653491993">
    <w:abstractNumId w:val="50"/>
  </w:num>
  <w:num w:numId="10" w16cid:durableId="827020064">
    <w:abstractNumId w:val="29"/>
  </w:num>
  <w:num w:numId="11" w16cid:durableId="74399164">
    <w:abstractNumId w:val="2"/>
  </w:num>
  <w:num w:numId="12" w16cid:durableId="1158762825">
    <w:abstractNumId w:val="0"/>
  </w:num>
  <w:num w:numId="13" w16cid:durableId="150173269">
    <w:abstractNumId w:val="41"/>
  </w:num>
  <w:num w:numId="14" w16cid:durableId="1227882661">
    <w:abstractNumId w:val="49"/>
  </w:num>
  <w:num w:numId="15" w16cid:durableId="1633437743">
    <w:abstractNumId w:val="6"/>
  </w:num>
  <w:num w:numId="16" w16cid:durableId="37776746">
    <w:abstractNumId w:val="40"/>
  </w:num>
  <w:num w:numId="17" w16cid:durableId="1267276102">
    <w:abstractNumId w:val="30"/>
  </w:num>
  <w:num w:numId="18" w16cid:durableId="1090811911">
    <w:abstractNumId w:val="8"/>
  </w:num>
  <w:num w:numId="19" w16cid:durableId="1904758893">
    <w:abstractNumId w:val="15"/>
  </w:num>
  <w:num w:numId="20" w16cid:durableId="764303069">
    <w:abstractNumId w:val="60"/>
  </w:num>
  <w:num w:numId="21" w16cid:durableId="398871508">
    <w:abstractNumId w:val="17"/>
  </w:num>
  <w:num w:numId="22" w16cid:durableId="1367373083">
    <w:abstractNumId w:val="34"/>
  </w:num>
  <w:num w:numId="23" w16cid:durableId="1616524644">
    <w:abstractNumId w:val="14"/>
  </w:num>
  <w:num w:numId="24" w16cid:durableId="136729301">
    <w:abstractNumId w:val="52"/>
  </w:num>
  <w:num w:numId="25" w16cid:durableId="1955792795">
    <w:abstractNumId w:val="37"/>
  </w:num>
  <w:num w:numId="26" w16cid:durableId="2048987641">
    <w:abstractNumId w:val="27"/>
  </w:num>
  <w:num w:numId="27" w16cid:durableId="527108701">
    <w:abstractNumId w:val="22"/>
  </w:num>
  <w:num w:numId="28" w16cid:durableId="1223637742">
    <w:abstractNumId w:val="51"/>
  </w:num>
  <w:num w:numId="29" w16cid:durableId="1803694630">
    <w:abstractNumId w:val="55"/>
  </w:num>
  <w:num w:numId="30" w16cid:durableId="492765193">
    <w:abstractNumId w:val="63"/>
  </w:num>
  <w:num w:numId="31" w16cid:durableId="372342535">
    <w:abstractNumId w:val="48"/>
  </w:num>
  <w:num w:numId="32" w16cid:durableId="146287938">
    <w:abstractNumId w:val="43"/>
  </w:num>
  <w:num w:numId="33" w16cid:durableId="1992559153">
    <w:abstractNumId w:val="18"/>
  </w:num>
  <w:num w:numId="34" w16cid:durableId="596909956">
    <w:abstractNumId w:val="65"/>
  </w:num>
  <w:num w:numId="35" w16cid:durableId="1077943471">
    <w:abstractNumId w:val="59"/>
  </w:num>
  <w:num w:numId="36" w16cid:durableId="649792196">
    <w:abstractNumId w:val="54"/>
  </w:num>
  <w:num w:numId="37" w16cid:durableId="653334771">
    <w:abstractNumId w:val="46"/>
  </w:num>
  <w:num w:numId="38" w16cid:durableId="1166743619">
    <w:abstractNumId w:val="56"/>
  </w:num>
  <w:num w:numId="39" w16cid:durableId="1745495416">
    <w:abstractNumId w:val="42"/>
  </w:num>
  <w:num w:numId="40" w16cid:durableId="639770393">
    <w:abstractNumId w:val="32"/>
  </w:num>
  <w:num w:numId="41" w16cid:durableId="1057239613">
    <w:abstractNumId w:val="7"/>
  </w:num>
  <w:num w:numId="42" w16cid:durableId="181824527">
    <w:abstractNumId w:val="19"/>
  </w:num>
  <w:num w:numId="43" w16cid:durableId="292250802">
    <w:abstractNumId w:val="39"/>
  </w:num>
  <w:num w:numId="44" w16cid:durableId="984048383">
    <w:abstractNumId w:val="26"/>
  </w:num>
  <w:num w:numId="45" w16cid:durableId="449396765">
    <w:abstractNumId w:val="11"/>
  </w:num>
  <w:num w:numId="46" w16cid:durableId="1354914069">
    <w:abstractNumId w:val="25"/>
  </w:num>
  <w:num w:numId="47" w16cid:durableId="856046807">
    <w:abstractNumId w:val="13"/>
  </w:num>
  <w:num w:numId="48" w16cid:durableId="1451975644">
    <w:abstractNumId w:val="1"/>
  </w:num>
  <w:num w:numId="49" w16cid:durableId="750809664">
    <w:abstractNumId w:val="61"/>
  </w:num>
  <w:num w:numId="50" w16cid:durableId="1431390707">
    <w:abstractNumId w:val="53"/>
  </w:num>
  <w:num w:numId="51" w16cid:durableId="2095854598">
    <w:abstractNumId w:val="5"/>
  </w:num>
  <w:num w:numId="52" w16cid:durableId="1290356078">
    <w:abstractNumId w:val="35"/>
  </w:num>
  <w:num w:numId="53" w16cid:durableId="1085419980">
    <w:abstractNumId w:val="36"/>
  </w:num>
  <w:num w:numId="54" w16cid:durableId="404036100">
    <w:abstractNumId w:val="9"/>
  </w:num>
  <w:num w:numId="55" w16cid:durableId="880168491">
    <w:abstractNumId w:val="31"/>
  </w:num>
  <w:num w:numId="56" w16cid:durableId="348144434">
    <w:abstractNumId w:val="62"/>
  </w:num>
  <w:num w:numId="57" w16cid:durableId="288895608">
    <w:abstractNumId w:val="16"/>
  </w:num>
  <w:num w:numId="58" w16cid:durableId="1401178256">
    <w:abstractNumId w:val="64"/>
  </w:num>
  <w:num w:numId="59" w16cid:durableId="779223259">
    <w:abstractNumId w:val="47"/>
  </w:num>
  <w:num w:numId="60" w16cid:durableId="1691832511">
    <w:abstractNumId w:val="3"/>
  </w:num>
  <w:num w:numId="61" w16cid:durableId="60913820">
    <w:abstractNumId w:val="10"/>
  </w:num>
  <w:num w:numId="62" w16cid:durableId="1490058844">
    <w:abstractNumId w:val="57"/>
  </w:num>
  <w:num w:numId="63" w16cid:durableId="1513186229">
    <w:abstractNumId w:val="24"/>
  </w:num>
  <w:num w:numId="64" w16cid:durableId="61292665">
    <w:abstractNumId w:val="21"/>
  </w:num>
  <w:num w:numId="65" w16cid:durableId="1280796241">
    <w:abstractNumId w:val="23"/>
  </w:num>
  <w:num w:numId="66" w16cid:durableId="745611732">
    <w:abstractNumId w:val="4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7A5"/>
    <w:rsid w:val="00000963"/>
    <w:rsid w:val="00003203"/>
    <w:rsid w:val="000037C3"/>
    <w:rsid w:val="00003E57"/>
    <w:rsid w:val="000045D0"/>
    <w:rsid w:val="00005CDB"/>
    <w:rsid w:val="00006307"/>
    <w:rsid w:val="0000650F"/>
    <w:rsid w:val="000118D6"/>
    <w:rsid w:val="0001380F"/>
    <w:rsid w:val="00013D0F"/>
    <w:rsid w:val="000155A1"/>
    <w:rsid w:val="00016981"/>
    <w:rsid w:val="00016C21"/>
    <w:rsid w:val="0001755B"/>
    <w:rsid w:val="0002037B"/>
    <w:rsid w:val="00023671"/>
    <w:rsid w:val="000236B7"/>
    <w:rsid w:val="00024EF7"/>
    <w:rsid w:val="000258F7"/>
    <w:rsid w:val="000265D9"/>
    <w:rsid w:val="00027028"/>
    <w:rsid w:val="0002788B"/>
    <w:rsid w:val="000310B8"/>
    <w:rsid w:val="0003227D"/>
    <w:rsid w:val="00032D82"/>
    <w:rsid w:val="0003414A"/>
    <w:rsid w:val="000344E5"/>
    <w:rsid w:val="0003478E"/>
    <w:rsid w:val="00035AE7"/>
    <w:rsid w:val="00036AC7"/>
    <w:rsid w:val="00037CA7"/>
    <w:rsid w:val="00041912"/>
    <w:rsid w:val="0004428F"/>
    <w:rsid w:val="00044BF5"/>
    <w:rsid w:val="00044D7E"/>
    <w:rsid w:val="0004520C"/>
    <w:rsid w:val="00050DE6"/>
    <w:rsid w:val="00053ED3"/>
    <w:rsid w:val="00054C91"/>
    <w:rsid w:val="000553DF"/>
    <w:rsid w:val="00056427"/>
    <w:rsid w:val="000604F6"/>
    <w:rsid w:val="0006106E"/>
    <w:rsid w:val="00063901"/>
    <w:rsid w:val="00064282"/>
    <w:rsid w:val="000651C0"/>
    <w:rsid w:val="00065FCD"/>
    <w:rsid w:val="00071052"/>
    <w:rsid w:val="000744B7"/>
    <w:rsid w:val="000775DF"/>
    <w:rsid w:val="000827D8"/>
    <w:rsid w:val="00082D7A"/>
    <w:rsid w:val="00083362"/>
    <w:rsid w:val="0008394C"/>
    <w:rsid w:val="00083C82"/>
    <w:rsid w:val="00083C99"/>
    <w:rsid w:val="000859D2"/>
    <w:rsid w:val="000860C9"/>
    <w:rsid w:val="0009016E"/>
    <w:rsid w:val="00091B15"/>
    <w:rsid w:val="00091C80"/>
    <w:rsid w:val="00092C10"/>
    <w:rsid w:val="00094788"/>
    <w:rsid w:val="00095355"/>
    <w:rsid w:val="000953B2"/>
    <w:rsid w:val="0009551E"/>
    <w:rsid w:val="000956A9"/>
    <w:rsid w:val="000976E3"/>
    <w:rsid w:val="000979BD"/>
    <w:rsid w:val="00097F8E"/>
    <w:rsid w:val="000A0BCD"/>
    <w:rsid w:val="000A0C8A"/>
    <w:rsid w:val="000A159D"/>
    <w:rsid w:val="000A2694"/>
    <w:rsid w:val="000A6050"/>
    <w:rsid w:val="000A6573"/>
    <w:rsid w:val="000A7403"/>
    <w:rsid w:val="000A7616"/>
    <w:rsid w:val="000A79AF"/>
    <w:rsid w:val="000B01EB"/>
    <w:rsid w:val="000B0279"/>
    <w:rsid w:val="000B02D8"/>
    <w:rsid w:val="000B576B"/>
    <w:rsid w:val="000B6C74"/>
    <w:rsid w:val="000C31D9"/>
    <w:rsid w:val="000C4E00"/>
    <w:rsid w:val="000C5D75"/>
    <w:rsid w:val="000C622B"/>
    <w:rsid w:val="000D00E2"/>
    <w:rsid w:val="000D03A1"/>
    <w:rsid w:val="000D0446"/>
    <w:rsid w:val="000D0EEE"/>
    <w:rsid w:val="000D272B"/>
    <w:rsid w:val="000D2D87"/>
    <w:rsid w:val="000D3FDF"/>
    <w:rsid w:val="000D4167"/>
    <w:rsid w:val="000D4270"/>
    <w:rsid w:val="000D48E3"/>
    <w:rsid w:val="000D4D46"/>
    <w:rsid w:val="000D6DF3"/>
    <w:rsid w:val="000D6F09"/>
    <w:rsid w:val="000D742F"/>
    <w:rsid w:val="000E1AE0"/>
    <w:rsid w:val="000E325D"/>
    <w:rsid w:val="000E32C3"/>
    <w:rsid w:val="000E3834"/>
    <w:rsid w:val="000F0613"/>
    <w:rsid w:val="000F09EC"/>
    <w:rsid w:val="000F4E74"/>
    <w:rsid w:val="000F6160"/>
    <w:rsid w:val="000F72A6"/>
    <w:rsid w:val="000F7486"/>
    <w:rsid w:val="000F748A"/>
    <w:rsid w:val="00100D8C"/>
    <w:rsid w:val="00101353"/>
    <w:rsid w:val="00101A17"/>
    <w:rsid w:val="00101BC4"/>
    <w:rsid w:val="00101EA6"/>
    <w:rsid w:val="00102D96"/>
    <w:rsid w:val="001036C9"/>
    <w:rsid w:val="00107835"/>
    <w:rsid w:val="00113808"/>
    <w:rsid w:val="00113BA0"/>
    <w:rsid w:val="00114054"/>
    <w:rsid w:val="00114C63"/>
    <w:rsid w:val="001158F3"/>
    <w:rsid w:val="00115F2F"/>
    <w:rsid w:val="001169F2"/>
    <w:rsid w:val="00116EB1"/>
    <w:rsid w:val="0011724F"/>
    <w:rsid w:val="001231DF"/>
    <w:rsid w:val="001235F3"/>
    <w:rsid w:val="001247A5"/>
    <w:rsid w:val="00124F61"/>
    <w:rsid w:val="00124F6E"/>
    <w:rsid w:val="0012548C"/>
    <w:rsid w:val="00127537"/>
    <w:rsid w:val="001277ED"/>
    <w:rsid w:val="00127EE8"/>
    <w:rsid w:val="001317D9"/>
    <w:rsid w:val="00131EA8"/>
    <w:rsid w:val="001330C6"/>
    <w:rsid w:val="00136BF1"/>
    <w:rsid w:val="00136D2A"/>
    <w:rsid w:val="001426DE"/>
    <w:rsid w:val="0014622F"/>
    <w:rsid w:val="0014623F"/>
    <w:rsid w:val="00147770"/>
    <w:rsid w:val="001505AF"/>
    <w:rsid w:val="001525B8"/>
    <w:rsid w:val="00156453"/>
    <w:rsid w:val="001573A9"/>
    <w:rsid w:val="00160FD2"/>
    <w:rsid w:val="001619EE"/>
    <w:rsid w:val="001628A7"/>
    <w:rsid w:val="00163E75"/>
    <w:rsid w:val="00164D94"/>
    <w:rsid w:val="00166130"/>
    <w:rsid w:val="00166D56"/>
    <w:rsid w:val="00170A4C"/>
    <w:rsid w:val="00171489"/>
    <w:rsid w:val="0017232C"/>
    <w:rsid w:val="0017247A"/>
    <w:rsid w:val="00172E96"/>
    <w:rsid w:val="00174AA4"/>
    <w:rsid w:val="00175176"/>
    <w:rsid w:val="001768F8"/>
    <w:rsid w:val="001803F6"/>
    <w:rsid w:val="00180BD1"/>
    <w:rsid w:val="00180C36"/>
    <w:rsid w:val="001833DC"/>
    <w:rsid w:val="00183EC6"/>
    <w:rsid w:val="00185B80"/>
    <w:rsid w:val="00186EF8"/>
    <w:rsid w:val="0018716E"/>
    <w:rsid w:val="00187CBE"/>
    <w:rsid w:val="00187FF3"/>
    <w:rsid w:val="00192A63"/>
    <w:rsid w:val="0019339F"/>
    <w:rsid w:val="00193E05"/>
    <w:rsid w:val="00193F5E"/>
    <w:rsid w:val="00194523"/>
    <w:rsid w:val="00195B2D"/>
    <w:rsid w:val="00196E69"/>
    <w:rsid w:val="00196EF2"/>
    <w:rsid w:val="001970AF"/>
    <w:rsid w:val="00197E6E"/>
    <w:rsid w:val="001A0342"/>
    <w:rsid w:val="001A293E"/>
    <w:rsid w:val="001A3CAC"/>
    <w:rsid w:val="001A425B"/>
    <w:rsid w:val="001A4D30"/>
    <w:rsid w:val="001A633E"/>
    <w:rsid w:val="001A7344"/>
    <w:rsid w:val="001B03BF"/>
    <w:rsid w:val="001B077C"/>
    <w:rsid w:val="001B0895"/>
    <w:rsid w:val="001B1876"/>
    <w:rsid w:val="001B2B7E"/>
    <w:rsid w:val="001B3F9D"/>
    <w:rsid w:val="001B48C1"/>
    <w:rsid w:val="001B4BF7"/>
    <w:rsid w:val="001B75E4"/>
    <w:rsid w:val="001C2EEE"/>
    <w:rsid w:val="001C3625"/>
    <w:rsid w:val="001C53C9"/>
    <w:rsid w:val="001C745C"/>
    <w:rsid w:val="001C7556"/>
    <w:rsid w:val="001D06C9"/>
    <w:rsid w:val="001D22E6"/>
    <w:rsid w:val="001D29B3"/>
    <w:rsid w:val="001D430D"/>
    <w:rsid w:val="001D517E"/>
    <w:rsid w:val="001D7906"/>
    <w:rsid w:val="001E2734"/>
    <w:rsid w:val="001E36C7"/>
    <w:rsid w:val="001E4CC0"/>
    <w:rsid w:val="001E63AD"/>
    <w:rsid w:val="001E7DBE"/>
    <w:rsid w:val="001F1DF4"/>
    <w:rsid w:val="001F37C1"/>
    <w:rsid w:val="001F4EEE"/>
    <w:rsid w:val="001F7666"/>
    <w:rsid w:val="00200C66"/>
    <w:rsid w:val="0020156E"/>
    <w:rsid w:val="002018C7"/>
    <w:rsid w:val="00202FE7"/>
    <w:rsid w:val="00203604"/>
    <w:rsid w:val="00204814"/>
    <w:rsid w:val="00205CD7"/>
    <w:rsid w:val="00206165"/>
    <w:rsid w:val="00206189"/>
    <w:rsid w:val="002100CB"/>
    <w:rsid w:val="002101AD"/>
    <w:rsid w:val="00210A3B"/>
    <w:rsid w:val="00210A88"/>
    <w:rsid w:val="00212E32"/>
    <w:rsid w:val="00213C14"/>
    <w:rsid w:val="00214CEB"/>
    <w:rsid w:val="002151C4"/>
    <w:rsid w:val="00216603"/>
    <w:rsid w:val="002214F1"/>
    <w:rsid w:val="00223A04"/>
    <w:rsid w:val="00223C3A"/>
    <w:rsid w:val="002259E6"/>
    <w:rsid w:val="00225F56"/>
    <w:rsid w:val="002304FF"/>
    <w:rsid w:val="0023135B"/>
    <w:rsid w:val="002316F9"/>
    <w:rsid w:val="00231AE9"/>
    <w:rsid w:val="0023266B"/>
    <w:rsid w:val="0023358A"/>
    <w:rsid w:val="00233F73"/>
    <w:rsid w:val="00235EE9"/>
    <w:rsid w:val="0023691F"/>
    <w:rsid w:val="00236F1C"/>
    <w:rsid w:val="00237639"/>
    <w:rsid w:val="00240247"/>
    <w:rsid w:val="002402A2"/>
    <w:rsid w:val="002402D0"/>
    <w:rsid w:val="00240DCC"/>
    <w:rsid w:val="002438B4"/>
    <w:rsid w:val="00244159"/>
    <w:rsid w:val="002445A4"/>
    <w:rsid w:val="00245FD7"/>
    <w:rsid w:val="0024690C"/>
    <w:rsid w:val="00254E00"/>
    <w:rsid w:val="00256134"/>
    <w:rsid w:val="00256AD7"/>
    <w:rsid w:val="00257431"/>
    <w:rsid w:val="00257617"/>
    <w:rsid w:val="00261DCC"/>
    <w:rsid w:val="0026426B"/>
    <w:rsid w:val="002644A0"/>
    <w:rsid w:val="0026507A"/>
    <w:rsid w:val="0026696D"/>
    <w:rsid w:val="00266EB5"/>
    <w:rsid w:val="00271198"/>
    <w:rsid w:val="0027237C"/>
    <w:rsid w:val="00276E6B"/>
    <w:rsid w:val="00286148"/>
    <w:rsid w:val="00287E19"/>
    <w:rsid w:val="00290AC8"/>
    <w:rsid w:val="00291A51"/>
    <w:rsid w:val="00291B38"/>
    <w:rsid w:val="0029289C"/>
    <w:rsid w:val="0029531E"/>
    <w:rsid w:val="00296927"/>
    <w:rsid w:val="00296DB4"/>
    <w:rsid w:val="0029762B"/>
    <w:rsid w:val="0029778E"/>
    <w:rsid w:val="002A0734"/>
    <w:rsid w:val="002A1B68"/>
    <w:rsid w:val="002A2463"/>
    <w:rsid w:val="002A2F4E"/>
    <w:rsid w:val="002A450A"/>
    <w:rsid w:val="002A57B9"/>
    <w:rsid w:val="002A5E6D"/>
    <w:rsid w:val="002A6435"/>
    <w:rsid w:val="002A6482"/>
    <w:rsid w:val="002A6F8D"/>
    <w:rsid w:val="002A76CA"/>
    <w:rsid w:val="002B0C52"/>
    <w:rsid w:val="002B2B62"/>
    <w:rsid w:val="002B4A1E"/>
    <w:rsid w:val="002B5B99"/>
    <w:rsid w:val="002C32AF"/>
    <w:rsid w:val="002C4308"/>
    <w:rsid w:val="002C5F00"/>
    <w:rsid w:val="002C7116"/>
    <w:rsid w:val="002C7344"/>
    <w:rsid w:val="002C7CBB"/>
    <w:rsid w:val="002D0BD5"/>
    <w:rsid w:val="002D3118"/>
    <w:rsid w:val="002D40F4"/>
    <w:rsid w:val="002D5126"/>
    <w:rsid w:val="002D5377"/>
    <w:rsid w:val="002D58C0"/>
    <w:rsid w:val="002D58DA"/>
    <w:rsid w:val="002D59BA"/>
    <w:rsid w:val="002D64F3"/>
    <w:rsid w:val="002D7A23"/>
    <w:rsid w:val="002E1514"/>
    <w:rsid w:val="002E3464"/>
    <w:rsid w:val="002E3BBB"/>
    <w:rsid w:val="002E47A7"/>
    <w:rsid w:val="002E5255"/>
    <w:rsid w:val="002F1667"/>
    <w:rsid w:val="002F27AD"/>
    <w:rsid w:val="002F3678"/>
    <w:rsid w:val="002F3A9C"/>
    <w:rsid w:val="002F3CA1"/>
    <w:rsid w:val="002F5EC5"/>
    <w:rsid w:val="002F6AC8"/>
    <w:rsid w:val="002F6E32"/>
    <w:rsid w:val="002F72D2"/>
    <w:rsid w:val="0030039E"/>
    <w:rsid w:val="00301972"/>
    <w:rsid w:val="00302F36"/>
    <w:rsid w:val="00303D59"/>
    <w:rsid w:val="003043FA"/>
    <w:rsid w:val="003055D2"/>
    <w:rsid w:val="0030681C"/>
    <w:rsid w:val="00307E0E"/>
    <w:rsid w:val="00307F1C"/>
    <w:rsid w:val="003112E2"/>
    <w:rsid w:val="00312ECA"/>
    <w:rsid w:val="00313F9B"/>
    <w:rsid w:val="003141DA"/>
    <w:rsid w:val="00314749"/>
    <w:rsid w:val="00314F0B"/>
    <w:rsid w:val="0031569F"/>
    <w:rsid w:val="003166BD"/>
    <w:rsid w:val="003204D9"/>
    <w:rsid w:val="00321187"/>
    <w:rsid w:val="00322468"/>
    <w:rsid w:val="003243A1"/>
    <w:rsid w:val="00324E63"/>
    <w:rsid w:val="00325841"/>
    <w:rsid w:val="00325B8F"/>
    <w:rsid w:val="00330522"/>
    <w:rsid w:val="00332AD5"/>
    <w:rsid w:val="003331E4"/>
    <w:rsid w:val="00333C33"/>
    <w:rsid w:val="00333D03"/>
    <w:rsid w:val="00340551"/>
    <w:rsid w:val="00341025"/>
    <w:rsid w:val="0034194B"/>
    <w:rsid w:val="0034268E"/>
    <w:rsid w:val="00345FF7"/>
    <w:rsid w:val="003466BD"/>
    <w:rsid w:val="003473C9"/>
    <w:rsid w:val="00350F83"/>
    <w:rsid w:val="003515D9"/>
    <w:rsid w:val="003528F5"/>
    <w:rsid w:val="00352D3A"/>
    <w:rsid w:val="0035620E"/>
    <w:rsid w:val="00356CF8"/>
    <w:rsid w:val="0036161D"/>
    <w:rsid w:val="003617DD"/>
    <w:rsid w:val="003632F1"/>
    <w:rsid w:val="00365609"/>
    <w:rsid w:val="0036582E"/>
    <w:rsid w:val="0036738B"/>
    <w:rsid w:val="00367979"/>
    <w:rsid w:val="003700A7"/>
    <w:rsid w:val="00370A28"/>
    <w:rsid w:val="003713D5"/>
    <w:rsid w:val="003747C3"/>
    <w:rsid w:val="00374C8D"/>
    <w:rsid w:val="00375F7E"/>
    <w:rsid w:val="003762E4"/>
    <w:rsid w:val="00377B34"/>
    <w:rsid w:val="003814B0"/>
    <w:rsid w:val="0038239D"/>
    <w:rsid w:val="0038250F"/>
    <w:rsid w:val="00382F71"/>
    <w:rsid w:val="00383365"/>
    <w:rsid w:val="003838A6"/>
    <w:rsid w:val="00387137"/>
    <w:rsid w:val="003918AF"/>
    <w:rsid w:val="00392679"/>
    <w:rsid w:val="003A16CB"/>
    <w:rsid w:val="003A1983"/>
    <w:rsid w:val="003A3E6A"/>
    <w:rsid w:val="003A4137"/>
    <w:rsid w:val="003A415B"/>
    <w:rsid w:val="003A5D3E"/>
    <w:rsid w:val="003A5E8A"/>
    <w:rsid w:val="003A6CEA"/>
    <w:rsid w:val="003A6FD3"/>
    <w:rsid w:val="003B0DDA"/>
    <w:rsid w:val="003B32B8"/>
    <w:rsid w:val="003B4800"/>
    <w:rsid w:val="003B502C"/>
    <w:rsid w:val="003B5491"/>
    <w:rsid w:val="003B5D0C"/>
    <w:rsid w:val="003B69D5"/>
    <w:rsid w:val="003B7113"/>
    <w:rsid w:val="003C0725"/>
    <w:rsid w:val="003C14C6"/>
    <w:rsid w:val="003C4027"/>
    <w:rsid w:val="003C4716"/>
    <w:rsid w:val="003D08A5"/>
    <w:rsid w:val="003D311C"/>
    <w:rsid w:val="003D3837"/>
    <w:rsid w:val="003D3D1F"/>
    <w:rsid w:val="003D4E5A"/>
    <w:rsid w:val="003D4F2C"/>
    <w:rsid w:val="003D521A"/>
    <w:rsid w:val="003D793C"/>
    <w:rsid w:val="003E20A5"/>
    <w:rsid w:val="003E343B"/>
    <w:rsid w:val="003E3650"/>
    <w:rsid w:val="003E3852"/>
    <w:rsid w:val="003E7E6F"/>
    <w:rsid w:val="003F15B7"/>
    <w:rsid w:val="003F1CEB"/>
    <w:rsid w:val="003F35AA"/>
    <w:rsid w:val="003F3B5C"/>
    <w:rsid w:val="003F479C"/>
    <w:rsid w:val="003F531E"/>
    <w:rsid w:val="003F6A3E"/>
    <w:rsid w:val="003F6E7B"/>
    <w:rsid w:val="003F752D"/>
    <w:rsid w:val="003F7EB6"/>
    <w:rsid w:val="003F7F1B"/>
    <w:rsid w:val="00401C70"/>
    <w:rsid w:val="0040365B"/>
    <w:rsid w:val="00405F4A"/>
    <w:rsid w:val="00406BCF"/>
    <w:rsid w:val="00407FE6"/>
    <w:rsid w:val="00410E92"/>
    <w:rsid w:val="00412780"/>
    <w:rsid w:val="00412B2E"/>
    <w:rsid w:val="004130C2"/>
    <w:rsid w:val="0041396D"/>
    <w:rsid w:val="004144F7"/>
    <w:rsid w:val="00416B30"/>
    <w:rsid w:val="004177D3"/>
    <w:rsid w:val="004208F3"/>
    <w:rsid w:val="00421A87"/>
    <w:rsid w:val="00423D48"/>
    <w:rsid w:val="00423D9C"/>
    <w:rsid w:val="00425072"/>
    <w:rsid w:val="00426912"/>
    <w:rsid w:val="00431CA5"/>
    <w:rsid w:val="00433DC3"/>
    <w:rsid w:val="00436907"/>
    <w:rsid w:val="00436E9C"/>
    <w:rsid w:val="00437917"/>
    <w:rsid w:val="00442650"/>
    <w:rsid w:val="0044289B"/>
    <w:rsid w:val="00444AFF"/>
    <w:rsid w:val="00447971"/>
    <w:rsid w:val="004500BA"/>
    <w:rsid w:val="00450A13"/>
    <w:rsid w:val="00451ABD"/>
    <w:rsid w:val="00451ED1"/>
    <w:rsid w:val="004521E1"/>
    <w:rsid w:val="0045272B"/>
    <w:rsid w:val="00454C84"/>
    <w:rsid w:val="004552B4"/>
    <w:rsid w:val="00455651"/>
    <w:rsid w:val="004556CB"/>
    <w:rsid w:val="004561E6"/>
    <w:rsid w:val="00456276"/>
    <w:rsid w:val="004575AC"/>
    <w:rsid w:val="00461076"/>
    <w:rsid w:val="00461376"/>
    <w:rsid w:val="0046262F"/>
    <w:rsid w:val="00462931"/>
    <w:rsid w:val="0046358D"/>
    <w:rsid w:val="004635E1"/>
    <w:rsid w:val="004652C9"/>
    <w:rsid w:val="004656F2"/>
    <w:rsid w:val="00466B00"/>
    <w:rsid w:val="00472A89"/>
    <w:rsid w:val="00473414"/>
    <w:rsid w:val="00473698"/>
    <w:rsid w:val="0047740B"/>
    <w:rsid w:val="004813E5"/>
    <w:rsid w:val="00481655"/>
    <w:rsid w:val="00481932"/>
    <w:rsid w:val="00482DC8"/>
    <w:rsid w:val="004834B4"/>
    <w:rsid w:val="00483B88"/>
    <w:rsid w:val="00486403"/>
    <w:rsid w:val="00486882"/>
    <w:rsid w:val="00487119"/>
    <w:rsid w:val="00491134"/>
    <w:rsid w:val="004923F6"/>
    <w:rsid w:val="004952F8"/>
    <w:rsid w:val="00495AE6"/>
    <w:rsid w:val="00495BF4"/>
    <w:rsid w:val="00496CDA"/>
    <w:rsid w:val="004975A8"/>
    <w:rsid w:val="004A17BC"/>
    <w:rsid w:val="004A1C0C"/>
    <w:rsid w:val="004A1ED8"/>
    <w:rsid w:val="004A2109"/>
    <w:rsid w:val="004A3BCC"/>
    <w:rsid w:val="004A402E"/>
    <w:rsid w:val="004A4D33"/>
    <w:rsid w:val="004A5CC4"/>
    <w:rsid w:val="004A6158"/>
    <w:rsid w:val="004A7C27"/>
    <w:rsid w:val="004A7DB8"/>
    <w:rsid w:val="004B0424"/>
    <w:rsid w:val="004B0B80"/>
    <w:rsid w:val="004B0C22"/>
    <w:rsid w:val="004B2356"/>
    <w:rsid w:val="004B2AB6"/>
    <w:rsid w:val="004B2E92"/>
    <w:rsid w:val="004B31C4"/>
    <w:rsid w:val="004B3609"/>
    <w:rsid w:val="004B414B"/>
    <w:rsid w:val="004B4B81"/>
    <w:rsid w:val="004B6B16"/>
    <w:rsid w:val="004B76EC"/>
    <w:rsid w:val="004C1229"/>
    <w:rsid w:val="004C1DB3"/>
    <w:rsid w:val="004C3A81"/>
    <w:rsid w:val="004C3AA6"/>
    <w:rsid w:val="004C4DDD"/>
    <w:rsid w:val="004D1353"/>
    <w:rsid w:val="004D17ED"/>
    <w:rsid w:val="004D201F"/>
    <w:rsid w:val="004D3B3F"/>
    <w:rsid w:val="004D3E07"/>
    <w:rsid w:val="004D4077"/>
    <w:rsid w:val="004D472C"/>
    <w:rsid w:val="004D5099"/>
    <w:rsid w:val="004D5864"/>
    <w:rsid w:val="004E1B49"/>
    <w:rsid w:val="004E3851"/>
    <w:rsid w:val="004E4BC1"/>
    <w:rsid w:val="004E56A5"/>
    <w:rsid w:val="004E71DC"/>
    <w:rsid w:val="004E71F3"/>
    <w:rsid w:val="004E7A47"/>
    <w:rsid w:val="004F140F"/>
    <w:rsid w:val="004F1ACB"/>
    <w:rsid w:val="004F2550"/>
    <w:rsid w:val="004F2E98"/>
    <w:rsid w:val="004F4685"/>
    <w:rsid w:val="004F4F5B"/>
    <w:rsid w:val="004F65A1"/>
    <w:rsid w:val="004F7132"/>
    <w:rsid w:val="004F7277"/>
    <w:rsid w:val="00500239"/>
    <w:rsid w:val="005003FB"/>
    <w:rsid w:val="0050058E"/>
    <w:rsid w:val="0050139E"/>
    <w:rsid w:val="00501C85"/>
    <w:rsid w:val="005026C2"/>
    <w:rsid w:val="005027FD"/>
    <w:rsid w:val="00502A3C"/>
    <w:rsid w:val="00502D20"/>
    <w:rsid w:val="005039C3"/>
    <w:rsid w:val="00503CAF"/>
    <w:rsid w:val="005106D1"/>
    <w:rsid w:val="00511C01"/>
    <w:rsid w:val="005137C7"/>
    <w:rsid w:val="00513C09"/>
    <w:rsid w:val="0051428C"/>
    <w:rsid w:val="0052267F"/>
    <w:rsid w:val="00525C09"/>
    <w:rsid w:val="00527B38"/>
    <w:rsid w:val="00530F91"/>
    <w:rsid w:val="00531AA9"/>
    <w:rsid w:val="00533894"/>
    <w:rsid w:val="005338D5"/>
    <w:rsid w:val="0053470D"/>
    <w:rsid w:val="00536008"/>
    <w:rsid w:val="00536336"/>
    <w:rsid w:val="00536644"/>
    <w:rsid w:val="00536A64"/>
    <w:rsid w:val="00536D00"/>
    <w:rsid w:val="005403EE"/>
    <w:rsid w:val="00540610"/>
    <w:rsid w:val="00540D3F"/>
    <w:rsid w:val="00541A7B"/>
    <w:rsid w:val="00541F86"/>
    <w:rsid w:val="00543298"/>
    <w:rsid w:val="00543721"/>
    <w:rsid w:val="005449DC"/>
    <w:rsid w:val="005452F9"/>
    <w:rsid w:val="00545995"/>
    <w:rsid w:val="005466E0"/>
    <w:rsid w:val="00547B39"/>
    <w:rsid w:val="00550C3F"/>
    <w:rsid w:val="005529E7"/>
    <w:rsid w:val="0055394C"/>
    <w:rsid w:val="00553A85"/>
    <w:rsid w:val="00554A8F"/>
    <w:rsid w:val="005578F7"/>
    <w:rsid w:val="00560244"/>
    <w:rsid w:val="00563E18"/>
    <w:rsid w:val="005641C3"/>
    <w:rsid w:val="0056621F"/>
    <w:rsid w:val="00566B0A"/>
    <w:rsid w:val="00567493"/>
    <w:rsid w:val="00571350"/>
    <w:rsid w:val="0057189C"/>
    <w:rsid w:val="00571C6F"/>
    <w:rsid w:val="00571F14"/>
    <w:rsid w:val="00575D2D"/>
    <w:rsid w:val="005765C3"/>
    <w:rsid w:val="00577039"/>
    <w:rsid w:val="00580AF2"/>
    <w:rsid w:val="0058165A"/>
    <w:rsid w:val="005839F8"/>
    <w:rsid w:val="005848CF"/>
    <w:rsid w:val="0058619A"/>
    <w:rsid w:val="005861A4"/>
    <w:rsid w:val="005861B4"/>
    <w:rsid w:val="005862B1"/>
    <w:rsid w:val="00586609"/>
    <w:rsid w:val="00586631"/>
    <w:rsid w:val="00586BB4"/>
    <w:rsid w:val="00586CA4"/>
    <w:rsid w:val="00587324"/>
    <w:rsid w:val="00590219"/>
    <w:rsid w:val="00591666"/>
    <w:rsid w:val="00597A12"/>
    <w:rsid w:val="00597BE3"/>
    <w:rsid w:val="005A139D"/>
    <w:rsid w:val="005A13DB"/>
    <w:rsid w:val="005A1C49"/>
    <w:rsid w:val="005A4027"/>
    <w:rsid w:val="005A4293"/>
    <w:rsid w:val="005A450B"/>
    <w:rsid w:val="005A453F"/>
    <w:rsid w:val="005A6468"/>
    <w:rsid w:val="005A738A"/>
    <w:rsid w:val="005B0661"/>
    <w:rsid w:val="005B197E"/>
    <w:rsid w:val="005B19CE"/>
    <w:rsid w:val="005B1CE8"/>
    <w:rsid w:val="005B2256"/>
    <w:rsid w:val="005B2482"/>
    <w:rsid w:val="005B411E"/>
    <w:rsid w:val="005B4152"/>
    <w:rsid w:val="005B632E"/>
    <w:rsid w:val="005C213F"/>
    <w:rsid w:val="005C281D"/>
    <w:rsid w:val="005C28D2"/>
    <w:rsid w:val="005C4DA4"/>
    <w:rsid w:val="005C6727"/>
    <w:rsid w:val="005C7E91"/>
    <w:rsid w:val="005D024F"/>
    <w:rsid w:val="005D0CC4"/>
    <w:rsid w:val="005D15C4"/>
    <w:rsid w:val="005D6638"/>
    <w:rsid w:val="005E3D7E"/>
    <w:rsid w:val="005E44B5"/>
    <w:rsid w:val="005E60B5"/>
    <w:rsid w:val="005E68EF"/>
    <w:rsid w:val="005E7BFC"/>
    <w:rsid w:val="005F0B4B"/>
    <w:rsid w:val="005F1B13"/>
    <w:rsid w:val="005F3F4F"/>
    <w:rsid w:val="005F48EB"/>
    <w:rsid w:val="005F5AA9"/>
    <w:rsid w:val="00602718"/>
    <w:rsid w:val="006056F4"/>
    <w:rsid w:val="00605CE4"/>
    <w:rsid w:val="00607B77"/>
    <w:rsid w:val="006121B2"/>
    <w:rsid w:val="0061343B"/>
    <w:rsid w:val="006135DF"/>
    <w:rsid w:val="00613C04"/>
    <w:rsid w:val="00615A93"/>
    <w:rsid w:val="0061679F"/>
    <w:rsid w:val="006174A2"/>
    <w:rsid w:val="00623FB5"/>
    <w:rsid w:val="006251FA"/>
    <w:rsid w:val="00626773"/>
    <w:rsid w:val="00626CDA"/>
    <w:rsid w:val="00627C0C"/>
    <w:rsid w:val="00632CBD"/>
    <w:rsid w:val="0063337A"/>
    <w:rsid w:val="00633AF4"/>
    <w:rsid w:val="00634291"/>
    <w:rsid w:val="006352A1"/>
    <w:rsid w:val="006362EB"/>
    <w:rsid w:val="0063734A"/>
    <w:rsid w:val="006404BE"/>
    <w:rsid w:val="00640DAE"/>
    <w:rsid w:val="00641AF8"/>
    <w:rsid w:val="00642BB6"/>
    <w:rsid w:val="00644569"/>
    <w:rsid w:val="0064498D"/>
    <w:rsid w:val="00644D97"/>
    <w:rsid w:val="00645E61"/>
    <w:rsid w:val="00645EDE"/>
    <w:rsid w:val="0064649B"/>
    <w:rsid w:val="00652976"/>
    <w:rsid w:val="00652BEC"/>
    <w:rsid w:val="00652D21"/>
    <w:rsid w:val="00653837"/>
    <w:rsid w:val="0065478D"/>
    <w:rsid w:val="00655455"/>
    <w:rsid w:val="00655731"/>
    <w:rsid w:val="00655FD0"/>
    <w:rsid w:val="0065727B"/>
    <w:rsid w:val="00657A5E"/>
    <w:rsid w:val="00660A83"/>
    <w:rsid w:val="00661FCB"/>
    <w:rsid w:val="00662DA3"/>
    <w:rsid w:val="00663AC0"/>
    <w:rsid w:val="00664095"/>
    <w:rsid w:val="00665738"/>
    <w:rsid w:val="00665A64"/>
    <w:rsid w:val="00665BFB"/>
    <w:rsid w:val="0066760B"/>
    <w:rsid w:val="00670E69"/>
    <w:rsid w:val="0067180F"/>
    <w:rsid w:val="00671B64"/>
    <w:rsid w:val="00673825"/>
    <w:rsid w:val="00675FBF"/>
    <w:rsid w:val="00676FEC"/>
    <w:rsid w:val="00677022"/>
    <w:rsid w:val="00677617"/>
    <w:rsid w:val="00677F7A"/>
    <w:rsid w:val="006835AD"/>
    <w:rsid w:val="006836DD"/>
    <w:rsid w:val="00683724"/>
    <w:rsid w:val="00687679"/>
    <w:rsid w:val="00690448"/>
    <w:rsid w:val="00690CB8"/>
    <w:rsid w:val="00691B0E"/>
    <w:rsid w:val="00692A41"/>
    <w:rsid w:val="006953E1"/>
    <w:rsid w:val="0069565A"/>
    <w:rsid w:val="00695FFC"/>
    <w:rsid w:val="00696491"/>
    <w:rsid w:val="006978D0"/>
    <w:rsid w:val="006A089F"/>
    <w:rsid w:val="006A3BE1"/>
    <w:rsid w:val="006A5235"/>
    <w:rsid w:val="006A66B5"/>
    <w:rsid w:val="006A685A"/>
    <w:rsid w:val="006A761F"/>
    <w:rsid w:val="006B0013"/>
    <w:rsid w:val="006B1A99"/>
    <w:rsid w:val="006B3AF8"/>
    <w:rsid w:val="006B3F67"/>
    <w:rsid w:val="006B42E4"/>
    <w:rsid w:val="006B6520"/>
    <w:rsid w:val="006C22E8"/>
    <w:rsid w:val="006C46C3"/>
    <w:rsid w:val="006C4D9E"/>
    <w:rsid w:val="006C6764"/>
    <w:rsid w:val="006C6EC7"/>
    <w:rsid w:val="006C703D"/>
    <w:rsid w:val="006C7593"/>
    <w:rsid w:val="006D006F"/>
    <w:rsid w:val="006D04F9"/>
    <w:rsid w:val="006D0F85"/>
    <w:rsid w:val="006D1DF3"/>
    <w:rsid w:val="006D21C0"/>
    <w:rsid w:val="006D4BEB"/>
    <w:rsid w:val="006D5F56"/>
    <w:rsid w:val="006D636E"/>
    <w:rsid w:val="006D6AC3"/>
    <w:rsid w:val="006D6FD4"/>
    <w:rsid w:val="006D7523"/>
    <w:rsid w:val="006E0DEF"/>
    <w:rsid w:val="006E154D"/>
    <w:rsid w:val="006E1D29"/>
    <w:rsid w:val="006E35D8"/>
    <w:rsid w:val="006E4112"/>
    <w:rsid w:val="006E7D64"/>
    <w:rsid w:val="006F046B"/>
    <w:rsid w:val="006F2817"/>
    <w:rsid w:val="006F2D00"/>
    <w:rsid w:val="006F33BB"/>
    <w:rsid w:val="006F35B8"/>
    <w:rsid w:val="006F40FB"/>
    <w:rsid w:val="006F7248"/>
    <w:rsid w:val="006F74EE"/>
    <w:rsid w:val="006F75AC"/>
    <w:rsid w:val="006F7990"/>
    <w:rsid w:val="006F7AB6"/>
    <w:rsid w:val="0070131F"/>
    <w:rsid w:val="00702402"/>
    <w:rsid w:val="00704AE4"/>
    <w:rsid w:val="007059B1"/>
    <w:rsid w:val="007068DA"/>
    <w:rsid w:val="00706F18"/>
    <w:rsid w:val="007116A6"/>
    <w:rsid w:val="0071175F"/>
    <w:rsid w:val="00712D93"/>
    <w:rsid w:val="00713C29"/>
    <w:rsid w:val="00714E05"/>
    <w:rsid w:val="0071530B"/>
    <w:rsid w:val="00716B1D"/>
    <w:rsid w:val="00717165"/>
    <w:rsid w:val="007176FC"/>
    <w:rsid w:val="0072108F"/>
    <w:rsid w:val="00722CEC"/>
    <w:rsid w:val="00723CFA"/>
    <w:rsid w:val="00726642"/>
    <w:rsid w:val="007266FD"/>
    <w:rsid w:val="007267AF"/>
    <w:rsid w:val="007272E6"/>
    <w:rsid w:val="00731EF9"/>
    <w:rsid w:val="00732270"/>
    <w:rsid w:val="00734A81"/>
    <w:rsid w:val="00736FA5"/>
    <w:rsid w:val="00740BD7"/>
    <w:rsid w:val="00742307"/>
    <w:rsid w:val="00742C4F"/>
    <w:rsid w:val="00742E16"/>
    <w:rsid w:val="0074539C"/>
    <w:rsid w:val="007469FC"/>
    <w:rsid w:val="00751191"/>
    <w:rsid w:val="0075222C"/>
    <w:rsid w:val="007528A4"/>
    <w:rsid w:val="0075363D"/>
    <w:rsid w:val="00756CFC"/>
    <w:rsid w:val="00757644"/>
    <w:rsid w:val="00760ACD"/>
    <w:rsid w:val="00764FCB"/>
    <w:rsid w:val="0076549B"/>
    <w:rsid w:val="00765AF8"/>
    <w:rsid w:val="007662AE"/>
    <w:rsid w:val="0076727E"/>
    <w:rsid w:val="00767A00"/>
    <w:rsid w:val="0077020D"/>
    <w:rsid w:val="007704F3"/>
    <w:rsid w:val="00770556"/>
    <w:rsid w:val="00770BBB"/>
    <w:rsid w:val="00771F3B"/>
    <w:rsid w:val="00772F7E"/>
    <w:rsid w:val="007734D8"/>
    <w:rsid w:val="00773B9E"/>
    <w:rsid w:val="007746CC"/>
    <w:rsid w:val="00776E80"/>
    <w:rsid w:val="0078230A"/>
    <w:rsid w:val="00783598"/>
    <w:rsid w:val="00787277"/>
    <w:rsid w:val="00787A30"/>
    <w:rsid w:val="00787A7E"/>
    <w:rsid w:val="00791194"/>
    <w:rsid w:val="007923C8"/>
    <w:rsid w:val="00792F36"/>
    <w:rsid w:val="0079581E"/>
    <w:rsid w:val="00795DCE"/>
    <w:rsid w:val="007A0311"/>
    <w:rsid w:val="007A05E6"/>
    <w:rsid w:val="007A0673"/>
    <w:rsid w:val="007A0FB3"/>
    <w:rsid w:val="007A133B"/>
    <w:rsid w:val="007A3A65"/>
    <w:rsid w:val="007A41CA"/>
    <w:rsid w:val="007A45DF"/>
    <w:rsid w:val="007A526A"/>
    <w:rsid w:val="007A5957"/>
    <w:rsid w:val="007A6035"/>
    <w:rsid w:val="007A6EE2"/>
    <w:rsid w:val="007A72AC"/>
    <w:rsid w:val="007B027E"/>
    <w:rsid w:val="007B16EA"/>
    <w:rsid w:val="007B18BD"/>
    <w:rsid w:val="007B2011"/>
    <w:rsid w:val="007B4558"/>
    <w:rsid w:val="007B5EF7"/>
    <w:rsid w:val="007C2115"/>
    <w:rsid w:val="007C2E7B"/>
    <w:rsid w:val="007C400B"/>
    <w:rsid w:val="007C47E3"/>
    <w:rsid w:val="007C6623"/>
    <w:rsid w:val="007D1D01"/>
    <w:rsid w:val="007D5012"/>
    <w:rsid w:val="007D54EE"/>
    <w:rsid w:val="007D5E9A"/>
    <w:rsid w:val="007D666A"/>
    <w:rsid w:val="007D7F28"/>
    <w:rsid w:val="007E056B"/>
    <w:rsid w:val="007E14A6"/>
    <w:rsid w:val="007E30FE"/>
    <w:rsid w:val="007E4580"/>
    <w:rsid w:val="007E4ABC"/>
    <w:rsid w:val="007E4C0D"/>
    <w:rsid w:val="007E4C58"/>
    <w:rsid w:val="007E4DB2"/>
    <w:rsid w:val="007E50C7"/>
    <w:rsid w:val="007E5151"/>
    <w:rsid w:val="007E553D"/>
    <w:rsid w:val="007E6D43"/>
    <w:rsid w:val="007F063C"/>
    <w:rsid w:val="007F0673"/>
    <w:rsid w:val="007F1EEA"/>
    <w:rsid w:val="007F1F72"/>
    <w:rsid w:val="007F22EC"/>
    <w:rsid w:val="007F244F"/>
    <w:rsid w:val="007F26BE"/>
    <w:rsid w:val="007F2FDF"/>
    <w:rsid w:val="007F2FF1"/>
    <w:rsid w:val="007F59FC"/>
    <w:rsid w:val="007F6270"/>
    <w:rsid w:val="00800054"/>
    <w:rsid w:val="00800A8F"/>
    <w:rsid w:val="00801ED7"/>
    <w:rsid w:val="0080277C"/>
    <w:rsid w:val="0080346F"/>
    <w:rsid w:val="00803EE2"/>
    <w:rsid w:val="00804C3C"/>
    <w:rsid w:val="00805836"/>
    <w:rsid w:val="00805F88"/>
    <w:rsid w:val="008060E3"/>
    <w:rsid w:val="00807712"/>
    <w:rsid w:val="008079F4"/>
    <w:rsid w:val="00811F6A"/>
    <w:rsid w:val="00813D10"/>
    <w:rsid w:val="00814EA4"/>
    <w:rsid w:val="0081561E"/>
    <w:rsid w:val="00815D75"/>
    <w:rsid w:val="00816BAD"/>
    <w:rsid w:val="00817440"/>
    <w:rsid w:val="00822D8A"/>
    <w:rsid w:val="00823ADF"/>
    <w:rsid w:val="00830436"/>
    <w:rsid w:val="00831644"/>
    <w:rsid w:val="00832CAC"/>
    <w:rsid w:val="0083306D"/>
    <w:rsid w:val="0083515C"/>
    <w:rsid w:val="0083587C"/>
    <w:rsid w:val="00835AB8"/>
    <w:rsid w:val="00835D7E"/>
    <w:rsid w:val="00836E69"/>
    <w:rsid w:val="008411A0"/>
    <w:rsid w:val="00841B16"/>
    <w:rsid w:val="00841E94"/>
    <w:rsid w:val="008422C1"/>
    <w:rsid w:val="00842E59"/>
    <w:rsid w:val="0084385F"/>
    <w:rsid w:val="00844F65"/>
    <w:rsid w:val="008451C4"/>
    <w:rsid w:val="008525D9"/>
    <w:rsid w:val="008527DD"/>
    <w:rsid w:val="008535EB"/>
    <w:rsid w:val="0085454F"/>
    <w:rsid w:val="00854989"/>
    <w:rsid w:val="00857D82"/>
    <w:rsid w:val="008609BD"/>
    <w:rsid w:val="00860F0A"/>
    <w:rsid w:val="008628D2"/>
    <w:rsid w:val="00863054"/>
    <w:rsid w:val="00864602"/>
    <w:rsid w:val="00864869"/>
    <w:rsid w:val="00864B0B"/>
    <w:rsid w:val="0086636F"/>
    <w:rsid w:val="00866DCE"/>
    <w:rsid w:val="0087035F"/>
    <w:rsid w:val="00870D73"/>
    <w:rsid w:val="0087165E"/>
    <w:rsid w:val="00874059"/>
    <w:rsid w:val="00874CFB"/>
    <w:rsid w:val="00875414"/>
    <w:rsid w:val="00876F83"/>
    <w:rsid w:val="008812D0"/>
    <w:rsid w:val="008824B9"/>
    <w:rsid w:val="00890F65"/>
    <w:rsid w:val="0089147A"/>
    <w:rsid w:val="00892952"/>
    <w:rsid w:val="00892D86"/>
    <w:rsid w:val="008964FE"/>
    <w:rsid w:val="00896FBE"/>
    <w:rsid w:val="008A1029"/>
    <w:rsid w:val="008A290B"/>
    <w:rsid w:val="008A5B44"/>
    <w:rsid w:val="008B1278"/>
    <w:rsid w:val="008B13B0"/>
    <w:rsid w:val="008B2484"/>
    <w:rsid w:val="008B419E"/>
    <w:rsid w:val="008B4251"/>
    <w:rsid w:val="008B4D3B"/>
    <w:rsid w:val="008B6450"/>
    <w:rsid w:val="008B6672"/>
    <w:rsid w:val="008B6936"/>
    <w:rsid w:val="008B6E56"/>
    <w:rsid w:val="008B72B9"/>
    <w:rsid w:val="008C0F18"/>
    <w:rsid w:val="008C1071"/>
    <w:rsid w:val="008C130E"/>
    <w:rsid w:val="008C1358"/>
    <w:rsid w:val="008C24B5"/>
    <w:rsid w:val="008C26A3"/>
    <w:rsid w:val="008C505D"/>
    <w:rsid w:val="008C5410"/>
    <w:rsid w:val="008C5FEA"/>
    <w:rsid w:val="008D22FF"/>
    <w:rsid w:val="008D35CF"/>
    <w:rsid w:val="008D48BE"/>
    <w:rsid w:val="008D4DEF"/>
    <w:rsid w:val="008D5F2B"/>
    <w:rsid w:val="008D6106"/>
    <w:rsid w:val="008E2E0E"/>
    <w:rsid w:val="008E5839"/>
    <w:rsid w:val="008E6C15"/>
    <w:rsid w:val="008E747B"/>
    <w:rsid w:val="008F0879"/>
    <w:rsid w:val="008F148A"/>
    <w:rsid w:val="008F4385"/>
    <w:rsid w:val="008F4FA8"/>
    <w:rsid w:val="008F56DE"/>
    <w:rsid w:val="008F7F60"/>
    <w:rsid w:val="00900234"/>
    <w:rsid w:val="00900C65"/>
    <w:rsid w:val="00902EC2"/>
    <w:rsid w:val="00903565"/>
    <w:rsid w:val="00903874"/>
    <w:rsid w:val="009041CA"/>
    <w:rsid w:val="00904366"/>
    <w:rsid w:val="00905233"/>
    <w:rsid w:val="009053C2"/>
    <w:rsid w:val="00905544"/>
    <w:rsid w:val="009074AB"/>
    <w:rsid w:val="00910992"/>
    <w:rsid w:val="00912380"/>
    <w:rsid w:val="00914897"/>
    <w:rsid w:val="00914EF1"/>
    <w:rsid w:val="0092002E"/>
    <w:rsid w:val="00920422"/>
    <w:rsid w:val="00920A8C"/>
    <w:rsid w:val="00921154"/>
    <w:rsid w:val="00921F55"/>
    <w:rsid w:val="0092413C"/>
    <w:rsid w:val="0092529B"/>
    <w:rsid w:val="00930214"/>
    <w:rsid w:val="00930927"/>
    <w:rsid w:val="009335F0"/>
    <w:rsid w:val="00933634"/>
    <w:rsid w:val="00933F08"/>
    <w:rsid w:val="00934689"/>
    <w:rsid w:val="009359AC"/>
    <w:rsid w:val="00936520"/>
    <w:rsid w:val="00936E5E"/>
    <w:rsid w:val="00942009"/>
    <w:rsid w:val="00943261"/>
    <w:rsid w:val="00945162"/>
    <w:rsid w:val="00946415"/>
    <w:rsid w:val="0094734F"/>
    <w:rsid w:val="0095052B"/>
    <w:rsid w:val="009507AB"/>
    <w:rsid w:val="00951D8A"/>
    <w:rsid w:val="009537F6"/>
    <w:rsid w:val="009557B2"/>
    <w:rsid w:val="00956AC3"/>
    <w:rsid w:val="00956DAB"/>
    <w:rsid w:val="00960DE0"/>
    <w:rsid w:val="00961114"/>
    <w:rsid w:val="00962A4A"/>
    <w:rsid w:val="00963A68"/>
    <w:rsid w:val="00964231"/>
    <w:rsid w:val="00966495"/>
    <w:rsid w:val="0097051B"/>
    <w:rsid w:val="00975B11"/>
    <w:rsid w:val="009771CD"/>
    <w:rsid w:val="009801E5"/>
    <w:rsid w:val="009803B8"/>
    <w:rsid w:val="00980D93"/>
    <w:rsid w:val="00982111"/>
    <w:rsid w:val="009847FE"/>
    <w:rsid w:val="009858B3"/>
    <w:rsid w:val="009872FB"/>
    <w:rsid w:val="00990EF8"/>
    <w:rsid w:val="009911C5"/>
    <w:rsid w:val="00992E6C"/>
    <w:rsid w:val="0099409F"/>
    <w:rsid w:val="00995D2C"/>
    <w:rsid w:val="00997F76"/>
    <w:rsid w:val="009A1510"/>
    <w:rsid w:val="009A2F79"/>
    <w:rsid w:val="009A3E97"/>
    <w:rsid w:val="009A5164"/>
    <w:rsid w:val="009A5250"/>
    <w:rsid w:val="009A57E2"/>
    <w:rsid w:val="009A6A01"/>
    <w:rsid w:val="009A6E5E"/>
    <w:rsid w:val="009A7C19"/>
    <w:rsid w:val="009B0265"/>
    <w:rsid w:val="009B24AC"/>
    <w:rsid w:val="009B2F47"/>
    <w:rsid w:val="009B3E27"/>
    <w:rsid w:val="009B5606"/>
    <w:rsid w:val="009B5988"/>
    <w:rsid w:val="009C0946"/>
    <w:rsid w:val="009C1744"/>
    <w:rsid w:val="009C2A0C"/>
    <w:rsid w:val="009C2CAC"/>
    <w:rsid w:val="009C391D"/>
    <w:rsid w:val="009C52A1"/>
    <w:rsid w:val="009C5881"/>
    <w:rsid w:val="009C5B6A"/>
    <w:rsid w:val="009C6800"/>
    <w:rsid w:val="009C776E"/>
    <w:rsid w:val="009D2655"/>
    <w:rsid w:val="009D4CF5"/>
    <w:rsid w:val="009D6332"/>
    <w:rsid w:val="009D6C6E"/>
    <w:rsid w:val="009D7271"/>
    <w:rsid w:val="009D74D4"/>
    <w:rsid w:val="009D77C4"/>
    <w:rsid w:val="009D7FA5"/>
    <w:rsid w:val="009E0DA6"/>
    <w:rsid w:val="009E3234"/>
    <w:rsid w:val="009E3BA5"/>
    <w:rsid w:val="009E757A"/>
    <w:rsid w:val="009E764D"/>
    <w:rsid w:val="009F0752"/>
    <w:rsid w:val="009F109B"/>
    <w:rsid w:val="009F2A33"/>
    <w:rsid w:val="009F3B6F"/>
    <w:rsid w:val="009F4ECD"/>
    <w:rsid w:val="009F5708"/>
    <w:rsid w:val="009F6A33"/>
    <w:rsid w:val="009F6E4F"/>
    <w:rsid w:val="009F7103"/>
    <w:rsid w:val="009F71F1"/>
    <w:rsid w:val="009F72CC"/>
    <w:rsid w:val="00A0273F"/>
    <w:rsid w:val="00A03328"/>
    <w:rsid w:val="00A033C6"/>
    <w:rsid w:val="00A07224"/>
    <w:rsid w:val="00A105ED"/>
    <w:rsid w:val="00A11601"/>
    <w:rsid w:val="00A123D9"/>
    <w:rsid w:val="00A143F4"/>
    <w:rsid w:val="00A14A0C"/>
    <w:rsid w:val="00A16574"/>
    <w:rsid w:val="00A16601"/>
    <w:rsid w:val="00A2169F"/>
    <w:rsid w:val="00A24100"/>
    <w:rsid w:val="00A25B7F"/>
    <w:rsid w:val="00A25BCC"/>
    <w:rsid w:val="00A25FA2"/>
    <w:rsid w:val="00A276DE"/>
    <w:rsid w:val="00A27D84"/>
    <w:rsid w:val="00A302CC"/>
    <w:rsid w:val="00A332A6"/>
    <w:rsid w:val="00A3571E"/>
    <w:rsid w:val="00A35861"/>
    <w:rsid w:val="00A41355"/>
    <w:rsid w:val="00A41CE5"/>
    <w:rsid w:val="00A420CC"/>
    <w:rsid w:val="00A42194"/>
    <w:rsid w:val="00A439A3"/>
    <w:rsid w:val="00A44041"/>
    <w:rsid w:val="00A45EB4"/>
    <w:rsid w:val="00A46F1B"/>
    <w:rsid w:val="00A477AB"/>
    <w:rsid w:val="00A47A61"/>
    <w:rsid w:val="00A503C0"/>
    <w:rsid w:val="00A52513"/>
    <w:rsid w:val="00A53400"/>
    <w:rsid w:val="00A53FDD"/>
    <w:rsid w:val="00A54452"/>
    <w:rsid w:val="00A55212"/>
    <w:rsid w:val="00A570A4"/>
    <w:rsid w:val="00A57A53"/>
    <w:rsid w:val="00A60B11"/>
    <w:rsid w:val="00A63811"/>
    <w:rsid w:val="00A63C39"/>
    <w:rsid w:val="00A668AF"/>
    <w:rsid w:val="00A668DE"/>
    <w:rsid w:val="00A67A31"/>
    <w:rsid w:val="00A70B13"/>
    <w:rsid w:val="00A70DB4"/>
    <w:rsid w:val="00A72B23"/>
    <w:rsid w:val="00A80BC7"/>
    <w:rsid w:val="00A816F7"/>
    <w:rsid w:val="00A8190E"/>
    <w:rsid w:val="00A82076"/>
    <w:rsid w:val="00A84867"/>
    <w:rsid w:val="00A84CCD"/>
    <w:rsid w:val="00A84F02"/>
    <w:rsid w:val="00A84F3D"/>
    <w:rsid w:val="00A86303"/>
    <w:rsid w:val="00A86C67"/>
    <w:rsid w:val="00A91363"/>
    <w:rsid w:val="00A91640"/>
    <w:rsid w:val="00A916EE"/>
    <w:rsid w:val="00A91E21"/>
    <w:rsid w:val="00A9428D"/>
    <w:rsid w:val="00A96A06"/>
    <w:rsid w:val="00A97EA7"/>
    <w:rsid w:val="00AA0C74"/>
    <w:rsid w:val="00AA155E"/>
    <w:rsid w:val="00AA1F7A"/>
    <w:rsid w:val="00AA2A3E"/>
    <w:rsid w:val="00AA443E"/>
    <w:rsid w:val="00AA457A"/>
    <w:rsid w:val="00AA4797"/>
    <w:rsid w:val="00AA5CC9"/>
    <w:rsid w:val="00AA60A3"/>
    <w:rsid w:val="00AA66D9"/>
    <w:rsid w:val="00AB13D2"/>
    <w:rsid w:val="00AB26FC"/>
    <w:rsid w:val="00AB2AF1"/>
    <w:rsid w:val="00AB4060"/>
    <w:rsid w:val="00AB4826"/>
    <w:rsid w:val="00AB6169"/>
    <w:rsid w:val="00AB69AC"/>
    <w:rsid w:val="00AC076B"/>
    <w:rsid w:val="00AC3743"/>
    <w:rsid w:val="00AC386B"/>
    <w:rsid w:val="00AC38B4"/>
    <w:rsid w:val="00AC4C8F"/>
    <w:rsid w:val="00AC562A"/>
    <w:rsid w:val="00AC6231"/>
    <w:rsid w:val="00AC6F15"/>
    <w:rsid w:val="00AC7F2A"/>
    <w:rsid w:val="00AD1A73"/>
    <w:rsid w:val="00AD476D"/>
    <w:rsid w:val="00AD4B7D"/>
    <w:rsid w:val="00AD7AC5"/>
    <w:rsid w:val="00AE1506"/>
    <w:rsid w:val="00AE2699"/>
    <w:rsid w:val="00AE3AAD"/>
    <w:rsid w:val="00AE3DF4"/>
    <w:rsid w:val="00AE4E26"/>
    <w:rsid w:val="00AE5464"/>
    <w:rsid w:val="00AE5EB6"/>
    <w:rsid w:val="00AE63C4"/>
    <w:rsid w:val="00AE6404"/>
    <w:rsid w:val="00AF0994"/>
    <w:rsid w:val="00AF1D76"/>
    <w:rsid w:val="00AF1DDD"/>
    <w:rsid w:val="00AF4035"/>
    <w:rsid w:val="00AF55D4"/>
    <w:rsid w:val="00AF642E"/>
    <w:rsid w:val="00AF77F7"/>
    <w:rsid w:val="00B00223"/>
    <w:rsid w:val="00B00F0A"/>
    <w:rsid w:val="00B00FC9"/>
    <w:rsid w:val="00B05F03"/>
    <w:rsid w:val="00B077E6"/>
    <w:rsid w:val="00B10786"/>
    <w:rsid w:val="00B10F98"/>
    <w:rsid w:val="00B118FA"/>
    <w:rsid w:val="00B11F5E"/>
    <w:rsid w:val="00B13543"/>
    <w:rsid w:val="00B145F3"/>
    <w:rsid w:val="00B16099"/>
    <w:rsid w:val="00B160DA"/>
    <w:rsid w:val="00B24F71"/>
    <w:rsid w:val="00B26443"/>
    <w:rsid w:val="00B26EF5"/>
    <w:rsid w:val="00B27E4B"/>
    <w:rsid w:val="00B31382"/>
    <w:rsid w:val="00B320CC"/>
    <w:rsid w:val="00B32250"/>
    <w:rsid w:val="00B32961"/>
    <w:rsid w:val="00B345E2"/>
    <w:rsid w:val="00B35598"/>
    <w:rsid w:val="00B3645F"/>
    <w:rsid w:val="00B36E6E"/>
    <w:rsid w:val="00B36F74"/>
    <w:rsid w:val="00B4177B"/>
    <w:rsid w:val="00B42445"/>
    <w:rsid w:val="00B43E2B"/>
    <w:rsid w:val="00B44B41"/>
    <w:rsid w:val="00B454C8"/>
    <w:rsid w:val="00B46C07"/>
    <w:rsid w:val="00B4730C"/>
    <w:rsid w:val="00B477DA"/>
    <w:rsid w:val="00B52FC8"/>
    <w:rsid w:val="00B545A8"/>
    <w:rsid w:val="00B559B2"/>
    <w:rsid w:val="00B62385"/>
    <w:rsid w:val="00B63A40"/>
    <w:rsid w:val="00B64B63"/>
    <w:rsid w:val="00B65D22"/>
    <w:rsid w:val="00B6650F"/>
    <w:rsid w:val="00B701E9"/>
    <w:rsid w:val="00B70743"/>
    <w:rsid w:val="00B732D1"/>
    <w:rsid w:val="00B740A7"/>
    <w:rsid w:val="00B75F47"/>
    <w:rsid w:val="00B764E8"/>
    <w:rsid w:val="00B8122C"/>
    <w:rsid w:val="00B8154F"/>
    <w:rsid w:val="00B82EEF"/>
    <w:rsid w:val="00B86DC9"/>
    <w:rsid w:val="00B9251B"/>
    <w:rsid w:val="00B9349D"/>
    <w:rsid w:val="00B938B1"/>
    <w:rsid w:val="00B93CCE"/>
    <w:rsid w:val="00B9536E"/>
    <w:rsid w:val="00B9765D"/>
    <w:rsid w:val="00B97825"/>
    <w:rsid w:val="00B97958"/>
    <w:rsid w:val="00BA09B6"/>
    <w:rsid w:val="00BA1038"/>
    <w:rsid w:val="00BA3710"/>
    <w:rsid w:val="00BA3D96"/>
    <w:rsid w:val="00BA5B78"/>
    <w:rsid w:val="00BA6C49"/>
    <w:rsid w:val="00BB1BE4"/>
    <w:rsid w:val="00BB3111"/>
    <w:rsid w:val="00BB3250"/>
    <w:rsid w:val="00BB3E72"/>
    <w:rsid w:val="00BB517B"/>
    <w:rsid w:val="00BB7B3F"/>
    <w:rsid w:val="00BC03FE"/>
    <w:rsid w:val="00BC130B"/>
    <w:rsid w:val="00BC3D9E"/>
    <w:rsid w:val="00BC3F20"/>
    <w:rsid w:val="00BC4BBC"/>
    <w:rsid w:val="00BC4FDD"/>
    <w:rsid w:val="00BD1848"/>
    <w:rsid w:val="00BD1FDC"/>
    <w:rsid w:val="00BD3F55"/>
    <w:rsid w:val="00BD46EA"/>
    <w:rsid w:val="00BD75A2"/>
    <w:rsid w:val="00BE05C7"/>
    <w:rsid w:val="00BE0C83"/>
    <w:rsid w:val="00BE0E05"/>
    <w:rsid w:val="00BE11BC"/>
    <w:rsid w:val="00BE12C5"/>
    <w:rsid w:val="00BE12E5"/>
    <w:rsid w:val="00BE336C"/>
    <w:rsid w:val="00BE505A"/>
    <w:rsid w:val="00BE5C42"/>
    <w:rsid w:val="00BE6021"/>
    <w:rsid w:val="00BE6794"/>
    <w:rsid w:val="00BE6BC2"/>
    <w:rsid w:val="00BE6BE6"/>
    <w:rsid w:val="00BF1159"/>
    <w:rsid w:val="00BF2460"/>
    <w:rsid w:val="00BF27E3"/>
    <w:rsid w:val="00BF3EEC"/>
    <w:rsid w:val="00BF7114"/>
    <w:rsid w:val="00C007EC"/>
    <w:rsid w:val="00C018F3"/>
    <w:rsid w:val="00C01B51"/>
    <w:rsid w:val="00C02189"/>
    <w:rsid w:val="00C041E0"/>
    <w:rsid w:val="00C04F92"/>
    <w:rsid w:val="00C05379"/>
    <w:rsid w:val="00C1004E"/>
    <w:rsid w:val="00C11842"/>
    <w:rsid w:val="00C12799"/>
    <w:rsid w:val="00C1297A"/>
    <w:rsid w:val="00C12BB3"/>
    <w:rsid w:val="00C17182"/>
    <w:rsid w:val="00C20295"/>
    <w:rsid w:val="00C21F00"/>
    <w:rsid w:val="00C23447"/>
    <w:rsid w:val="00C23D56"/>
    <w:rsid w:val="00C249F2"/>
    <w:rsid w:val="00C24A6D"/>
    <w:rsid w:val="00C24ADE"/>
    <w:rsid w:val="00C251EC"/>
    <w:rsid w:val="00C25C15"/>
    <w:rsid w:val="00C26A3A"/>
    <w:rsid w:val="00C27750"/>
    <w:rsid w:val="00C3066A"/>
    <w:rsid w:val="00C3197E"/>
    <w:rsid w:val="00C31EE9"/>
    <w:rsid w:val="00C32396"/>
    <w:rsid w:val="00C3277A"/>
    <w:rsid w:val="00C32A40"/>
    <w:rsid w:val="00C32F7F"/>
    <w:rsid w:val="00C338B6"/>
    <w:rsid w:val="00C35556"/>
    <w:rsid w:val="00C36126"/>
    <w:rsid w:val="00C368B9"/>
    <w:rsid w:val="00C40984"/>
    <w:rsid w:val="00C44BF4"/>
    <w:rsid w:val="00C44ED0"/>
    <w:rsid w:val="00C45F10"/>
    <w:rsid w:val="00C46F98"/>
    <w:rsid w:val="00C47FDA"/>
    <w:rsid w:val="00C50CC6"/>
    <w:rsid w:val="00C516BB"/>
    <w:rsid w:val="00C54046"/>
    <w:rsid w:val="00C5455B"/>
    <w:rsid w:val="00C5519E"/>
    <w:rsid w:val="00C5788D"/>
    <w:rsid w:val="00C57E81"/>
    <w:rsid w:val="00C6031F"/>
    <w:rsid w:val="00C60773"/>
    <w:rsid w:val="00C6288F"/>
    <w:rsid w:val="00C6624A"/>
    <w:rsid w:val="00C66772"/>
    <w:rsid w:val="00C674A6"/>
    <w:rsid w:val="00C67C68"/>
    <w:rsid w:val="00C70125"/>
    <w:rsid w:val="00C70978"/>
    <w:rsid w:val="00C7326A"/>
    <w:rsid w:val="00C74ECB"/>
    <w:rsid w:val="00C7639D"/>
    <w:rsid w:val="00C77965"/>
    <w:rsid w:val="00C80A38"/>
    <w:rsid w:val="00C82A4E"/>
    <w:rsid w:val="00C82FF3"/>
    <w:rsid w:val="00C85649"/>
    <w:rsid w:val="00C9045F"/>
    <w:rsid w:val="00C92B2E"/>
    <w:rsid w:val="00C92F14"/>
    <w:rsid w:val="00C93511"/>
    <w:rsid w:val="00C93FE4"/>
    <w:rsid w:val="00C9493F"/>
    <w:rsid w:val="00C96C80"/>
    <w:rsid w:val="00C96EE1"/>
    <w:rsid w:val="00C974A8"/>
    <w:rsid w:val="00C97F17"/>
    <w:rsid w:val="00CA2297"/>
    <w:rsid w:val="00CA3429"/>
    <w:rsid w:val="00CA3F74"/>
    <w:rsid w:val="00CA4173"/>
    <w:rsid w:val="00CA4EE5"/>
    <w:rsid w:val="00CA625A"/>
    <w:rsid w:val="00CA6556"/>
    <w:rsid w:val="00CB0157"/>
    <w:rsid w:val="00CB10C8"/>
    <w:rsid w:val="00CB1424"/>
    <w:rsid w:val="00CB2369"/>
    <w:rsid w:val="00CB2E51"/>
    <w:rsid w:val="00CB4B39"/>
    <w:rsid w:val="00CB5578"/>
    <w:rsid w:val="00CB75B8"/>
    <w:rsid w:val="00CC2496"/>
    <w:rsid w:val="00CC2D1B"/>
    <w:rsid w:val="00CC2D78"/>
    <w:rsid w:val="00CC301C"/>
    <w:rsid w:val="00CC4255"/>
    <w:rsid w:val="00CC52B0"/>
    <w:rsid w:val="00CC5E6C"/>
    <w:rsid w:val="00CC636E"/>
    <w:rsid w:val="00CC66D4"/>
    <w:rsid w:val="00CC67E3"/>
    <w:rsid w:val="00CC7332"/>
    <w:rsid w:val="00CD1543"/>
    <w:rsid w:val="00CD17DA"/>
    <w:rsid w:val="00CD32A1"/>
    <w:rsid w:val="00CD370E"/>
    <w:rsid w:val="00CD3C7B"/>
    <w:rsid w:val="00CD43EF"/>
    <w:rsid w:val="00CD607F"/>
    <w:rsid w:val="00CD750C"/>
    <w:rsid w:val="00CD773F"/>
    <w:rsid w:val="00CE06DB"/>
    <w:rsid w:val="00CE5726"/>
    <w:rsid w:val="00CE64AD"/>
    <w:rsid w:val="00CE75F5"/>
    <w:rsid w:val="00CE7CAE"/>
    <w:rsid w:val="00CF0265"/>
    <w:rsid w:val="00CF06F7"/>
    <w:rsid w:val="00CF19A9"/>
    <w:rsid w:val="00CF2112"/>
    <w:rsid w:val="00CF3F54"/>
    <w:rsid w:val="00CF41BD"/>
    <w:rsid w:val="00CF4DB7"/>
    <w:rsid w:val="00CF5091"/>
    <w:rsid w:val="00D01050"/>
    <w:rsid w:val="00D01646"/>
    <w:rsid w:val="00D0181E"/>
    <w:rsid w:val="00D02F0A"/>
    <w:rsid w:val="00D0369A"/>
    <w:rsid w:val="00D0379F"/>
    <w:rsid w:val="00D0653E"/>
    <w:rsid w:val="00D0717E"/>
    <w:rsid w:val="00D07BFE"/>
    <w:rsid w:val="00D10631"/>
    <w:rsid w:val="00D1347F"/>
    <w:rsid w:val="00D13938"/>
    <w:rsid w:val="00D13B81"/>
    <w:rsid w:val="00D21E97"/>
    <w:rsid w:val="00D2210C"/>
    <w:rsid w:val="00D2327C"/>
    <w:rsid w:val="00D24836"/>
    <w:rsid w:val="00D24BAB"/>
    <w:rsid w:val="00D26E91"/>
    <w:rsid w:val="00D27005"/>
    <w:rsid w:val="00D275DB"/>
    <w:rsid w:val="00D2767A"/>
    <w:rsid w:val="00D27ABC"/>
    <w:rsid w:val="00D27ACB"/>
    <w:rsid w:val="00D31AAB"/>
    <w:rsid w:val="00D32493"/>
    <w:rsid w:val="00D331C5"/>
    <w:rsid w:val="00D339BA"/>
    <w:rsid w:val="00D36A39"/>
    <w:rsid w:val="00D4058D"/>
    <w:rsid w:val="00D40E9A"/>
    <w:rsid w:val="00D42D0F"/>
    <w:rsid w:val="00D435D6"/>
    <w:rsid w:val="00D43DAC"/>
    <w:rsid w:val="00D44509"/>
    <w:rsid w:val="00D50ADD"/>
    <w:rsid w:val="00D52F86"/>
    <w:rsid w:val="00D53C9C"/>
    <w:rsid w:val="00D54384"/>
    <w:rsid w:val="00D56665"/>
    <w:rsid w:val="00D57095"/>
    <w:rsid w:val="00D57B09"/>
    <w:rsid w:val="00D608D6"/>
    <w:rsid w:val="00D64A49"/>
    <w:rsid w:val="00D6518C"/>
    <w:rsid w:val="00D65CB6"/>
    <w:rsid w:val="00D70596"/>
    <w:rsid w:val="00D727B4"/>
    <w:rsid w:val="00D73716"/>
    <w:rsid w:val="00D76EE8"/>
    <w:rsid w:val="00D806CD"/>
    <w:rsid w:val="00D83814"/>
    <w:rsid w:val="00D84C0C"/>
    <w:rsid w:val="00D84DB2"/>
    <w:rsid w:val="00D85131"/>
    <w:rsid w:val="00D8569E"/>
    <w:rsid w:val="00D8612E"/>
    <w:rsid w:val="00D87066"/>
    <w:rsid w:val="00D873D1"/>
    <w:rsid w:val="00D92757"/>
    <w:rsid w:val="00D929B6"/>
    <w:rsid w:val="00D9329B"/>
    <w:rsid w:val="00D94DE4"/>
    <w:rsid w:val="00D95155"/>
    <w:rsid w:val="00D956A8"/>
    <w:rsid w:val="00DA0EEA"/>
    <w:rsid w:val="00DA380B"/>
    <w:rsid w:val="00DA3D67"/>
    <w:rsid w:val="00DA464A"/>
    <w:rsid w:val="00DA5AF4"/>
    <w:rsid w:val="00DA5B05"/>
    <w:rsid w:val="00DA7422"/>
    <w:rsid w:val="00DB02CC"/>
    <w:rsid w:val="00DB1E02"/>
    <w:rsid w:val="00DB3254"/>
    <w:rsid w:val="00DB3A00"/>
    <w:rsid w:val="00DB5D0A"/>
    <w:rsid w:val="00DB6279"/>
    <w:rsid w:val="00DB69D0"/>
    <w:rsid w:val="00DC0936"/>
    <w:rsid w:val="00DC10FB"/>
    <w:rsid w:val="00DC1A5A"/>
    <w:rsid w:val="00DC1CEE"/>
    <w:rsid w:val="00DC2E21"/>
    <w:rsid w:val="00DC3307"/>
    <w:rsid w:val="00DC40F5"/>
    <w:rsid w:val="00DC7106"/>
    <w:rsid w:val="00DD0D2E"/>
    <w:rsid w:val="00DD1BDB"/>
    <w:rsid w:val="00DD25D4"/>
    <w:rsid w:val="00DD47AF"/>
    <w:rsid w:val="00DD5B6C"/>
    <w:rsid w:val="00DD5DB9"/>
    <w:rsid w:val="00DD6F96"/>
    <w:rsid w:val="00DD7AD5"/>
    <w:rsid w:val="00DE0421"/>
    <w:rsid w:val="00DE1813"/>
    <w:rsid w:val="00DE3A47"/>
    <w:rsid w:val="00DE4DA3"/>
    <w:rsid w:val="00DE504F"/>
    <w:rsid w:val="00DE61A4"/>
    <w:rsid w:val="00DE7C55"/>
    <w:rsid w:val="00DF1AB8"/>
    <w:rsid w:val="00DF1DC2"/>
    <w:rsid w:val="00DF25BB"/>
    <w:rsid w:val="00DF267F"/>
    <w:rsid w:val="00DF4999"/>
    <w:rsid w:val="00DF5EA0"/>
    <w:rsid w:val="00E00650"/>
    <w:rsid w:val="00E03FDF"/>
    <w:rsid w:val="00E04049"/>
    <w:rsid w:val="00E04155"/>
    <w:rsid w:val="00E05371"/>
    <w:rsid w:val="00E0573F"/>
    <w:rsid w:val="00E0737D"/>
    <w:rsid w:val="00E1329E"/>
    <w:rsid w:val="00E13444"/>
    <w:rsid w:val="00E1398B"/>
    <w:rsid w:val="00E15414"/>
    <w:rsid w:val="00E15C50"/>
    <w:rsid w:val="00E17912"/>
    <w:rsid w:val="00E17FF4"/>
    <w:rsid w:val="00E20544"/>
    <w:rsid w:val="00E206D4"/>
    <w:rsid w:val="00E21A9D"/>
    <w:rsid w:val="00E23202"/>
    <w:rsid w:val="00E2333F"/>
    <w:rsid w:val="00E2346D"/>
    <w:rsid w:val="00E23535"/>
    <w:rsid w:val="00E23567"/>
    <w:rsid w:val="00E242D4"/>
    <w:rsid w:val="00E24D89"/>
    <w:rsid w:val="00E258D9"/>
    <w:rsid w:val="00E275F8"/>
    <w:rsid w:val="00E27A11"/>
    <w:rsid w:val="00E30B12"/>
    <w:rsid w:val="00E30DB4"/>
    <w:rsid w:val="00E33791"/>
    <w:rsid w:val="00E359CA"/>
    <w:rsid w:val="00E35A0C"/>
    <w:rsid w:val="00E35BA8"/>
    <w:rsid w:val="00E404B5"/>
    <w:rsid w:val="00E4144A"/>
    <w:rsid w:val="00E45123"/>
    <w:rsid w:val="00E5062B"/>
    <w:rsid w:val="00E5270E"/>
    <w:rsid w:val="00E542C1"/>
    <w:rsid w:val="00E55FAE"/>
    <w:rsid w:val="00E56049"/>
    <w:rsid w:val="00E57845"/>
    <w:rsid w:val="00E616CC"/>
    <w:rsid w:val="00E61F14"/>
    <w:rsid w:val="00E62C66"/>
    <w:rsid w:val="00E632B6"/>
    <w:rsid w:val="00E63FFF"/>
    <w:rsid w:val="00E643EE"/>
    <w:rsid w:val="00E6471E"/>
    <w:rsid w:val="00E650BB"/>
    <w:rsid w:val="00E673BD"/>
    <w:rsid w:val="00E67560"/>
    <w:rsid w:val="00E70146"/>
    <w:rsid w:val="00E70B33"/>
    <w:rsid w:val="00E72486"/>
    <w:rsid w:val="00E72A70"/>
    <w:rsid w:val="00E733C4"/>
    <w:rsid w:val="00E73A2B"/>
    <w:rsid w:val="00E7404C"/>
    <w:rsid w:val="00E746FD"/>
    <w:rsid w:val="00E74912"/>
    <w:rsid w:val="00E778A6"/>
    <w:rsid w:val="00E816FA"/>
    <w:rsid w:val="00E831B3"/>
    <w:rsid w:val="00E84428"/>
    <w:rsid w:val="00E87969"/>
    <w:rsid w:val="00E91CA8"/>
    <w:rsid w:val="00E92844"/>
    <w:rsid w:val="00E93278"/>
    <w:rsid w:val="00E93BCB"/>
    <w:rsid w:val="00E93D7F"/>
    <w:rsid w:val="00E93F6A"/>
    <w:rsid w:val="00E944B8"/>
    <w:rsid w:val="00E95A48"/>
    <w:rsid w:val="00E96A14"/>
    <w:rsid w:val="00E97884"/>
    <w:rsid w:val="00E97D6A"/>
    <w:rsid w:val="00E97D85"/>
    <w:rsid w:val="00E97F66"/>
    <w:rsid w:val="00EA2C24"/>
    <w:rsid w:val="00EA4A8E"/>
    <w:rsid w:val="00EA4FAE"/>
    <w:rsid w:val="00EA67C8"/>
    <w:rsid w:val="00EA67EF"/>
    <w:rsid w:val="00EA6AD1"/>
    <w:rsid w:val="00EB01F9"/>
    <w:rsid w:val="00EB0AF1"/>
    <w:rsid w:val="00EB1728"/>
    <w:rsid w:val="00EB3232"/>
    <w:rsid w:val="00EB346E"/>
    <w:rsid w:val="00EB3A8D"/>
    <w:rsid w:val="00EB456A"/>
    <w:rsid w:val="00EB634D"/>
    <w:rsid w:val="00EB6C44"/>
    <w:rsid w:val="00EB73FA"/>
    <w:rsid w:val="00EB7BDF"/>
    <w:rsid w:val="00EB7F50"/>
    <w:rsid w:val="00EC0296"/>
    <w:rsid w:val="00EC04EF"/>
    <w:rsid w:val="00EC0540"/>
    <w:rsid w:val="00EC057F"/>
    <w:rsid w:val="00EC0FD4"/>
    <w:rsid w:val="00EC17B4"/>
    <w:rsid w:val="00EC2068"/>
    <w:rsid w:val="00EC3719"/>
    <w:rsid w:val="00EC5DBB"/>
    <w:rsid w:val="00EC7BB8"/>
    <w:rsid w:val="00ED194B"/>
    <w:rsid w:val="00ED30F0"/>
    <w:rsid w:val="00ED4F59"/>
    <w:rsid w:val="00ED539D"/>
    <w:rsid w:val="00ED5B71"/>
    <w:rsid w:val="00ED684D"/>
    <w:rsid w:val="00ED69D6"/>
    <w:rsid w:val="00ED79D1"/>
    <w:rsid w:val="00ED7EB7"/>
    <w:rsid w:val="00EE0082"/>
    <w:rsid w:val="00EE0191"/>
    <w:rsid w:val="00EE0EC4"/>
    <w:rsid w:val="00EE120D"/>
    <w:rsid w:val="00EE1604"/>
    <w:rsid w:val="00EE2702"/>
    <w:rsid w:val="00EE39C4"/>
    <w:rsid w:val="00EE555B"/>
    <w:rsid w:val="00EE5AE2"/>
    <w:rsid w:val="00EE649D"/>
    <w:rsid w:val="00EE6C60"/>
    <w:rsid w:val="00EE6D4D"/>
    <w:rsid w:val="00EE7158"/>
    <w:rsid w:val="00EF1B4F"/>
    <w:rsid w:val="00EF1D42"/>
    <w:rsid w:val="00EF2F74"/>
    <w:rsid w:val="00EF571B"/>
    <w:rsid w:val="00EF6482"/>
    <w:rsid w:val="00EF66BE"/>
    <w:rsid w:val="00EF71E3"/>
    <w:rsid w:val="00F00B7F"/>
    <w:rsid w:val="00F04127"/>
    <w:rsid w:val="00F059A9"/>
    <w:rsid w:val="00F06578"/>
    <w:rsid w:val="00F06CF5"/>
    <w:rsid w:val="00F07C46"/>
    <w:rsid w:val="00F125E4"/>
    <w:rsid w:val="00F13135"/>
    <w:rsid w:val="00F136C8"/>
    <w:rsid w:val="00F16400"/>
    <w:rsid w:val="00F1726F"/>
    <w:rsid w:val="00F20248"/>
    <w:rsid w:val="00F22856"/>
    <w:rsid w:val="00F231D6"/>
    <w:rsid w:val="00F234DF"/>
    <w:rsid w:val="00F24206"/>
    <w:rsid w:val="00F25C45"/>
    <w:rsid w:val="00F25EB8"/>
    <w:rsid w:val="00F27AE9"/>
    <w:rsid w:val="00F3183D"/>
    <w:rsid w:val="00F33A8E"/>
    <w:rsid w:val="00F33CC8"/>
    <w:rsid w:val="00F357F7"/>
    <w:rsid w:val="00F35883"/>
    <w:rsid w:val="00F35AD6"/>
    <w:rsid w:val="00F40933"/>
    <w:rsid w:val="00F41740"/>
    <w:rsid w:val="00F41CCB"/>
    <w:rsid w:val="00F41E0B"/>
    <w:rsid w:val="00F42491"/>
    <w:rsid w:val="00F43099"/>
    <w:rsid w:val="00F44064"/>
    <w:rsid w:val="00F44181"/>
    <w:rsid w:val="00F44789"/>
    <w:rsid w:val="00F449BC"/>
    <w:rsid w:val="00F453E0"/>
    <w:rsid w:val="00F45DE5"/>
    <w:rsid w:val="00F5027A"/>
    <w:rsid w:val="00F52FA9"/>
    <w:rsid w:val="00F53E46"/>
    <w:rsid w:val="00F54E93"/>
    <w:rsid w:val="00F55B02"/>
    <w:rsid w:val="00F560EA"/>
    <w:rsid w:val="00F5614F"/>
    <w:rsid w:val="00F56248"/>
    <w:rsid w:val="00F57BF4"/>
    <w:rsid w:val="00F6105D"/>
    <w:rsid w:val="00F614B2"/>
    <w:rsid w:val="00F61E6B"/>
    <w:rsid w:val="00F63D46"/>
    <w:rsid w:val="00F6421F"/>
    <w:rsid w:val="00F651F5"/>
    <w:rsid w:val="00F65430"/>
    <w:rsid w:val="00F6569A"/>
    <w:rsid w:val="00F65C56"/>
    <w:rsid w:val="00F6679B"/>
    <w:rsid w:val="00F66A6B"/>
    <w:rsid w:val="00F7086D"/>
    <w:rsid w:val="00F73727"/>
    <w:rsid w:val="00F74CFE"/>
    <w:rsid w:val="00F77472"/>
    <w:rsid w:val="00F77DD6"/>
    <w:rsid w:val="00F80CA0"/>
    <w:rsid w:val="00F821BA"/>
    <w:rsid w:val="00F8259E"/>
    <w:rsid w:val="00F82EF6"/>
    <w:rsid w:val="00F831EC"/>
    <w:rsid w:val="00F85B70"/>
    <w:rsid w:val="00F87318"/>
    <w:rsid w:val="00F908A8"/>
    <w:rsid w:val="00F91823"/>
    <w:rsid w:val="00F95AEB"/>
    <w:rsid w:val="00F96A0D"/>
    <w:rsid w:val="00FA1B41"/>
    <w:rsid w:val="00FA4A06"/>
    <w:rsid w:val="00FA4B86"/>
    <w:rsid w:val="00FA5101"/>
    <w:rsid w:val="00FA5264"/>
    <w:rsid w:val="00FA738B"/>
    <w:rsid w:val="00FB15A7"/>
    <w:rsid w:val="00FB1779"/>
    <w:rsid w:val="00FB20CB"/>
    <w:rsid w:val="00FB2761"/>
    <w:rsid w:val="00FB2D54"/>
    <w:rsid w:val="00FB3A1E"/>
    <w:rsid w:val="00FB7E8F"/>
    <w:rsid w:val="00FC1B81"/>
    <w:rsid w:val="00FC1D5C"/>
    <w:rsid w:val="00FC2A4D"/>
    <w:rsid w:val="00FC5ED2"/>
    <w:rsid w:val="00FC6458"/>
    <w:rsid w:val="00FC6724"/>
    <w:rsid w:val="00FC6E52"/>
    <w:rsid w:val="00FC7EF9"/>
    <w:rsid w:val="00FD13F7"/>
    <w:rsid w:val="00FD191E"/>
    <w:rsid w:val="00FD2232"/>
    <w:rsid w:val="00FD25E0"/>
    <w:rsid w:val="00FD47AC"/>
    <w:rsid w:val="00FD6FE9"/>
    <w:rsid w:val="00FD7A72"/>
    <w:rsid w:val="00FE0F23"/>
    <w:rsid w:val="00FE1E7E"/>
    <w:rsid w:val="00FE3214"/>
    <w:rsid w:val="00FE452C"/>
    <w:rsid w:val="00FE4E2A"/>
    <w:rsid w:val="00FE4E97"/>
    <w:rsid w:val="00FE62FE"/>
    <w:rsid w:val="00FE6550"/>
    <w:rsid w:val="00FE71A3"/>
    <w:rsid w:val="00FE769F"/>
    <w:rsid w:val="00FF1407"/>
    <w:rsid w:val="00FF1716"/>
    <w:rsid w:val="00FF1EB0"/>
    <w:rsid w:val="00FF3CD5"/>
    <w:rsid w:val="00FF46FF"/>
    <w:rsid w:val="00FF5BE1"/>
    <w:rsid w:val="00FF6FC3"/>
    <w:rsid w:val="01064FA7"/>
    <w:rsid w:val="039560A2"/>
    <w:rsid w:val="0531B35C"/>
    <w:rsid w:val="071290D7"/>
    <w:rsid w:val="0B6189D7"/>
    <w:rsid w:val="0BD55FF4"/>
    <w:rsid w:val="0BFC1D6C"/>
    <w:rsid w:val="0CE72AF3"/>
    <w:rsid w:val="0E26DFD9"/>
    <w:rsid w:val="0E308834"/>
    <w:rsid w:val="0EB9F5B5"/>
    <w:rsid w:val="0FCC5895"/>
    <w:rsid w:val="10278121"/>
    <w:rsid w:val="12103721"/>
    <w:rsid w:val="122CD888"/>
    <w:rsid w:val="131D9BBC"/>
    <w:rsid w:val="149A84E8"/>
    <w:rsid w:val="14E3BFF6"/>
    <w:rsid w:val="15412DBA"/>
    <w:rsid w:val="16E9AD9A"/>
    <w:rsid w:val="17095926"/>
    <w:rsid w:val="1A6E904A"/>
    <w:rsid w:val="1D0770EF"/>
    <w:rsid w:val="1DB5FF1D"/>
    <w:rsid w:val="23E6BA39"/>
    <w:rsid w:val="25FAF33D"/>
    <w:rsid w:val="260005B3"/>
    <w:rsid w:val="2775BAB6"/>
    <w:rsid w:val="29B3FE47"/>
    <w:rsid w:val="2CCD272C"/>
    <w:rsid w:val="2D554248"/>
    <w:rsid w:val="2E9E0811"/>
    <w:rsid w:val="2FB359C3"/>
    <w:rsid w:val="32083C22"/>
    <w:rsid w:val="321B927D"/>
    <w:rsid w:val="33C74B7B"/>
    <w:rsid w:val="34DC2E21"/>
    <w:rsid w:val="35742409"/>
    <w:rsid w:val="382963AD"/>
    <w:rsid w:val="38C52447"/>
    <w:rsid w:val="397EF12D"/>
    <w:rsid w:val="3A752F02"/>
    <w:rsid w:val="3B672D41"/>
    <w:rsid w:val="3BA4CC6E"/>
    <w:rsid w:val="3C36A83F"/>
    <w:rsid w:val="3D2110E6"/>
    <w:rsid w:val="3D42FB1C"/>
    <w:rsid w:val="4006387F"/>
    <w:rsid w:val="40C940E2"/>
    <w:rsid w:val="42A5E9C3"/>
    <w:rsid w:val="436F0C19"/>
    <w:rsid w:val="4409A04C"/>
    <w:rsid w:val="4493D354"/>
    <w:rsid w:val="45C46228"/>
    <w:rsid w:val="45DC1DBF"/>
    <w:rsid w:val="4653A243"/>
    <w:rsid w:val="47A28DC2"/>
    <w:rsid w:val="4B47CE3F"/>
    <w:rsid w:val="4FAD142F"/>
    <w:rsid w:val="518C8CB5"/>
    <w:rsid w:val="52537809"/>
    <w:rsid w:val="530E5B21"/>
    <w:rsid w:val="54BB2978"/>
    <w:rsid w:val="54C1CBE3"/>
    <w:rsid w:val="5541BB1D"/>
    <w:rsid w:val="57593D7A"/>
    <w:rsid w:val="57FC798B"/>
    <w:rsid w:val="595C6F73"/>
    <w:rsid w:val="5A9AA072"/>
    <w:rsid w:val="5B341A4D"/>
    <w:rsid w:val="5DB3A227"/>
    <w:rsid w:val="5DBFF641"/>
    <w:rsid w:val="5EFAAD1B"/>
    <w:rsid w:val="5FCBB0F7"/>
    <w:rsid w:val="625FC6A3"/>
    <w:rsid w:val="637AD63D"/>
    <w:rsid w:val="6621CA1E"/>
    <w:rsid w:val="66483C51"/>
    <w:rsid w:val="6779D280"/>
    <w:rsid w:val="6A2FA4C0"/>
    <w:rsid w:val="6AA01C83"/>
    <w:rsid w:val="6BFF7AA2"/>
    <w:rsid w:val="6E74931B"/>
    <w:rsid w:val="712E88A8"/>
    <w:rsid w:val="75A3BB27"/>
    <w:rsid w:val="78DC60F6"/>
    <w:rsid w:val="7AC42B9D"/>
    <w:rsid w:val="7FD8320C"/>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2FE96"/>
  <w15:chartTrackingRefBased/>
  <w15:docId w15:val="{BE1917D9-589C-48A2-9527-99C46C3F7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836"/>
    <w:pPr>
      <w:spacing w:after="120" w:line="360" w:lineRule="auto"/>
      <w:ind w:firstLine="432"/>
      <w:jc w:val="both"/>
    </w:pPr>
    <w:rPr>
      <w:rFonts w:ascii="Times New Roman" w:hAnsi="Times New Roman"/>
      <w:sz w:val="24"/>
    </w:rPr>
  </w:style>
  <w:style w:type="paragraph" w:styleId="Heading1">
    <w:name w:val="heading 1"/>
    <w:basedOn w:val="Normal"/>
    <w:next w:val="Normal"/>
    <w:link w:val="Heading1Char"/>
    <w:uiPriority w:val="9"/>
    <w:qFormat/>
    <w:rsid w:val="00DE4DA3"/>
    <w:pPr>
      <w:keepNext/>
      <w:keepLines/>
      <w:numPr>
        <w:numId w:val="1"/>
      </w:numPr>
      <w:spacing w:before="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E4DA3"/>
    <w:pPr>
      <w:keepNext/>
      <w:keepLines/>
      <w:numPr>
        <w:ilvl w:val="1"/>
        <w:numId w:val="1"/>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E4DA3"/>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25FA2"/>
    <w:pPr>
      <w:keepNext/>
      <w:keepLines/>
      <w:numPr>
        <w:ilvl w:val="3"/>
        <w:numId w:val="1"/>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DE4DA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4D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4D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4DA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4DA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DA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E4DA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E4DA3"/>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A25FA2"/>
    <w:rPr>
      <w:rFonts w:ascii="Times New Roman" w:eastAsiaTheme="majorEastAsia" w:hAnsi="Times New Roman" w:cstheme="majorBidi"/>
      <w:iCs/>
      <w:color w:val="000000" w:themeColor="text1"/>
      <w:sz w:val="24"/>
    </w:rPr>
  </w:style>
  <w:style w:type="character" w:customStyle="1" w:styleId="Heading5Char">
    <w:name w:val="Heading 5 Char"/>
    <w:basedOn w:val="DefaultParagraphFont"/>
    <w:link w:val="Heading5"/>
    <w:uiPriority w:val="9"/>
    <w:semiHidden/>
    <w:rsid w:val="00DE4DA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DE4DA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DE4DA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DE4D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4DA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DE4DA3"/>
    <w:pPr>
      <w:spacing w:after="0" w:line="240" w:lineRule="auto"/>
      <w:ind w:firstLine="432"/>
      <w:jc w:val="both"/>
    </w:pPr>
    <w:rPr>
      <w:rFonts w:ascii="Times New Roman" w:hAnsi="Times New Roman"/>
      <w:sz w:val="24"/>
    </w:rPr>
  </w:style>
  <w:style w:type="paragraph" w:customStyle="1" w:styleId="Style1">
    <w:name w:val="Style 1"/>
    <w:basedOn w:val="Heading1"/>
    <w:link w:val="Style1Char"/>
    <w:qFormat/>
    <w:rsid w:val="00DE4DA3"/>
    <w:pPr>
      <w:numPr>
        <w:numId w:val="0"/>
      </w:numPr>
    </w:pPr>
  </w:style>
  <w:style w:type="character" w:styleId="CommentReference">
    <w:name w:val="annotation reference"/>
    <w:basedOn w:val="DefaultParagraphFont"/>
    <w:uiPriority w:val="99"/>
    <w:semiHidden/>
    <w:unhideWhenUsed/>
    <w:rsid w:val="00665BFB"/>
    <w:rPr>
      <w:sz w:val="16"/>
      <w:szCs w:val="16"/>
    </w:rPr>
  </w:style>
  <w:style w:type="character" w:customStyle="1" w:styleId="Style1Char">
    <w:name w:val="Style 1 Char"/>
    <w:basedOn w:val="Heading1Char"/>
    <w:link w:val="Style1"/>
    <w:rsid w:val="00DE4DA3"/>
    <w:rPr>
      <w:rFonts w:ascii="Times New Roman" w:eastAsiaTheme="majorEastAsia" w:hAnsi="Times New Roman" w:cstheme="majorBidi"/>
      <w:b/>
      <w:color w:val="000000" w:themeColor="text1"/>
      <w:sz w:val="32"/>
      <w:szCs w:val="32"/>
    </w:rPr>
  </w:style>
  <w:style w:type="paragraph" w:styleId="CommentText">
    <w:name w:val="annotation text"/>
    <w:basedOn w:val="Normal"/>
    <w:link w:val="CommentTextChar"/>
    <w:uiPriority w:val="99"/>
    <w:unhideWhenUsed/>
    <w:rsid w:val="00665BFB"/>
    <w:pPr>
      <w:spacing w:line="240" w:lineRule="auto"/>
    </w:pPr>
    <w:rPr>
      <w:sz w:val="20"/>
      <w:szCs w:val="20"/>
    </w:rPr>
  </w:style>
  <w:style w:type="character" w:customStyle="1" w:styleId="CommentTextChar">
    <w:name w:val="Comment Text Char"/>
    <w:basedOn w:val="DefaultParagraphFont"/>
    <w:link w:val="CommentText"/>
    <w:uiPriority w:val="99"/>
    <w:rsid w:val="00665BF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65BFB"/>
    <w:rPr>
      <w:b/>
      <w:bCs/>
    </w:rPr>
  </w:style>
  <w:style w:type="character" w:customStyle="1" w:styleId="CommentSubjectChar">
    <w:name w:val="Comment Subject Char"/>
    <w:basedOn w:val="CommentTextChar"/>
    <w:link w:val="CommentSubject"/>
    <w:uiPriority w:val="99"/>
    <w:semiHidden/>
    <w:rsid w:val="00665BFB"/>
    <w:rPr>
      <w:rFonts w:ascii="Times New Roman" w:hAnsi="Times New Roman"/>
      <w:b/>
      <w:bCs/>
      <w:sz w:val="20"/>
      <w:szCs w:val="20"/>
    </w:rPr>
  </w:style>
  <w:style w:type="paragraph" w:styleId="Header">
    <w:name w:val="header"/>
    <w:basedOn w:val="Normal"/>
    <w:link w:val="HeaderChar"/>
    <w:uiPriority w:val="99"/>
    <w:unhideWhenUsed/>
    <w:rsid w:val="00482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DC8"/>
    <w:rPr>
      <w:rFonts w:ascii="Times New Roman" w:hAnsi="Times New Roman"/>
      <w:sz w:val="24"/>
    </w:rPr>
  </w:style>
  <w:style w:type="paragraph" w:styleId="Footer">
    <w:name w:val="footer"/>
    <w:basedOn w:val="Normal"/>
    <w:link w:val="FooterChar"/>
    <w:uiPriority w:val="99"/>
    <w:unhideWhenUsed/>
    <w:rsid w:val="0048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DC8"/>
    <w:rPr>
      <w:rFonts w:ascii="Times New Roman" w:hAnsi="Times New Roman"/>
      <w:sz w:val="24"/>
    </w:rPr>
  </w:style>
  <w:style w:type="paragraph" w:styleId="TOCHeading">
    <w:name w:val="TOC Heading"/>
    <w:basedOn w:val="Heading1"/>
    <w:next w:val="Normal"/>
    <w:uiPriority w:val="39"/>
    <w:unhideWhenUsed/>
    <w:qFormat/>
    <w:rsid w:val="006C46C3"/>
    <w:pPr>
      <w:numPr>
        <w:numId w:val="0"/>
      </w:num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477AB"/>
    <w:pPr>
      <w:tabs>
        <w:tab w:val="left" w:pos="810"/>
        <w:tab w:val="right" w:leader="dot" w:pos="9016"/>
      </w:tabs>
      <w:spacing w:after="100"/>
      <w:ind w:firstLine="0"/>
    </w:pPr>
  </w:style>
  <w:style w:type="character" w:styleId="Hyperlink">
    <w:name w:val="Hyperlink"/>
    <w:basedOn w:val="DefaultParagraphFont"/>
    <w:uiPriority w:val="99"/>
    <w:unhideWhenUsed/>
    <w:rsid w:val="006C46C3"/>
    <w:rPr>
      <w:color w:val="0563C1" w:themeColor="hyperlink"/>
      <w:u w:val="single"/>
    </w:rPr>
  </w:style>
  <w:style w:type="paragraph" w:styleId="TOC2">
    <w:name w:val="toc 2"/>
    <w:basedOn w:val="Normal"/>
    <w:next w:val="Normal"/>
    <w:autoRedefine/>
    <w:uiPriority w:val="39"/>
    <w:unhideWhenUsed/>
    <w:rsid w:val="007F6270"/>
    <w:pPr>
      <w:spacing w:after="100"/>
      <w:ind w:left="240"/>
    </w:pPr>
  </w:style>
  <w:style w:type="paragraph" w:styleId="TOC3">
    <w:name w:val="toc 3"/>
    <w:basedOn w:val="Normal"/>
    <w:next w:val="Normal"/>
    <w:autoRedefine/>
    <w:uiPriority w:val="39"/>
    <w:unhideWhenUsed/>
    <w:rsid w:val="007F6270"/>
    <w:pPr>
      <w:spacing w:after="100"/>
      <w:ind w:left="480"/>
    </w:pPr>
  </w:style>
  <w:style w:type="table" w:styleId="TableGrid">
    <w:name w:val="Table Grid"/>
    <w:basedOn w:val="TableNormal"/>
    <w:uiPriority w:val="39"/>
    <w:rsid w:val="00817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5C4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A4B86"/>
    <w:rPr>
      <w:color w:val="808080"/>
    </w:rPr>
  </w:style>
  <w:style w:type="paragraph" w:styleId="TableofFigures">
    <w:name w:val="table of figures"/>
    <w:basedOn w:val="Normal"/>
    <w:next w:val="Normal"/>
    <w:uiPriority w:val="99"/>
    <w:unhideWhenUsed/>
    <w:rsid w:val="00553A85"/>
    <w:pPr>
      <w:spacing w:after="0"/>
    </w:pPr>
  </w:style>
  <w:style w:type="paragraph" w:styleId="ListParagraph">
    <w:name w:val="List Paragraph"/>
    <w:basedOn w:val="Normal"/>
    <w:uiPriority w:val="1"/>
    <w:qFormat/>
    <w:rsid w:val="00CD773F"/>
    <w:pPr>
      <w:ind w:left="720"/>
      <w:contextualSpacing/>
    </w:pPr>
  </w:style>
  <w:style w:type="character" w:styleId="FollowedHyperlink">
    <w:name w:val="FollowedHyperlink"/>
    <w:basedOn w:val="DefaultParagraphFont"/>
    <w:uiPriority w:val="99"/>
    <w:semiHidden/>
    <w:unhideWhenUsed/>
    <w:rsid w:val="00CD773F"/>
    <w:rPr>
      <w:color w:val="954F72" w:themeColor="followedHyperlink"/>
      <w:u w:val="single"/>
    </w:rPr>
  </w:style>
  <w:style w:type="character" w:customStyle="1" w:styleId="normaltextrun">
    <w:name w:val="normaltextrun"/>
    <w:basedOn w:val="DefaultParagraphFont"/>
    <w:rsid w:val="00481655"/>
  </w:style>
  <w:style w:type="character" w:customStyle="1" w:styleId="eop">
    <w:name w:val="eop"/>
    <w:basedOn w:val="DefaultParagraphFont"/>
    <w:rsid w:val="00481655"/>
  </w:style>
  <w:style w:type="character" w:styleId="UnresolvedMention">
    <w:name w:val="Unresolved Mention"/>
    <w:basedOn w:val="DefaultParagraphFont"/>
    <w:uiPriority w:val="99"/>
    <w:semiHidden/>
    <w:unhideWhenUsed/>
    <w:rsid w:val="00B477DA"/>
    <w:rPr>
      <w:color w:val="605E5C"/>
      <w:shd w:val="clear" w:color="auto" w:fill="E1DFDD"/>
    </w:rPr>
  </w:style>
  <w:style w:type="paragraph" w:customStyle="1" w:styleId="TableParagraph">
    <w:name w:val="Table Paragraph"/>
    <w:basedOn w:val="Normal"/>
    <w:uiPriority w:val="1"/>
    <w:qFormat/>
    <w:rsid w:val="00543721"/>
    <w:pPr>
      <w:widowControl w:val="0"/>
      <w:autoSpaceDE w:val="0"/>
      <w:autoSpaceDN w:val="0"/>
      <w:spacing w:after="0" w:line="240" w:lineRule="auto"/>
      <w:ind w:firstLine="0"/>
      <w:jc w:val="left"/>
    </w:pPr>
    <w:rPr>
      <w:rFonts w:eastAsia="Times New Roman" w:cs="Times New Roman"/>
      <w:sz w:val="2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436815">
      <w:bodyDiv w:val="1"/>
      <w:marLeft w:val="0"/>
      <w:marRight w:val="0"/>
      <w:marTop w:val="0"/>
      <w:marBottom w:val="0"/>
      <w:divBdr>
        <w:top w:val="none" w:sz="0" w:space="0" w:color="auto"/>
        <w:left w:val="none" w:sz="0" w:space="0" w:color="auto"/>
        <w:bottom w:val="none" w:sz="0" w:space="0" w:color="auto"/>
        <w:right w:val="none" w:sz="0" w:space="0" w:color="auto"/>
      </w:divBdr>
    </w:div>
    <w:div w:id="610823736">
      <w:bodyDiv w:val="1"/>
      <w:marLeft w:val="0"/>
      <w:marRight w:val="0"/>
      <w:marTop w:val="0"/>
      <w:marBottom w:val="0"/>
      <w:divBdr>
        <w:top w:val="none" w:sz="0" w:space="0" w:color="auto"/>
        <w:left w:val="none" w:sz="0" w:space="0" w:color="auto"/>
        <w:bottom w:val="none" w:sz="0" w:space="0" w:color="auto"/>
        <w:right w:val="none" w:sz="0" w:space="0" w:color="auto"/>
      </w:divBdr>
    </w:div>
    <w:div w:id="1064764148">
      <w:bodyDiv w:val="1"/>
      <w:marLeft w:val="0"/>
      <w:marRight w:val="0"/>
      <w:marTop w:val="0"/>
      <w:marBottom w:val="0"/>
      <w:divBdr>
        <w:top w:val="none" w:sz="0" w:space="0" w:color="auto"/>
        <w:left w:val="none" w:sz="0" w:space="0" w:color="auto"/>
        <w:bottom w:val="none" w:sz="0" w:space="0" w:color="auto"/>
        <w:right w:val="none" w:sz="0" w:space="0" w:color="auto"/>
      </w:divBdr>
      <w:divsChild>
        <w:div w:id="107702101">
          <w:marLeft w:val="640"/>
          <w:marRight w:val="0"/>
          <w:marTop w:val="0"/>
          <w:marBottom w:val="0"/>
          <w:divBdr>
            <w:top w:val="none" w:sz="0" w:space="0" w:color="auto"/>
            <w:left w:val="none" w:sz="0" w:space="0" w:color="auto"/>
            <w:bottom w:val="none" w:sz="0" w:space="0" w:color="auto"/>
            <w:right w:val="none" w:sz="0" w:space="0" w:color="auto"/>
          </w:divBdr>
        </w:div>
        <w:div w:id="227692979">
          <w:marLeft w:val="640"/>
          <w:marRight w:val="0"/>
          <w:marTop w:val="0"/>
          <w:marBottom w:val="0"/>
          <w:divBdr>
            <w:top w:val="none" w:sz="0" w:space="0" w:color="auto"/>
            <w:left w:val="none" w:sz="0" w:space="0" w:color="auto"/>
            <w:bottom w:val="none" w:sz="0" w:space="0" w:color="auto"/>
            <w:right w:val="none" w:sz="0" w:space="0" w:color="auto"/>
          </w:divBdr>
        </w:div>
        <w:div w:id="664934617">
          <w:marLeft w:val="640"/>
          <w:marRight w:val="0"/>
          <w:marTop w:val="0"/>
          <w:marBottom w:val="0"/>
          <w:divBdr>
            <w:top w:val="none" w:sz="0" w:space="0" w:color="auto"/>
            <w:left w:val="none" w:sz="0" w:space="0" w:color="auto"/>
            <w:bottom w:val="none" w:sz="0" w:space="0" w:color="auto"/>
            <w:right w:val="none" w:sz="0" w:space="0" w:color="auto"/>
          </w:divBdr>
        </w:div>
        <w:div w:id="722173002">
          <w:marLeft w:val="640"/>
          <w:marRight w:val="0"/>
          <w:marTop w:val="0"/>
          <w:marBottom w:val="0"/>
          <w:divBdr>
            <w:top w:val="none" w:sz="0" w:space="0" w:color="auto"/>
            <w:left w:val="none" w:sz="0" w:space="0" w:color="auto"/>
            <w:bottom w:val="none" w:sz="0" w:space="0" w:color="auto"/>
            <w:right w:val="none" w:sz="0" w:space="0" w:color="auto"/>
          </w:divBdr>
        </w:div>
        <w:div w:id="1099134925">
          <w:marLeft w:val="640"/>
          <w:marRight w:val="0"/>
          <w:marTop w:val="0"/>
          <w:marBottom w:val="0"/>
          <w:divBdr>
            <w:top w:val="none" w:sz="0" w:space="0" w:color="auto"/>
            <w:left w:val="none" w:sz="0" w:space="0" w:color="auto"/>
            <w:bottom w:val="none" w:sz="0" w:space="0" w:color="auto"/>
            <w:right w:val="none" w:sz="0" w:space="0" w:color="auto"/>
          </w:divBdr>
        </w:div>
        <w:div w:id="1367948275">
          <w:marLeft w:val="640"/>
          <w:marRight w:val="0"/>
          <w:marTop w:val="0"/>
          <w:marBottom w:val="0"/>
          <w:divBdr>
            <w:top w:val="none" w:sz="0" w:space="0" w:color="auto"/>
            <w:left w:val="none" w:sz="0" w:space="0" w:color="auto"/>
            <w:bottom w:val="none" w:sz="0" w:space="0" w:color="auto"/>
            <w:right w:val="none" w:sz="0" w:space="0" w:color="auto"/>
          </w:divBdr>
        </w:div>
        <w:div w:id="1598170424">
          <w:marLeft w:val="640"/>
          <w:marRight w:val="0"/>
          <w:marTop w:val="0"/>
          <w:marBottom w:val="0"/>
          <w:divBdr>
            <w:top w:val="none" w:sz="0" w:space="0" w:color="auto"/>
            <w:left w:val="none" w:sz="0" w:space="0" w:color="auto"/>
            <w:bottom w:val="none" w:sz="0" w:space="0" w:color="auto"/>
            <w:right w:val="none" w:sz="0" w:space="0" w:color="auto"/>
          </w:divBdr>
        </w:div>
        <w:div w:id="1714184176">
          <w:marLeft w:val="640"/>
          <w:marRight w:val="0"/>
          <w:marTop w:val="0"/>
          <w:marBottom w:val="0"/>
          <w:divBdr>
            <w:top w:val="none" w:sz="0" w:space="0" w:color="auto"/>
            <w:left w:val="none" w:sz="0" w:space="0" w:color="auto"/>
            <w:bottom w:val="none" w:sz="0" w:space="0" w:color="auto"/>
            <w:right w:val="none" w:sz="0" w:space="0" w:color="auto"/>
          </w:divBdr>
        </w:div>
        <w:div w:id="1846019639">
          <w:marLeft w:val="640"/>
          <w:marRight w:val="0"/>
          <w:marTop w:val="0"/>
          <w:marBottom w:val="0"/>
          <w:divBdr>
            <w:top w:val="none" w:sz="0" w:space="0" w:color="auto"/>
            <w:left w:val="none" w:sz="0" w:space="0" w:color="auto"/>
            <w:bottom w:val="none" w:sz="0" w:space="0" w:color="auto"/>
            <w:right w:val="none" w:sz="0" w:space="0" w:color="auto"/>
          </w:divBdr>
        </w:div>
        <w:div w:id="1910340598">
          <w:marLeft w:val="640"/>
          <w:marRight w:val="0"/>
          <w:marTop w:val="0"/>
          <w:marBottom w:val="0"/>
          <w:divBdr>
            <w:top w:val="none" w:sz="0" w:space="0" w:color="auto"/>
            <w:left w:val="none" w:sz="0" w:space="0" w:color="auto"/>
            <w:bottom w:val="none" w:sz="0" w:space="0" w:color="auto"/>
            <w:right w:val="none" w:sz="0" w:space="0" w:color="auto"/>
          </w:divBdr>
        </w:div>
      </w:divsChild>
    </w:div>
    <w:div w:id="1136874953">
      <w:bodyDiv w:val="1"/>
      <w:marLeft w:val="0"/>
      <w:marRight w:val="0"/>
      <w:marTop w:val="0"/>
      <w:marBottom w:val="0"/>
      <w:divBdr>
        <w:top w:val="none" w:sz="0" w:space="0" w:color="auto"/>
        <w:left w:val="none" w:sz="0" w:space="0" w:color="auto"/>
        <w:bottom w:val="none" w:sz="0" w:space="0" w:color="auto"/>
        <w:right w:val="none" w:sz="0" w:space="0" w:color="auto"/>
      </w:divBdr>
      <w:divsChild>
        <w:div w:id="72513953">
          <w:marLeft w:val="640"/>
          <w:marRight w:val="0"/>
          <w:marTop w:val="0"/>
          <w:marBottom w:val="0"/>
          <w:divBdr>
            <w:top w:val="none" w:sz="0" w:space="0" w:color="auto"/>
            <w:left w:val="none" w:sz="0" w:space="0" w:color="auto"/>
            <w:bottom w:val="none" w:sz="0" w:space="0" w:color="auto"/>
            <w:right w:val="none" w:sz="0" w:space="0" w:color="auto"/>
          </w:divBdr>
        </w:div>
        <w:div w:id="137767618">
          <w:marLeft w:val="640"/>
          <w:marRight w:val="0"/>
          <w:marTop w:val="0"/>
          <w:marBottom w:val="0"/>
          <w:divBdr>
            <w:top w:val="none" w:sz="0" w:space="0" w:color="auto"/>
            <w:left w:val="none" w:sz="0" w:space="0" w:color="auto"/>
            <w:bottom w:val="none" w:sz="0" w:space="0" w:color="auto"/>
            <w:right w:val="none" w:sz="0" w:space="0" w:color="auto"/>
          </w:divBdr>
        </w:div>
        <w:div w:id="195893777">
          <w:marLeft w:val="640"/>
          <w:marRight w:val="0"/>
          <w:marTop w:val="0"/>
          <w:marBottom w:val="0"/>
          <w:divBdr>
            <w:top w:val="none" w:sz="0" w:space="0" w:color="auto"/>
            <w:left w:val="none" w:sz="0" w:space="0" w:color="auto"/>
            <w:bottom w:val="none" w:sz="0" w:space="0" w:color="auto"/>
            <w:right w:val="none" w:sz="0" w:space="0" w:color="auto"/>
          </w:divBdr>
        </w:div>
        <w:div w:id="891503783">
          <w:marLeft w:val="640"/>
          <w:marRight w:val="0"/>
          <w:marTop w:val="0"/>
          <w:marBottom w:val="0"/>
          <w:divBdr>
            <w:top w:val="none" w:sz="0" w:space="0" w:color="auto"/>
            <w:left w:val="none" w:sz="0" w:space="0" w:color="auto"/>
            <w:bottom w:val="none" w:sz="0" w:space="0" w:color="auto"/>
            <w:right w:val="none" w:sz="0" w:space="0" w:color="auto"/>
          </w:divBdr>
        </w:div>
        <w:div w:id="1085954734">
          <w:marLeft w:val="640"/>
          <w:marRight w:val="0"/>
          <w:marTop w:val="0"/>
          <w:marBottom w:val="0"/>
          <w:divBdr>
            <w:top w:val="none" w:sz="0" w:space="0" w:color="auto"/>
            <w:left w:val="none" w:sz="0" w:space="0" w:color="auto"/>
            <w:bottom w:val="none" w:sz="0" w:space="0" w:color="auto"/>
            <w:right w:val="none" w:sz="0" w:space="0" w:color="auto"/>
          </w:divBdr>
        </w:div>
        <w:div w:id="1290430007">
          <w:marLeft w:val="640"/>
          <w:marRight w:val="0"/>
          <w:marTop w:val="0"/>
          <w:marBottom w:val="0"/>
          <w:divBdr>
            <w:top w:val="none" w:sz="0" w:space="0" w:color="auto"/>
            <w:left w:val="none" w:sz="0" w:space="0" w:color="auto"/>
            <w:bottom w:val="none" w:sz="0" w:space="0" w:color="auto"/>
            <w:right w:val="none" w:sz="0" w:space="0" w:color="auto"/>
          </w:divBdr>
        </w:div>
        <w:div w:id="1516847197">
          <w:marLeft w:val="640"/>
          <w:marRight w:val="0"/>
          <w:marTop w:val="0"/>
          <w:marBottom w:val="0"/>
          <w:divBdr>
            <w:top w:val="none" w:sz="0" w:space="0" w:color="auto"/>
            <w:left w:val="none" w:sz="0" w:space="0" w:color="auto"/>
            <w:bottom w:val="none" w:sz="0" w:space="0" w:color="auto"/>
            <w:right w:val="none" w:sz="0" w:space="0" w:color="auto"/>
          </w:divBdr>
        </w:div>
        <w:div w:id="1519543283">
          <w:marLeft w:val="640"/>
          <w:marRight w:val="0"/>
          <w:marTop w:val="0"/>
          <w:marBottom w:val="0"/>
          <w:divBdr>
            <w:top w:val="none" w:sz="0" w:space="0" w:color="auto"/>
            <w:left w:val="none" w:sz="0" w:space="0" w:color="auto"/>
            <w:bottom w:val="none" w:sz="0" w:space="0" w:color="auto"/>
            <w:right w:val="none" w:sz="0" w:space="0" w:color="auto"/>
          </w:divBdr>
        </w:div>
        <w:div w:id="1985622959">
          <w:marLeft w:val="640"/>
          <w:marRight w:val="0"/>
          <w:marTop w:val="0"/>
          <w:marBottom w:val="0"/>
          <w:divBdr>
            <w:top w:val="none" w:sz="0" w:space="0" w:color="auto"/>
            <w:left w:val="none" w:sz="0" w:space="0" w:color="auto"/>
            <w:bottom w:val="none" w:sz="0" w:space="0" w:color="auto"/>
            <w:right w:val="none" w:sz="0" w:space="0" w:color="auto"/>
          </w:divBdr>
        </w:div>
        <w:div w:id="2047018239">
          <w:marLeft w:val="640"/>
          <w:marRight w:val="0"/>
          <w:marTop w:val="0"/>
          <w:marBottom w:val="0"/>
          <w:divBdr>
            <w:top w:val="none" w:sz="0" w:space="0" w:color="auto"/>
            <w:left w:val="none" w:sz="0" w:space="0" w:color="auto"/>
            <w:bottom w:val="none" w:sz="0" w:space="0" w:color="auto"/>
            <w:right w:val="none" w:sz="0" w:space="0" w:color="auto"/>
          </w:divBdr>
        </w:div>
      </w:divsChild>
    </w:div>
    <w:div w:id="1243763189">
      <w:bodyDiv w:val="1"/>
      <w:marLeft w:val="0"/>
      <w:marRight w:val="0"/>
      <w:marTop w:val="0"/>
      <w:marBottom w:val="0"/>
      <w:divBdr>
        <w:top w:val="none" w:sz="0" w:space="0" w:color="auto"/>
        <w:left w:val="none" w:sz="0" w:space="0" w:color="auto"/>
        <w:bottom w:val="none" w:sz="0" w:space="0" w:color="auto"/>
        <w:right w:val="none" w:sz="0" w:space="0" w:color="auto"/>
      </w:divBdr>
    </w:div>
    <w:div w:id="1276398924">
      <w:bodyDiv w:val="1"/>
      <w:marLeft w:val="0"/>
      <w:marRight w:val="0"/>
      <w:marTop w:val="0"/>
      <w:marBottom w:val="0"/>
      <w:divBdr>
        <w:top w:val="none" w:sz="0" w:space="0" w:color="auto"/>
        <w:left w:val="none" w:sz="0" w:space="0" w:color="auto"/>
        <w:bottom w:val="none" w:sz="0" w:space="0" w:color="auto"/>
        <w:right w:val="none" w:sz="0" w:space="0" w:color="auto"/>
      </w:divBdr>
      <w:divsChild>
        <w:div w:id="42947516">
          <w:marLeft w:val="640"/>
          <w:marRight w:val="0"/>
          <w:marTop w:val="0"/>
          <w:marBottom w:val="0"/>
          <w:divBdr>
            <w:top w:val="none" w:sz="0" w:space="0" w:color="auto"/>
            <w:left w:val="none" w:sz="0" w:space="0" w:color="auto"/>
            <w:bottom w:val="none" w:sz="0" w:space="0" w:color="auto"/>
            <w:right w:val="none" w:sz="0" w:space="0" w:color="auto"/>
          </w:divBdr>
        </w:div>
        <w:div w:id="95291991">
          <w:marLeft w:val="640"/>
          <w:marRight w:val="0"/>
          <w:marTop w:val="0"/>
          <w:marBottom w:val="0"/>
          <w:divBdr>
            <w:top w:val="none" w:sz="0" w:space="0" w:color="auto"/>
            <w:left w:val="none" w:sz="0" w:space="0" w:color="auto"/>
            <w:bottom w:val="none" w:sz="0" w:space="0" w:color="auto"/>
            <w:right w:val="none" w:sz="0" w:space="0" w:color="auto"/>
          </w:divBdr>
        </w:div>
        <w:div w:id="584994794">
          <w:marLeft w:val="640"/>
          <w:marRight w:val="0"/>
          <w:marTop w:val="0"/>
          <w:marBottom w:val="0"/>
          <w:divBdr>
            <w:top w:val="none" w:sz="0" w:space="0" w:color="auto"/>
            <w:left w:val="none" w:sz="0" w:space="0" w:color="auto"/>
            <w:bottom w:val="none" w:sz="0" w:space="0" w:color="auto"/>
            <w:right w:val="none" w:sz="0" w:space="0" w:color="auto"/>
          </w:divBdr>
        </w:div>
        <w:div w:id="821236659">
          <w:marLeft w:val="640"/>
          <w:marRight w:val="0"/>
          <w:marTop w:val="0"/>
          <w:marBottom w:val="0"/>
          <w:divBdr>
            <w:top w:val="none" w:sz="0" w:space="0" w:color="auto"/>
            <w:left w:val="none" w:sz="0" w:space="0" w:color="auto"/>
            <w:bottom w:val="none" w:sz="0" w:space="0" w:color="auto"/>
            <w:right w:val="none" w:sz="0" w:space="0" w:color="auto"/>
          </w:divBdr>
        </w:div>
        <w:div w:id="972640342">
          <w:marLeft w:val="640"/>
          <w:marRight w:val="0"/>
          <w:marTop w:val="0"/>
          <w:marBottom w:val="0"/>
          <w:divBdr>
            <w:top w:val="none" w:sz="0" w:space="0" w:color="auto"/>
            <w:left w:val="none" w:sz="0" w:space="0" w:color="auto"/>
            <w:bottom w:val="none" w:sz="0" w:space="0" w:color="auto"/>
            <w:right w:val="none" w:sz="0" w:space="0" w:color="auto"/>
          </w:divBdr>
        </w:div>
        <w:div w:id="1332370398">
          <w:marLeft w:val="640"/>
          <w:marRight w:val="0"/>
          <w:marTop w:val="0"/>
          <w:marBottom w:val="0"/>
          <w:divBdr>
            <w:top w:val="none" w:sz="0" w:space="0" w:color="auto"/>
            <w:left w:val="none" w:sz="0" w:space="0" w:color="auto"/>
            <w:bottom w:val="none" w:sz="0" w:space="0" w:color="auto"/>
            <w:right w:val="none" w:sz="0" w:space="0" w:color="auto"/>
          </w:divBdr>
        </w:div>
        <w:div w:id="1403672872">
          <w:marLeft w:val="640"/>
          <w:marRight w:val="0"/>
          <w:marTop w:val="0"/>
          <w:marBottom w:val="0"/>
          <w:divBdr>
            <w:top w:val="none" w:sz="0" w:space="0" w:color="auto"/>
            <w:left w:val="none" w:sz="0" w:space="0" w:color="auto"/>
            <w:bottom w:val="none" w:sz="0" w:space="0" w:color="auto"/>
            <w:right w:val="none" w:sz="0" w:space="0" w:color="auto"/>
          </w:divBdr>
        </w:div>
        <w:div w:id="1769810675">
          <w:marLeft w:val="640"/>
          <w:marRight w:val="0"/>
          <w:marTop w:val="0"/>
          <w:marBottom w:val="0"/>
          <w:divBdr>
            <w:top w:val="none" w:sz="0" w:space="0" w:color="auto"/>
            <w:left w:val="none" w:sz="0" w:space="0" w:color="auto"/>
            <w:bottom w:val="none" w:sz="0" w:space="0" w:color="auto"/>
            <w:right w:val="none" w:sz="0" w:space="0" w:color="auto"/>
          </w:divBdr>
        </w:div>
        <w:div w:id="2087263527">
          <w:marLeft w:val="640"/>
          <w:marRight w:val="0"/>
          <w:marTop w:val="0"/>
          <w:marBottom w:val="0"/>
          <w:divBdr>
            <w:top w:val="none" w:sz="0" w:space="0" w:color="auto"/>
            <w:left w:val="none" w:sz="0" w:space="0" w:color="auto"/>
            <w:bottom w:val="none" w:sz="0" w:space="0" w:color="auto"/>
            <w:right w:val="none" w:sz="0" w:space="0" w:color="auto"/>
          </w:divBdr>
        </w:div>
        <w:div w:id="2089306399">
          <w:marLeft w:val="640"/>
          <w:marRight w:val="0"/>
          <w:marTop w:val="0"/>
          <w:marBottom w:val="0"/>
          <w:divBdr>
            <w:top w:val="none" w:sz="0" w:space="0" w:color="auto"/>
            <w:left w:val="none" w:sz="0" w:space="0" w:color="auto"/>
            <w:bottom w:val="none" w:sz="0" w:space="0" w:color="auto"/>
            <w:right w:val="none" w:sz="0" w:space="0" w:color="auto"/>
          </w:divBdr>
        </w:div>
      </w:divsChild>
    </w:div>
    <w:div w:id="1524130762">
      <w:bodyDiv w:val="1"/>
      <w:marLeft w:val="0"/>
      <w:marRight w:val="0"/>
      <w:marTop w:val="0"/>
      <w:marBottom w:val="0"/>
      <w:divBdr>
        <w:top w:val="none" w:sz="0" w:space="0" w:color="auto"/>
        <w:left w:val="none" w:sz="0" w:space="0" w:color="auto"/>
        <w:bottom w:val="none" w:sz="0" w:space="0" w:color="auto"/>
        <w:right w:val="none" w:sz="0" w:space="0" w:color="auto"/>
      </w:divBdr>
      <w:divsChild>
        <w:div w:id="23069087">
          <w:marLeft w:val="0"/>
          <w:marRight w:val="0"/>
          <w:marTop w:val="0"/>
          <w:marBottom w:val="0"/>
          <w:divBdr>
            <w:top w:val="none" w:sz="0" w:space="0" w:color="auto"/>
            <w:left w:val="none" w:sz="0" w:space="0" w:color="auto"/>
            <w:bottom w:val="none" w:sz="0" w:space="0" w:color="auto"/>
            <w:right w:val="none" w:sz="0" w:space="0" w:color="auto"/>
          </w:divBdr>
        </w:div>
        <w:div w:id="33696040">
          <w:marLeft w:val="0"/>
          <w:marRight w:val="0"/>
          <w:marTop w:val="0"/>
          <w:marBottom w:val="0"/>
          <w:divBdr>
            <w:top w:val="none" w:sz="0" w:space="0" w:color="auto"/>
            <w:left w:val="none" w:sz="0" w:space="0" w:color="auto"/>
            <w:bottom w:val="none" w:sz="0" w:space="0" w:color="auto"/>
            <w:right w:val="none" w:sz="0" w:space="0" w:color="auto"/>
          </w:divBdr>
        </w:div>
        <w:div w:id="119612001">
          <w:marLeft w:val="0"/>
          <w:marRight w:val="0"/>
          <w:marTop w:val="0"/>
          <w:marBottom w:val="0"/>
          <w:divBdr>
            <w:top w:val="none" w:sz="0" w:space="0" w:color="auto"/>
            <w:left w:val="none" w:sz="0" w:space="0" w:color="auto"/>
            <w:bottom w:val="none" w:sz="0" w:space="0" w:color="auto"/>
            <w:right w:val="none" w:sz="0" w:space="0" w:color="auto"/>
          </w:divBdr>
        </w:div>
        <w:div w:id="181745390">
          <w:marLeft w:val="0"/>
          <w:marRight w:val="0"/>
          <w:marTop w:val="0"/>
          <w:marBottom w:val="0"/>
          <w:divBdr>
            <w:top w:val="none" w:sz="0" w:space="0" w:color="auto"/>
            <w:left w:val="none" w:sz="0" w:space="0" w:color="auto"/>
            <w:bottom w:val="none" w:sz="0" w:space="0" w:color="auto"/>
            <w:right w:val="none" w:sz="0" w:space="0" w:color="auto"/>
          </w:divBdr>
        </w:div>
        <w:div w:id="183057401">
          <w:marLeft w:val="0"/>
          <w:marRight w:val="0"/>
          <w:marTop w:val="0"/>
          <w:marBottom w:val="0"/>
          <w:divBdr>
            <w:top w:val="none" w:sz="0" w:space="0" w:color="auto"/>
            <w:left w:val="none" w:sz="0" w:space="0" w:color="auto"/>
            <w:bottom w:val="none" w:sz="0" w:space="0" w:color="auto"/>
            <w:right w:val="none" w:sz="0" w:space="0" w:color="auto"/>
          </w:divBdr>
        </w:div>
        <w:div w:id="183829981">
          <w:marLeft w:val="0"/>
          <w:marRight w:val="0"/>
          <w:marTop w:val="0"/>
          <w:marBottom w:val="0"/>
          <w:divBdr>
            <w:top w:val="none" w:sz="0" w:space="0" w:color="auto"/>
            <w:left w:val="none" w:sz="0" w:space="0" w:color="auto"/>
            <w:bottom w:val="none" w:sz="0" w:space="0" w:color="auto"/>
            <w:right w:val="none" w:sz="0" w:space="0" w:color="auto"/>
          </w:divBdr>
        </w:div>
        <w:div w:id="195315176">
          <w:marLeft w:val="0"/>
          <w:marRight w:val="0"/>
          <w:marTop w:val="0"/>
          <w:marBottom w:val="0"/>
          <w:divBdr>
            <w:top w:val="none" w:sz="0" w:space="0" w:color="auto"/>
            <w:left w:val="none" w:sz="0" w:space="0" w:color="auto"/>
            <w:bottom w:val="none" w:sz="0" w:space="0" w:color="auto"/>
            <w:right w:val="none" w:sz="0" w:space="0" w:color="auto"/>
          </w:divBdr>
        </w:div>
        <w:div w:id="199249923">
          <w:marLeft w:val="0"/>
          <w:marRight w:val="0"/>
          <w:marTop w:val="0"/>
          <w:marBottom w:val="0"/>
          <w:divBdr>
            <w:top w:val="none" w:sz="0" w:space="0" w:color="auto"/>
            <w:left w:val="none" w:sz="0" w:space="0" w:color="auto"/>
            <w:bottom w:val="none" w:sz="0" w:space="0" w:color="auto"/>
            <w:right w:val="none" w:sz="0" w:space="0" w:color="auto"/>
          </w:divBdr>
        </w:div>
        <w:div w:id="210729715">
          <w:marLeft w:val="0"/>
          <w:marRight w:val="0"/>
          <w:marTop w:val="0"/>
          <w:marBottom w:val="0"/>
          <w:divBdr>
            <w:top w:val="none" w:sz="0" w:space="0" w:color="auto"/>
            <w:left w:val="none" w:sz="0" w:space="0" w:color="auto"/>
            <w:bottom w:val="none" w:sz="0" w:space="0" w:color="auto"/>
            <w:right w:val="none" w:sz="0" w:space="0" w:color="auto"/>
          </w:divBdr>
        </w:div>
        <w:div w:id="228422785">
          <w:marLeft w:val="0"/>
          <w:marRight w:val="0"/>
          <w:marTop w:val="0"/>
          <w:marBottom w:val="0"/>
          <w:divBdr>
            <w:top w:val="none" w:sz="0" w:space="0" w:color="auto"/>
            <w:left w:val="none" w:sz="0" w:space="0" w:color="auto"/>
            <w:bottom w:val="none" w:sz="0" w:space="0" w:color="auto"/>
            <w:right w:val="none" w:sz="0" w:space="0" w:color="auto"/>
          </w:divBdr>
        </w:div>
        <w:div w:id="232086568">
          <w:marLeft w:val="0"/>
          <w:marRight w:val="0"/>
          <w:marTop w:val="0"/>
          <w:marBottom w:val="0"/>
          <w:divBdr>
            <w:top w:val="none" w:sz="0" w:space="0" w:color="auto"/>
            <w:left w:val="none" w:sz="0" w:space="0" w:color="auto"/>
            <w:bottom w:val="none" w:sz="0" w:space="0" w:color="auto"/>
            <w:right w:val="none" w:sz="0" w:space="0" w:color="auto"/>
          </w:divBdr>
        </w:div>
        <w:div w:id="302195132">
          <w:marLeft w:val="0"/>
          <w:marRight w:val="0"/>
          <w:marTop w:val="0"/>
          <w:marBottom w:val="0"/>
          <w:divBdr>
            <w:top w:val="none" w:sz="0" w:space="0" w:color="auto"/>
            <w:left w:val="none" w:sz="0" w:space="0" w:color="auto"/>
            <w:bottom w:val="none" w:sz="0" w:space="0" w:color="auto"/>
            <w:right w:val="none" w:sz="0" w:space="0" w:color="auto"/>
          </w:divBdr>
        </w:div>
        <w:div w:id="308290231">
          <w:marLeft w:val="0"/>
          <w:marRight w:val="0"/>
          <w:marTop w:val="0"/>
          <w:marBottom w:val="0"/>
          <w:divBdr>
            <w:top w:val="none" w:sz="0" w:space="0" w:color="auto"/>
            <w:left w:val="none" w:sz="0" w:space="0" w:color="auto"/>
            <w:bottom w:val="none" w:sz="0" w:space="0" w:color="auto"/>
            <w:right w:val="none" w:sz="0" w:space="0" w:color="auto"/>
          </w:divBdr>
        </w:div>
        <w:div w:id="310525493">
          <w:marLeft w:val="0"/>
          <w:marRight w:val="0"/>
          <w:marTop w:val="0"/>
          <w:marBottom w:val="0"/>
          <w:divBdr>
            <w:top w:val="none" w:sz="0" w:space="0" w:color="auto"/>
            <w:left w:val="none" w:sz="0" w:space="0" w:color="auto"/>
            <w:bottom w:val="none" w:sz="0" w:space="0" w:color="auto"/>
            <w:right w:val="none" w:sz="0" w:space="0" w:color="auto"/>
          </w:divBdr>
        </w:div>
        <w:div w:id="319967972">
          <w:marLeft w:val="0"/>
          <w:marRight w:val="0"/>
          <w:marTop w:val="0"/>
          <w:marBottom w:val="0"/>
          <w:divBdr>
            <w:top w:val="none" w:sz="0" w:space="0" w:color="auto"/>
            <w:left w:val="none" w:sz="0" w:space="0" w:color="auto"/>
            <w:bottom w:val="none" w:sz="0" w:space="0" w:color="auto"/>
            <w:right w:val="none" w:sz="0" w:space="0" w:color="auto"/>
          </w:divBdr>
        </w:div>
        <w:div w:id="321354682">
          <w:marLeft w:val="0"/>
          <w:marRight w:val="0"/>
          <w:marTop w:val="0"/>
          <w:marBottom w:val="0"/>
          <w:divBdr>
            <w:top w:val="none" w:sz="0" w:space="0" w:color="auto"/>
            <w:left w:val="none" w:sz="0" w:space="0" w:color="auto"/>
            <w:bottom w:val="none" w:sz="0" w:space="0" w:color="auto"/>
            <w:right w:val="none" w:sz="0" w:space="0" w:color="auto"/>
          </w:divBdr>
        </w:div>
        <w:div w:id="324600866">
          <w:marLeft w:val="0"/>
          <w:marRight w:val="0"/>
          <w:marTop w:val="0"/>
          <w:marBottom w:val="0"/>
          <w:divBdr>
            <w:top w:val="none" w:sz="0" w:space="0" w:color="auto"/>
            <w:left w:val="none" w:sz="0" w:space="0" w:color="auto"/>
            <w:bottom w:val="none" w:sz="0" w:space="0" w:color="auto"/>
            <w:right w:val="none" w:sz="0" w:space="0" w:color="auto"/>
          </w:divBdr>
        </w:div>
        <w:div w:id="329020194">
          <w:marLeft w:val="0"/>
          <w:marRight w:val="0"/>
          <w:marTop w:val="0"/>
          <w:marBottom w:val="0"/>
          <w:divBdr>
            <w:top w:val="none" w:sz="0" w:space="0" w:color="auto"/>
            <w:left w:val="none" w:sz="0" w:space="0" w:color="auto"/>
            <w:bottom w:val="none" w:sz="0" w:space="0" w:color="auto"/>
            <w:right w:val="none" w:sz="0" w:space="0" w:color="auto"/>
          </w:divBdr>
        </w:div>
        <w:div w:id="341320736">
          <w:marLeft w:val="0"/>
          <w:marRight w:val="0"/>
          <w:marTop w:val="0"/>
          <w:marBottom w:val="0"/>
          <w:divBdr>
            <w:top w:val="none" w:sz="0" w:space="0" w:color="auto"/>
            <w:left w:val="none" w:sz="0" w:space="0" w:color="auto"/>
            <w:bottom w:val="none" w:sz="0" w:space="0" w:color="auto"/>
            <w:right w:val="none" w:sz="0" w:space="0" w:color="auto"/>
          </w:divBdr>
        </w:div>
        <w:div w:id="347218784">
          <w:marLeft w:val="0"/>
          <w:marRight w:val="0"/>
          <w:marTop w:val="0"/>
          <w:marBottom w:val="0"/>
          <w:divBdr>
            <w:top w:val="none" w:sz="0" w:space="0" w:color="auto"/>
            <w:left w:val="none" w:sz="0" w:space="0" w:color="auto"/>
            <w:bottom w:val="none" w:sz="0" w:space="0" w:color="auto"/>
            <w:right w:val="none" w:sz="0" w:space="0" w:color="auto"/>
          </w:divBdr>
        </w:div>
        <w:div w:id="350381899">
          <w:marLeft w:val="0"/>
          <w:marRight w:val="0"/>
          <w:marTop w:val="0"/>
          <w:marBottom w:val="0"/>
          <w:divBdr>
            <w:top w:val="none" w:sz="0" w:space="0" w:color="auto"/>
            <w:left w:val="none" w:sz="0" w:space="0" w:color="auto"/>
            <w:bottom w:val="none" w:sz="0" w:space="0" w:color="auto"/>
            <w:right w:val="none" w:sz="0" w:space="0" w:color="auto"/>
          </w:divBdr>
        </w:div>
        <w:div w:id="367098898">
          <w:marLeft w:val="0"/>
          <w:marRight w:val="0"/>
          <w:marTop w:val="0"/>
          <w:marBottom w:val="0"/>
          <w:divBdr>
            <w:top w:val="none" w:sz="0" w:space="0" w:color="auto"/>
            <w:left w:val="none" w:sz="0" w:space="0" w:color="auto"/>
            <w:bottom w:val="none" w:sz="0" w:space="0" w:color="auto"/>
            <w:right w:val="none" w:sz="0" w:space="0" w:color="auto"/>
          </w:divBdr>
        </w:div>
        <w:div w:id="369384520">
          <w:marLeft w:val="0"/>
          <w:marRight w:val="0"/>
          <w:marTop w:val="0"/>
          <w:marBottom w:val="0"/>
          <w:divBdr>
            <w:top w:val="none" w:sz="0" w:space="0" w:color="auto"/>
            <w:left w:val="none" w:sz="0" w:space="0" w:color="auto"/>
            <w:bottom w:val="none" w:sz="0" w:space="0" w:color="auto"/>
            <w:right w:val="none" w:sz="0" w:space="0" w:color="auto"/>
          </w:divBdr>
        </w:div>
        <w:div w:id="375741280">
          <w:marLeft w:val="0"/>
          <w:marRight w:val="0"/>
          <w:marTop w:val="0"/>
          <w:marBottom w:val="0"/>
          <w:divBdr>
            <w:top w:val="none" w:sz="0" w:space="0" w:color="auto"/>
            <w:left w:val="none" w:sz="0" w:space="0" w:color="auto"/>
            <w:bottom w:val="none" w:sz="0" w:space="0" w:color="auto"/>
            <w:right w:val="none" w:sz="0" w:space="0" w:color="auto"/>
          </w:divBdr>
        </w:div>
        <w:div w:id="449279978">
          <w:marLeft w:val="0"/>
          <w:marRight w:val="0"/>
          <w:marTop w:val="0"/>
          <w:marBottom w:val="0"/>
          <w:divBdr>
            <w:top w:val="none" w:sz="0" w:space="0" w:color="auto"/>
            <w:left w:val="none" w:sz="0" w:space="0" w:color="auto"/>
            <w:bottom w:val="none" w:sz="0" w:space="0" w:color="auto"/>
            <w:right w:val="none" w:sz="0" w:space="0" w:color="auto"/>
          </w:divBdr>
        </w:div>
        <w:div w:id="450708025">
          <w:marLeft w:val="0"/>
          <w:marRight w:val="0"/>
          <w:marTop w:val="0"/>
          <w:marBottom w:val="0"/>
          <w:divBdr>
            <w:top w:val="none" w:sz="0" w:space="0" w:color="auto"/>
            <w:left w:val="none" w:sz="0" w:space="0" w:color="auto"/>
            <w:bottom w:val="none" w:sz="0" w:space="0" w:color="auto"/>
            <w:right w:val="none" w:sz="0" w:space="0" w:color="auto"/>
          </w:divBdr>
        </w:div>
        <w:div w:id="461121476">
          <w:marLeft w:val="0"/>
          <w:marRight w:val="0"/>
          <w:marTop w:val="0"/>
          <w:marBottom w:val="0"/>
          <w:divBdr>
            <w:top w:val="none" w:sz="0" w:space="0" w:color="auto"/>
            <w:left w:val="none" w:sz="0" w:space="0" w:color="auto"/>
            <w:bottom w:val="none" w:sz="0" w:space="0" w:color="auto"/>
            <w:right w:val="none" w:sz="0" w:space="0" w:color="auto"/>
          </w:divBdr>
        </w:div>
        <w:div w:id="530652769">
          <w:marLeft w:val="0"/>
          <w:marRight w:val="0"/>
          <w:marTop w:val="0"/>
          <w:marBottom w:val="0"/>
          <w:divBdr>
            <w:top w:val="none" w:sz="0" w:space="0" w:color="auto"/>
            <w:left w:val="none" w:sz="0" w:space="0" w:color="auto"/>
            <w:bottom w:val="none" w:sz="0" w:space="0" w:color="auto"/>
            <w:right w:val="none" w:sz="0" w:space="0" w:color="auto"/>
          </w:divBdr>
        </w:div>
        <w:div w:id="545021838">
          <w:marLeft w:val="0"/>
          <w:marRight w:val="0"/>
          <w:marTop w:val="0"/>
          <w:marBottom w:val="0"/>
          <w:divBdr>
            <w:top w:val="none" w:sz="0" w:space="0" w:color="auto"/>
            <w:left w:val="none" w:sz="0" w:space="0" w:color="auto"/>
            <w:bottom w:val="none" w:sz="0" w:space="0" w:color="auto"/>
            <w:right w:val="none" w:sz="0" w:space="0" w:color="auto"/>
          </w:divBdr>
        </w:div>
        <w:div w:id="545874814">
          <w:marLeft w:val="0"/>
          <w:marRight w:val="0"/>
          <w:marTop w:val="0"/>
          <w:marBottom w:val="0"/>
          <w:divBdr>
            <w:top w:val="none" w:sz="0" w:space="0" w:color="auto"/>
            <w:left w:val="none" w:sz="0" w:space="0" w:color="auto"/>
            <w:bottom w:val="none" w:sz="0" w:space="0" w:color="auto"/>
            <w:right w:val="none" w:sz="0" w:space="0" w:color="auto"/>
          </w:divBdr>
        </w:div>
        <w:div w:id="565336317">
          <w:marLeft w:val="0"/>
          <w:marRight w:val="0"/>
          <w:marTop w:val="0"/>
          <w:marBottom w:val="0"/>
          <w:divBdr>
            <w:top w:val="none" w:sz="0" w:space="0" w:color="auto"/>
            <w:left w:val="none" w:sz="0" w:space="0" w:color="auto"/>
            <w:bottom w:val="none" w:sz="0" w:space="0" w:color="auto"/>
            <w:right w:val="none" w:sz="0" w:space="0" w:color="auto"/>
          </w:divBdr>
        </w:div>
        <w:div w:id="571232584">
          <w:marLeft w:val="0"/>
          <w:marRight w:val="0"/>
          <w:marTop w:val="0"/>
          <w:marBottom w:val="0"/>
          <w:divBdr>
            <w:top w:val="none" w:sz="0" w:space="0" w:color="auto"/>
            <w:left w:val="none" w:sz="0" w:space="0" w:color="auto"/>
            <w:bottom w:val="none" w:sz="0" w:space="0" w:color="auto"/>
            <w:right w:val="none" w:sz="0" w:space="0" w:color="auto"/>
          </w:divBdr>
        </w:div>
        <w:div w:id="656373696">
          <w:marLeft w:val="0"/>
          <w:marRight w:val="0"/>
          <w:marTop w:val="0"/>
          <w:marBottom w:val="0"/>
          <w:divBdr>
            <w:top w:val="none" w:sz="0" w:space="0" w:color="auto"/>
            <w:left w:val="none" w:sz="0" w:space="0" w:color="auto"/>
            <w:bottom w:val="none" w:sz="0" w:space="0" w:color="auto"/>
            <w:right w:val="none" w:sz="0" w:space="0" w:color="auto"/>
          </w:divBdr>
        </w:div>
        <w:div w:id="679700060">
          <w:marLeft w:val="0"/>
          <w:marRight w:val="0"/>
          <w:marTop w:val="0"/>
          <w:marBottom w:val="0"/>
          <w:divBdr>
            <w:top w:val="none" w:sz="0" w:space="0" w:color="auto"/>
            <w:left w:val="none" w:sz="0" w:space="0" w:color="auto"/>
            <w:bottom w:val="none" w:sz="0" w:space="0" w:color="auto"/>
            <w:right w:val="none" w:sz="0" w:space="0" w:color="auto"/>
          </w:divBdr>
        </w:div>
        <w:div w:id="730807090">
          <w:marLeft w:val="0"/>
          <w:marRight w:val="0"/>
          <w:marTop w:val="0"/>
          <w:marBottom w:val="0"/>
          <w:divBdr>
            <w:top w:val="none" w:sz="0" w:space="0" w:color="auto"/>
            <w:left w:val="none" w:sz="0" w:space="0" w:color="auto"/>
            <w:bottom w:val="none" w:sz="0" w:space="0" w:color="auto"/>
            <w:right w:val="none" w:sz="0" w:space="0" w:color="auto"/>
          </w:divBdr>
        </w:div>
        <w:div w:id="740710200">
          <w:marLeft w:val="0"/>
          <w:marRight w:val="0"/>
          <w:marTop w:val="0"/>
          <w:marBottom w:val="0"/>
          <w:divBdr>
            <w:top w:val="none" w:sz="0" w:space="0" w:color="auto"/>
            <w:left w:val="none" w:sz="0" w:space="0" w:color="auto"/>
            <w:bottom w:val="none" w:sz="0" w:space="0" w:color="auto"/>
            <w:right w:val="none" w:sz="0" w:space="0" w:color="auto"/>
          </w:divBdr>
        </w:div>
        <w:div w:id="744455477">
          <w:marLeft w:val="0"/>
          <w:marRight w:val="0"/>
          <w:marTop w:val="0"/>
          <w:marBottom w:val="0"/>
          <w:divBdr>
            <w:top w:val="none" w:sz="0" w:space="0" w:color="auto"/>
            <w:left w:val="none" w:sz="0" w:space="0" w:color="auto"/>
            <w:bottom w:val="none" w:sz="0" w:space="0" w:color="auto"/>
            <w:right w:val="none" w:sz="0" w:space="0" w:color="auto"/>
          </w:divBdr>
        </w:div>
        <w:div w:id="762340232">
          <w:marLeft w:val="0"/>
          <w:marRight w:val="0"/>
          <w:marTop w:val="0"/>
          <w:marBottom w:val="0"/>
          <w:divBdr>
            <w:top w:val="none" w:sz="0" w:space="0" w:color="auto"/>
            <w:left w:val="none" w:sz="0" w:space="0" w:color="auto"/>
            <w:bottom w:val="none" w:sz="0" w:space="0" w:color="auto"/>
            <w:right w:val="none" w:sz="0" w:space="0" w:color="auto"/>
          </w:divBdr>
        </w:div>
        <w:div w:id="808132852">
          <w:marLeft w:val="0"/>
          <w:marRight w:val="0"/>
          <w:marTop w:val="0"/>
          <w:marBottom w:val="0"/>
          <w:divBdr>
            <w:top w:val="none" w:sz="0" w:space="0" w:color="auto"/>
            <w:left w:val="none" w:sz="0" w:space="0" w:color="auto"/>
            <w:bottom w:val="none" w:sz="0" w:space="0" w:color="auto"/>
            <w:right w:val="none" w:sz="0" w:space="0" w:color="auto"/>
          </w:divBdr>
        </w:div>
        <w:div w:id="820149573">
          <w:marLeft w:val="0"/>
          <w:marRight w:val="0"/>
          <w:marTop w:val="0"/>
          <w:marBottom w:val="0"/>
          <w:divBdr>
            <w:top w:val="none" w:sz="0" w:space="0" w:color="auto"/>
            <w:left w:val="none" w:sz="0" w:space="0" w:color="auto"/>
            <w:bottom w:val="none" w:sz="0" w:space="0" w:color="auto"/>
            <w:right w:val="none" w:sz="0" w:space="0" w:color="auto"/>
          </w:divBdr>
        </w:div>
        <w:div w:id="843208898">
          <w:marLeft w:val="0"/>
          <w:marRight w:val="0"/>
          <w:marTop w:val="0"/>
          <w:marBottom w:val="0"/>
          <w:divBdr>
            <w:top w:val="none" w:sz="0" w:space="0" w:color="auto"/>
            <w:left w:val="none" w:sz="0" w:space="0" w:color="auto"/>
            <w:bottom w:val="none" w:sz="0" w:space="0" w:color="auto"/>
            <w:right w:val="none" w:sz="0" w:space="0" w:color="auto"/>
          </w:divBdr>
        </w:div>
        <w:div w:id="857813728">
          <w:marLeft w:val="0"/>
          <w:marRight w:val="0"/>
          <w:marTop w:val="0"/>
          <w:marBottom w:val="0"/>
          <w:divBdr>
            <w:top w:val="none" w:sz="0" w:space="0" w:color="auto"/>
            <w:left w:val="none" w:sz="0" w:space="0" w:color="auto"/>
            <w:bottom w:val="none" w:sz="0" w:space="0" w:color="auto"/>
            <w:right w:val="none" w:sz="0" w:space="0" w:color="auto"/>
          </w:divBdr>
        </w:div>
        <w:div w:id="872305603">
          <w:marLeft w:val="0"/>
          <w:marRight w:val="0"/>
          <w:marTop w:val="0"/>
          <w:marBottom w:val="0"/>
          <w:divBdr>
            <w:top w:val="none" w:sz="0" w:space="0" w:color="auto"/>
            <w:left w:val="none" w:sz="0" w:space="0" w:color="auto"/>
            <w:bottom w:val="none" w:sz="0" w:space="0" w:color="auto"/>
            <w:right w:val="none" w:sz="0" w:space="0" w:color="auto"/>
          </w:divBdr>
        </w:div>
        <w:div w:id="946233838">
          <w:marLeft w:val="0"/>
          <w:marRight w:val="0"/>
          <w:marTop w:val="0"/>
          <w:marBottom w:val="0"/>
          <w:divBdr>
            <w:top w:val="none" w:sz="0" w:space="0" w:color="auto"/>
            <w:left w:val="none" w:sz="0" w:space="0" w:color="auto"/>
            <w:bottom w:val="none" w:sz="0" w:space="0" w:color="auto"/>
            <w:right w:val="none" w:sz="0" w:space="0" w:color="auto"/>
          </w:divBdr>
        </w:div>
        <w:div w:id="974798505">
          <w:marLeft w:val="0"/>
          <w:marRight w:val="0"/>
          <w:marTop w:val="0"/>
          <w:marBottom w:val="0"/>
          <w:divBdr>
            <w:top w:val="none" w:sz="0" w:space="0" w:color="auto"/>
            <w:left w:val="none" w:sz="0" w:space="0" w:color="auto"/>
            <w:bottom w:val="none" w:sz="0" w:space="0" w:color="auto"/>
            <w:right w:val="none" w:sz="0" w:space="0" w:color="auto"/>
          </w:divBdr>
        </w:div>
        <w:div w:id="1021128893">
          <w:marLeft w:val="0"/>
          <w:marRight w:val="0"/>
          <w:marTop w:val="0"/>
          <w:marBottom w:val="0"/>
          <w:divBdr>
            <w:top w:val="none" w:sz="0" w:space="0" w:color="auto"/>
            <w:left w:val="none" w:sz="0" w:space="0" w:color="auto"/>
            <w:bottom w:val="none" w:sz="0" w:space="0" w:color="auto"/>
            <w:right w:val="none" w:sz="0" w:space="0" w:color="auto"/>
          </w:divBdr>
        </w:div>
        <w:div w:id="1051270964">
          <w:marLeft w:val="0"/>
          <w:marRight w:val="0"/>
          <w:marTop w:val="0"/>
          <w:marBottom w:val="0"/>
          <w:divBdr>
            <w:top w:val="none" w:sz="0" w:space="0" w:color="auto"/>
            <w:left w:val="none" w:sz="0" w:space="0" w:color="auto"/>
            <w:bottom w:val="none" w:sz="0" w:space="0" w:color="auto"/>
            <w:right w:val="none" w:sz="0" w:space="0" w:color="auto"/>
          </w:divBdr>
        </w:div>
        <w:div w:id="1056248035">
          <w:marLeft w:val="0"/>
          <w:marRight w:val="0"/>
          <w:marTop w:val="0"/>
          <w:marBottom w:val="0"/>
          <w:divBdr>
            <w:top w:val="none" w:sz="0" w:space="0" w:color="auto"/>
            <w:left w:val="none" w:sz="0" w:space="0" w:color="auto"/>
            <w:bottom w:val="none" w:sz="0" w:space="0" w:color="auto"/>
            <w:right w:val="none" w:sz="0" w:space="0" w:color="auto"/>
          </w:divBdr>
        </w:div>
        <w:div w:id="1061439665">
          <w:marLeft w:val="0"/>
          <w:marRight w:val="0"/>
          <w:marTop w:val="0"/>
          <w:marBottom w:val="0"/>
          <w:divBdr>
            <w:top w:val="none" w:sz="0" w:space="0" w:color="auto"/>
            <w:left w:val="none" w:sz="0" w:space="0" w:color="auto"/>
            <w:bottom w:val="none" w:sz="0" w:space="0" w:color="auto"/>
            <w:right w:val="none" w:sz="0" w:space="0" w:color="auto"/>
          </w:divBdr>
        </w:div>
        <w:div w:id="1065033445">
          <w:marLeft w:val="0"/>
          <w:marRight w:val="0"/>
          <w:marTop w:val="0"/>
          <w:marBottom w:val="0"/>
          <w:divBdr>
            <w:top w:val="none" w:sz="0" w:space="0" w:color="auto"/>
            <w:left w:val="none" w:sz="0" w:space="0" w:color="auto"/>
            <w:bottom w:val="none" w:sz="0" w:space="0" w:color="auto"/>
            <w:right w:val="none" w:sz="0" w:space="0" w:color="auto"/>
          </w:divBdr>
        </w:div>
        <w:div w:id="1093550495">
          <w:marLeft w:val="0"/>
          <w:marRight w:val="0"/>
          <w:marTop w:val="0"/>
          <w:marBottom w:val="0"/>
          <w:divBdr>
            <w:top w:val="none" w:sz="0" w:space="0" w:color="auto"/>
            <w:left w:val="none" w:sz="0" w:space="0" w:color="auto"/>
            <w:bottom w:val="none" w:sz="0" w:space="0" w:color="auto"/>
            <w:right w:val="none" w:sz="0" w:space="0" w:color="auto"/>
          </w:divBdr>
        </w:div>
        <w:div w:id="1140731082">
          <w:marLeft w:val="0"/>
          <w:marRight w:val="0"/>
          <w:marTop w:val="0"/>
          <w:marBottom w:val="0"/>
          <w:divBdr>
            <w:top w:val="none" w:sz="0" w:space="0" w:color="auto"/>
            <w:left w:val="none" w:sz="0" w:space="0" w:color="auto"/>
            <w:bottom w:val="none" w:sz="0" w:space="0" w:color="auto"/>
            <w:right w:val="none" w:sz="0" w:space="0" w:color="auto"/>
          </w:divBdr>
        </w:div>
        <w:div w:id="1148473566">
          <w:marLeft w:val="0"/>
          <w:marRight w:val="0"/>
          <w:marTop w:val="0"/>
          <w:marBottom w:val="0"/>
          <w:divBdr>
            <w:top w:val="none" w:sz="0" w:space="0" w:color="auto"/>
            <w:left w:val="none" w:sz="0" w:space="0" w:color="auto"/>
            <w:bottom w:val="none" w:sz="0" w:space="0" w:color="auto"/>
            <w:right w:val="none" w:sz="0" w:space="0" w:color="auto"/>
          </w:divBdr>
        </w:div>
        <w:div w:id="1210921100">
          <w:marLeft w:val="0"/>
          <w:marRight w:val="0"/>
          <w:marTop w:val="0"/>
          <w:marBottom w:val="0"/>
          <w:divBdr>
            <w:top w:val="none" w:sz="0" w:space="0" w:color="auto"/>
            <w:left w:val="none" w:sz="0" w:space="0" w:color="auto"/>
            <w:bottom w:val="none" w:sz="0" w:space="0" w:color="auto"/>
            <w:right w:val="none" w:sz="0" w:space="0" w:color="auto"/>
          </w:divBdr>
        </w:div>
        <w:div w:id="1260678420">
          <w:marLeft w:val="0"/>
          <w:marRight w:val="0"/>
          <w:marTop w:val="0"/>
          <w:marBottom w:val="0"/>
          <w:divBdr>
            <w:top w:val="none" w:sz="0" w:space="0" w:color="auto"/>
            <w:left w:val="none" w:sz="0" w:space="0" w:color="auto"/>
            <w:bottom w:val="none" w:sz="0" w:space="0" w:color="auto"/>
            <w:right w:val="none" w:sz="0" w:space="0" w:color="auto"/>
          </w:divBdr>
        </w:div>
        <w:div w:id="1281304497">
          <w:marLeft w:val="0"/>
          <w:marRight w:val="0"/>
          <w:marTop w:val="0"/>
          <w:marBottom w:val="0"/>
          <w:divBdr>
            <w:top w:val="none" w:sz="0" w:space="0" w:color="auto"/>
            <w:left w:val="none" w:sz="0" w:space="0" w:color="auto"/>
            <w:bottom w:val="none" w:sz="0" w:space="0" w:color="auto"/>
            <w:right w:val="none" w:sz="0" w:space="0" w:color="auto"/>
          </w:divBdr>
        </w:div>
        <w:div w:id="1287736706">
          <w:marLeft w:val="0"/>
          <w:marRight w:val="0"/>
          <w:marTop w:val="0"/>
          <w:marBottom w:val="0"/>
          <w:divBdr>
            <w:top w:val="none" w:sz="0" w:space="0" w:color="auto"/>
            <w:left w:val="none" w:sz="0" w:space="0" w:color="auto"/>
            <w:bottom w:val="none" w:sz="0" w:space="0" w:color="auto"/>
            <w:right w:val="none" w:sz="0" w:space="0" w:color="auto"/>
          </w:divBdr>
        </w:div>
        <w:div w:id="1312826545">
          <w:marLeft w:val="0"/>
          <w:marRight w:val="0"/>
          <w:marTop w:val="0"/>
          <w:marBottom w:val="0"/>
          <w:divBdr>
            <w:top w:val="none" w:sz="0" w:space="0" w:color="auto"/>
            <w:left w:val="none" w:sz="0" w:space="0" w:color="auto"/>
            <w:bottom w:val="none" w:sz="0" w:space="0" w:color="auto"/>
            <w:right w:val="none" w:sz="0" w:space="0" w:color="auto"/>
          </w:divBdr>
        </w:div>
        <w:div w:id="1320813929">
          <w:marLeft w:val="0"/>
          <w:marRight w:val="0"/>
          <w:marTop w:val="0"/>
          <w:marBottom w:val="0"/>
          <w:divBdr>
            <w:top w:val="none" w:sz="0" w:space="0" w:color="auto"/>
            <w:left w:val="none" w:sz="0" w:space="0" w:color="auto"/>
            <w:bottom w:val="none" w:sz="0" w:space="0" w:color="auto"/>
            <w:right w:val="none" w:sz="0" w:space="0" w:color="auto"/>
          </w:divBdr>
        </w:div>
        <w:div w:id="1336110443">
          <w:marLeft w:val="0"/>
          <w:marRight w:val="0"/>
          <w:marTop w:val="0"/>
          <w:marBottom w:val="0"/>
          <w:divBdr>
            <w:top w:val="none" w:sz="0" w:space="0" w:color="auto"/>
            <w:left w:val="none" w:sz="0" w:space="0" w:color="auto"/>
            <w:bottom w:val="none" w:sz="0" w:space="0" w:color="auto"/>
            <w:right w:val="none" w:sz="0" w:space="0" w:color="auto"/>
          </w:divBdr>
        </w:div>
        <w:div w:id="1352032461">
          <w:marLeft w:val="0"/>
          <w:marRight w:val="0"/>
          <w:marTop w:val="0"/>
          <w:marBottom w:val="0"/>
          <w:divBdr>
            <w:top w:val="none" w:sz="0" w:space="0" w:color="auto"/>
            <w:left w:val="none" w:sz="0" w:space="0" w:color="auto"/>
            <w:bottom w:val="none" w:sz="0" w:space="0" w:color="auto"/>
            <w:right w:val="none" w:sz="0" w:space="0" w:color="auto"/>
          </w:divBdr>
        </w:div>
        <w:div w:id="1358042034">
          <w:marLeft w:val="0"/>
          <w:marRight w:val="0"/>
          <w:marTop w:val="0"/>
          <w:marBottom w:val="0"/>
          <w:divBdr>
            <w:top w:val="none" w:sz="0" w:space="0" w:color="auto"/>
            <w:left w:val="none" w:sz="0" w:space="0" w:color="auto"/>
            <w:bottom w:val="none" w:sz="0" w:space="0" w:color="auto"/>
            <w:right w:val="none" w:sz="0" w:space="0" w:color="auto"/>
          </w:divBdr>
        </w:div>
        <w:div w:id="1400129607">
          <w:marLeft w:val="0"/>
          <w:marRight w:val="0"/>
          <w:marTop w:val="0"/>
          <w:marBottom w:val="0"/>
          <w:divBdr>
            <w:top w:val="none" w:sz="0" w:space="0" w:color="auto"/>
            <w:left w:val="none" w:sz="0" w:space="0" w:color="auto"/>
            <w:bottom w:val="none" w:sz="0" w:space="0" w:color="auto"/>
            <w:right w:val="none" w:sz="0" w:space="0" w:color="auto"/>
          </w:divBdr>
        </w:div>
        <w:div w:id="1452824095">
          <w:marLeft w:val="0"/>
          <w:marRight w:val="0"/>
          <w:marTop w:val="0"/>
          <w:marBottom w:val="0"/>
          <w:divBdr>
            <w:top w:val="none" w:sz="0" w:space="0" w:color="auto"/>
            <w:left w:val="none" w:sz="0" w:space="0" w:color="auto"/>
            <w:bottom w:val="none" w:sz="0" w:space="0" w:color="auto"/>
            <w:right w:val="none" w:sz="0" w:space="0" w:color="auto"/>
          </w:divBdr>
        </w:div>
        <w:div w:id="1492983338">
          <w:marLeft w:val="0"/>
          <w:marRight w:val="0"/>
          <w:marTop w:val="0"/>
          <w:marBottom w:val="0"/>
          <w:divBdr>
            <w:top w:val="none" w:sz="0" w:space="0" w:color="auto"/>
            <w:left w:val="none" w:sz="0" w:space="0" w:color="auto"/>
            <w:bottom w:val="none" w:sz="0" w:space="0" w:color="auto"/>
            <w:right w:val="none" w:sz="0" w:space="0" w:color="auto"/>
          </w:divBdr>
        </w:div>
        <w:div w:id="1520125790">
          <w:marLeft w:val="0"/>
          <w:marRight w:val="0"/>
          <w:marTop w:val="0"/>
          <w:marBottom w:val="0"/>
          <w:divBdr>
            <w:top w:val="none" w:sz="0" w:space="0" w:color="auto"/>
            <w:left w:val="none" w:sz="0" w:space="0" w:color="auto"/>
            <w:bottom w:val="none" w:sz="0" w:space="0" w:color="auto"/>
            <w:right w:val="none" w:sz="0" w:space="0" w:color="auto"/>
          </w:divBdr>
        </w:div>
        <w:div w:id="1522164269">
          <w:marLeft w:val="0"/>
          <w:marRight w:val="0"/>
          <w:marTop w:val="0"/>
          <w:marBottom w:val="0"/>
          <w:divBdr>
            <w:top w:val="none" w:sz="0" w:space="0" w:color="auto"/>
            <w:left w:val="none" w:sz="0" w:space="0" w:color="auto"/>
            <w:bottom w:val="none" w:sz="0" w:space="0" w:color="auto"/>
            <w:right w:val="none" w:sz="0" w:space="0" w:color="auto"/>
          </w:divBdr>
        </w:div>
        <w:div w:id="1614290494">
          <w:marLeft w:val="0"/>
          <w:marRight w:val="0"/>
          <w:marTop w:val="0"/>
          <w:marBottom w:val="0"/>
          <w:divBdr>
            <w:top w:val="none" w:sz="0" w:space="0" w:color="auto"/>
            <w:left w:val="none" w:sz="0" w:space="0" w:color="auto"/>
            <w:bottom w:val="none" w:sz="0" w:space="0" w:color="auto"/>
            <w:right w:val="none" w:sz="0" w:space="0" w:color="auto"/>
          </w:divBdr>
        </w:div>
        <w:div w:id="1631786777">
          <w:marLeft w:val="0"/>
          <w:marRight w:val="0"/>
          <w:marTop w:val="0"/>
          <w:marBottom w:val="0"/>
          <w:divBdr>
            <w:top w:val="none" w:sz="0" w:space="0" w:color="auto"/>
            <w:left w:val="none" w:sz="0" w:space="0" w:color="auto"/>
            <w:bottom w:val="none" w:sz="0" w:space="0" w:color="auto"/>
            <w:right w:val="none" w:sz="0" w:space="0" w:color="auto"/>
          </w:divBdr>
        </w:div>
        <w:div w:id="1634367605">
          <w:marLeft w:val="0"/>
          <w:marRight w:val="0"/>
          <w:marTop w:val="0"/>
          <w:marBottom w:val="0"/>
          <w:divBdr>
            <w:top w:val="none" w:sz="0" w:space="0" w:color="auto"/>
            <w:left w:val="none" w:sz="0" w:space="0" w:color="auto"/>
            <w:bottom w:val="none" w:sz="0" w:space="0" w:color="auto"/>
            <w:right w:val="none" w:sz="0" w:space="0" w:color="auto"/>
          </w:divBdr>
        </w:div>
        <w:div w:id="1681420724">
          <w:marLeft w:val="0"/>
          <w:marRight w:val="0"/>
          <w:marTop w:val="0"/>
          <w:marBottom w:val="0"/>
          <w:divBdr>
            <w:top w:val="none" w:sz="0" w:space="0" w:color="auto"/>
            <w:left w:val="none" w:sz="0" w:space="0" w:color="auto"/>
            <w:bottom w:val="none" w:sz="0" w:space="0" w:color="auto"/>
            <w:right w:val="none" w:sz="0" w:space="0" w:color="auto"/>
          </w:divBdr>
        </w:div>
        <w:div w:id="1705904286">
          <w:marLeft w:val="0"/>
          <w:marRight w:val="0"/>
          <w:marTop w:val="0"/>
          <w:marBottom w:val="0"/>
          <w:divBdr>
            <w:top w:val="none" w:sz="0" w:space="0" w:color="auto"/>
            <w:left w:val="none" w:sz="0" w:space="0" w:color="auto"/>
            <w:bottom w:val="none" w:sz="0" w:space="0" w:color="auto"/>
            <w:right w:val="none" w:sz="0" w:space="0" w:color="auto"/>
          </w:divBdr>
        </w:div>
        <w:div w:id="1707946154">
          <w:marLeft w:val="0"/>
          <w:marRight w:val="0"/>
          <w:marTop w:val="0"/>
          <w:marBottom w:val="0"/>
          <w:divBdr>
            <w:top w:val="none" w:sz="0" w:space="0" w:color="auto"/>
            <w:left w:val="none" w:sz="0" w:space="0" w:color="auto"/>
            <w:bottom w:val="none" w:sz="0" w:space="0" w:color="auto"/>
            <w:right w:val="none" w:sz="0" w:space="0" w:color="auto"/>
          </w:divBdr>
        </w:div>
        <w:div w:id="1722441181">
          <w:marLeft w:val="0"/>
          <w:marRight w:val="0"/>
          <w:marTop w:val="0"/>
          <w:marBottom w:val="0"/>
          <w:divBdr>
            <w:top w:val="none" w:sz="0" w:space="0" w:color="auto"/>
            <w:left w:val="none" w:sz="0" w:space="0" w:color="auto"/>
            <w:bottom w:val="none" w:sz="0" w:space="0" w:color="auto"/>
            <w:right w:val="none" w:sz="0" w:space="0" w:color="auto"/>
          </w:divBdr>
        </w:div>
        <w:div w:id="1738506156">
          <w:marLeft w:val="0"/>
          <w:marRight w:val="0"/>
          <w:marTop w:val="0"/>
          <w:marBottom w:val="0"/>
          <w:divBdr>
            <w:top w:val="none" w:sz="0" w:space="0" w:color="auto"/>
            <w:left w:val="none" w:sz="0" w:space="0" w:color="auto"/>
            <w:bottom w:val="none" w:sz="0" w:space="0" w:color="auto"/>
            <w:right w:val="none" w:sz="0" w:space="0" w:color="auto"/>
          </w:divBdr>
        </w:div>
        <w:div w:id="1802381899">
          <w:marLeft w:val="0"/>
          <w:marRight w:val="0"/>
          <w:marTop w:val="0"/>
          <w:marBottom w:val="0"/>
          <w:divBdr>
            <w:top w:val="none" w:sz="0" w:space="0" w:color="auto"/>
            <w:left w:val="none" w:sz="0" w:space="0" w:color="auto"/>
            <w:bottom w:val="none" w:sz="0" w:space="0" w:color="auto"/>
            <w:right w:val="none" w:sz="0" w:space="0" w:color="auto"/>
          </w:divBdr>
        </w:div>
        <w:div w:id="1851488296">
          <w:marLeft w:val="0"/>
          <w:marRight w:val="0"/>
          <w:marTop w:val="0"/>
          <w:marBottom w:val="0"/>
          <w:divBdr>
            <w:top w:val="none" w:sz="0" w:space="0" w:color="auto"/>
            <w:left w:val="none" w:sz="0" w:space="0" w:color="auto"/>
            <w:bottom w:val="none" w:sz="0" w:space="0" w:color="auto"/>
            <w:right w:val="none" w:sz="0" w:space="0" w:color="auto"/>
          </w:divBdr>
        </w:div>
        <w:div w:id="1855342056">
          <w:marLeft w:val="0"/>
          <w:marRight w:val="0"/>
          <w:marTop w:val="0"/>
          <w:marBottom w:val="0"/>
          <w:divBdr>
            <w:top w:val="none" w:sz="0" w:space="0" w:color="auto"/>
            <w:left w:val="none" w:sz="0" w:space="0" w:color="auto"/>
            <w:bottom w:val="none" w:sz="0" w:space="0" w:color="auto"/>
            <w:right w:val="none" w:sz="0" w:space="0" w:color="auto"/>
          </w:divBdr>
        </w:div>
        <w:div w:id="1855724725">
          <w:marLeft w:val="0"/>
          <w:marRight w:val="0"/>
          <w:marTop w:val="0"/>
          <w:marBottom w:val="0"/>
          <w:divBdr>
            <w:top w:val="none" w:sz="0" w:space="0" w:color="auto"/>
            <w:left w:val="none" w:sz="0" w:space="0" w:color="auto"/>
            <w:bottom w:val="none" w:sz="0" w:space="0" w:color="auto"/>
            <w:right w:val="none" w:sz="0" w:space="0" w:color="auto"/>
          </w:divBdr>
        </w:div>
        <w:div w:id="1895963435">
          <w:marLeft w:val="0"/>
          <w:marRight w:val="0"/>
          <w:marTop w:val="0"/>
          <w:marBottom w:val="0"/>
          <w:divBdr>
            <w:top w:val="none" w:sz="0" w:space="0" w:color="auto"/>
            <w:left w:val="none" w:sz="0" w:space="0" w:color="auto"/>
            <w:bottom w:val="none" w:sz="0" w:space="0" w:color="auto"/>
            <w:right w:val="none" w:sz="0" w:space="0" w:color="auto"/>
          </w:divBdr>
        </w:div>
        <w:div w:id="1899707393">
          <w:marLeft w:val="0"/>
          <w:marRight w:val="0"/>
          <w:marTop w:val="0"/>
          <w:marBottom w:val="0"/>
          <w:divBdr>
            <w:top w:val="none" w:sz="0" w:space="0" w:color="auto"/>
            <w:left w:val="none" w:sz="0" w:space="0" w:color="auto"/>
            <w:bottom w:val="none" w:sz="0" w:space="0" w:color="auto"/>
            <w:right w:val="none" w:sz="0" w:space="0" w:color="auto"/>
          </w:divBdr>
        </w:div>
        <w:div w:id="1907449139">
          <w:marLeft w:val="0"/>
          <w:marRight w:val="0"/>
          <w:marTop w:val="0"/>
          <w:marBottom w:val="0"/>
          <w:divBdr>
            <w:top w:val="none" w:sz="0" w:space="0" w:color="auto"/>
            <w:left w:val="none" w:sz="0" w:space="0" w:color="auto"/>
            <w:bottom w:val="none" w:sz="0" w:space="0" w:color="auto"/>
            <w:right w:val="none" w:sz="0" w:space="0" w:color="auto"/>
          </w:divBdr>
        </w:div>
        <w:div w:id="1909879658">
          <w:marLeft w:val="0"/>
          <w:marRight w:val="0"/>
          <w:marTop w:val="0"/>
          <w:marBottom w:val="0"/>
          <w:divBdr>
            <w:top w:val="none" w:sz="0" w:space="0" w:color="auto"/>
            <w:left w:val="none" w:sz="0" w:space="0" w:color="auto"/>
            <w:bottom w:val="none" w:sz="0" w:space="0" w:color="auto"/>
            <w:right w:val="none" w:sz="0" w:space="0" w:color="auto"/>
          </w:divBdr>
        </w:div>
        <w:div w:id="1914507492">
          <w:marLeft w:val="0"/>
          <w:marRight w:val="0"/>
          <w:marTop w:val="0"/>
          <w:marBottom w:val="0"/>
          <w:divBdr>
            <w:top w:val="none" w:sz="0" w:space="0" w:color="auto"/>
            <w:left w:val="none" w:sz="0" w:space="0" w:color="auto"/>
            <w:bottom w:val="none" w:sz="0" w:space="0" w:color="auto"/>
            <w:right w:val="none" w:sz="0" w:space="0" w:color="auto"/>
          </w:divBdr>
        </w:div>
        <w:div w:id="1919053192">
          <w:marLeft w:val="0"/>
          <w:marRight w:val="0"/>
          <w:marTop w:val="0"/>
          <w:marBottom w:val="0"/>
          <w:divBdr>
            <w:top w:val="none" w:sz="0" w:space="0" w:color="auto"/>
            <w:left w:val="none" w:sz="0" w:space="0" w:color="auto"/>
            <w:bottom w:val="none" w:sz="0" w:space="0" w:color="auto"/>
            <w:right w:val="none" w:sz="0" w:space="0" w:color="auto"/>
          </w:divBdr>
        </w:div>
        <w:div w:id="2013364016">
          <w:marLeft w:val="0"/>
          <w:marRight w:val="0"/>
          <w:marTop w:val="0"/>
          <w:marBottom w:val="0"/>
          <w:divBdr>
            <w:top w:val="none" w:sz="0" w:space="0" w:color="auto"/>
            <w:left w:val="none" w:sz="0" w:space="0" w:color="auto"/>
            <w:bottom w:val="none" w:sz="0" w:space="0" w:color="auto"/>
            <w:right w:val="none" w:sz="0" w:space="0" w:color="auto"/>
          </w:divBdr>
        </w:div>
        <w:div w:id="2037344804">
          <w:marLeft w:val="0"/>
          <w:marRight w:val="0"/>
          <w:marTop w:val="0"/>
          <w:marBottom w:val="0"/>
          <w:divBdr>
            <w:top w:val="none" w:sz="0" w:space="0" w:color="auto"/>
            <w:left w:val="none" w:sz="0" w:space="0" w:color="auto"/>
            <w:bottom w:val="none" w:sz="0" w:space="0" w:color="auto"/>
            <w:right w:val="none" w:sz="0" w:space="0" w:color="auto"/>
          </w:divBdr>
        </w:div>
        <w:div w:id="2057852898">
          <w:marLeft w:val="0"/>
          <w:marRight w:val="0"/>
          <w:marTop w:val="0"/>
          <w:marBottom w:val="0"/>
          <w:divBdr>
            <w:top w:val="none" w:sz="0" w:space="0" w:color="auto"/>
            <w:left w:val="none" w:sz="0" w:space="0" w:color="auto"/>
            <w:bottom w:val="none" w:sz="0" w:space="0" w:color="auto"/>
            <w:right w:val="none" w:sz="0" w:space="0" w:color="auto"/>
          </w:divBdr>
        </w:div>
        <w:div w:id="2072001434">
          <w:marLeft w:val="0"/>
          <w:marRight w:val="0"/>
          <w:marTop w:val="0"/>
          <w:marBottom w:val="0"/>
          <w:divBdr>
            <w:top w:val="none" w:sz="0" w:space="0" w:color="auto"/>
            <w:left w:val="none" w:sz="0" w:space="0" w:color="auto"/>
            <w:bottom w:val="none" w:sz="0" w:space="0" w:color="auto"/>
            <w:right w:val="none" w:sz="0" w:space="0" w:color="auto"/>
          </w:divBdr>
        </w:div>
        <w:div w:id="2095742149">
          <w:marLeft w:val="0"/>
          <w:marRight w:val="0"/>
          <w:marTop w:val="0"/>
          <w:marBottom w:val="0"/>
          <w:divBdr>
            <w:top w:val="none" w:sz="0" w:space="0" w:color="auto"/>
            <w:left w:val="none" w:sz="0" w:space="0" w:color="auto"/>
            <w:bottom w:val="none" w:sz="0" w:space="0" w:color="auto"/>
            <w:right w:val="none" w:sz="0" w:space="0" w:color="auto"/>
          </w:divBdr>
        </w:div>
        <w:div w:id="2096970309">
          <w:marLeft w:val="0"/>
          <w:marRight w:val="0"/>
          <w:marTop w:val="0"/>
          <w:marBottom w:val="0"/>
          <w:divBdr>
            <w:top w:val="none" w:sz="0" w:space="0" w:color="auto"/>
            <w:left w:val="none" w:sz="0" w:space="0" w:color="auto"/>
            <w:bottom w:val="none" w:sz="0" w:space="0" w:color="auto"/>
            <w:right w:val="none" w:sz="0" w:space="0" w:color="auto"/>
          </w:divBdr>
        </w:div>
        <w:div w:id="2109428604">
          <w:marLeft w:val="0"/>
          <w:marRight w:val="0"/>
          <w:marTop w:val="0"/>
          <w:marBottom w:val="0"/>
          <w:divBdr>
            <w:top w:val="none" w:sz="0" w:space="0" w:color="auto"/>
            <w:left w:val="none" w:sz="0" w:space="0" w:color="auto"/>
            <w:bottom w:val="none" w:sz="0" w:space="0" w:color="auto"/>
            <w:right w:val="none" w:sz="0" w:space="0" w:color="auto"/>
          </w:divBdr>
        </w:div>
      </w:divsChild>
    </w:div>
    <w:div w:id="1584876262">
      <w:bodyDiv w:val="1"/>
      <w:marLeft w:val="0"/>
      <w:marRight w:val="0"/>
      <w:marTop w:val="0"/>
      <w:marBottom w:val="0"/>
      <w:divBdr>
        <w:top w:val="none" w:sz="0" w:space="0" w:color="auto"/>
        <w:left w:val="none" w:sz="0" w:space="0" w:color="auto"/>
        <w:bottom w:val="none" w:sz="0" w:space="0" w:color="auto"/>
        <w:right w:val="none" w:sz="0" w:space="0" w:color="auto"/>
      </w:divBdr>
      <w:divsChild>
        <w:div w:id="347415740">
          <w:marLeft w:val="640"/>
          <w:marRight w:val="0"/>
          <w:marTop w:val="0"/>
          <w:marBottom w:val="0"/>
          <w:divBdr>
            <w:top w:val="none" w:sz="0" w:space="0" w:color="auto"/>
            <w:left w:val="none" w:sz="0" w:space="0" w:color="auto"/>
            <w:bottom w:val="none" w:sz="0" w:space="0" w:color="auto"/>
            <w:right w:val="none" w:sz="0" w:space="0" w:color="auto"/>
          </w:divBdr>
        </w:div>
        <w:div w:id="350034975">
          <w:marLeft w:val="640"/>
          <w:marRight w:val="0"/>
          <w:marTop w:val="0"/>
          <w:marBottom w:val="0"/>
          <w:divBdr>
            <w:top w:val="none" w:sz="0" w:space="0" w:color="auto"/>
            <w:left w:val="none" w:sz="0" w:space="0" w:color="auto"/>
            <w:bottom w:val="none" w:sz="0" w:space="0" w:color="auto"/>
            <w:right w:val="none" w:sz="0" w:space="0" w:color="auto"/>
          </w:divBdr>
        </w:div>
        <w:div w:id="488130685">
          <w:marLeft w:val="640"/>
          <w:marRight w:val="0"/>
          <w:marTop w:val="0"/>
          <w:marBottom w:val="0"/>
          <w:divBdr>
            <w:top w:val="none" w:sz="0" w:space="0" w:color="auto"/>
            <w:left w:val="none" w:sz="0" w:space="0" w:color="auto"/>
            <w:bottom w:val="none" w:sz="0" w:space="0" w:color="auto"/>
            <w:right w:val="none" w:sz="0" w:space="0" w:color="auto"/>
          </w:divBdr>
        </w:div>
        <w:div w:id="1323702218">
          <w:marLeft w:val="640"/>
          <w:marRight w:val="0"/>
          <w:marTop w:val="0"/>
          <w:marBottom w:val="0"/>
          <w:divBdr>
            <w:top w:val="none" w:sz="0" w:space="0" w:color="auto"/>
            <w:left w:val="none" w:sz="0" w:space="0" w:color="auto"/>
            <w:bottom w:val="none" w:sz="0" w:space="0" w:color="auto"/>
            <w:right w:val="none" w:sz="0" w:space="0" w:color="auto"/>
          </w:divBdr>
        </w:div>
        <w:div w:id="1446654602">
          <w:marLeft w:val="640"/>
          <w:marRight w:val="0"/>
          <w:marTop w:val="0"/>
          <w:marBottom w:val="0"/>
          <w:divBdr>
            <w:top w:val="none" w:sz="0" w:space="0" w:color="auto"/>
            <w:left w:val="none" w:sz="0" w:space="0" w:color="auto"/>
            <w:bottom w:val="none" w:sz="0" w:space="0" w:color="auto"/>
            <w:right w:val="none" w:sz="0" w:space="0" w:color="auto"/>
          </w:divBdr>
        </w:div>
        <w:div w:id="1723674367">
          <w:marLeft w:val="640"/>
          <w:marRight w:val="0"/>
          <w:marTop w:val="0"/>
          <w:marBottom w:val="0"/>
          <w:divBdr>
            <w:top w:val="none" w:sz="0" w:space="0" w:color="auto"/>
            <w:left w:val="none" w:sz="0" w:space="0" w:color="auto"/>
            <w:bottom w:val="none" w:sz="0" w:space="0" w:color="auto"/>
            <w:right w:val="none" w:sz="0" w:space="0" w:color="auto"/>
          </w:divBdr>
        </w:div>
        <w:div w:id="1782143026">
          <w:marLeft w:val="640"/>
          <w:marRight w:val="0"/>
          <w:marTop w:val="0"/>
          <w:marBottom w:val="0"/>
          <w:divBdr>
            <w:top w:val="none" w:sz="0" w:space="0" w:color="auto"/>
            <w:left w:val="none" w:sz="0" w:space="0" w:color="auto"/>
            <w:bottom w:val="none" w:sz="0" w:space="0" w:color="auto"/>
            <w:right w:val="none" w:sz="0" w:space="0" w:color="auto"/>
          </w:divBdr>
        </w:div>
        <w:div w:id="1867672696">
          <w:marLeft w:val="640"/>
          <w:marRight w:val="0"/>
          <w:marTop w:val="0"/>
          <w:marBottom w:val="0"/>
          <w:divBdr>
            <w:top w:val="none" w:sz="0" w:space="0" w:color="auto"/>
            <w:left w:val="none" w:sz="0" w:space="0" w:color="auto"/>
            <w:bottom w:val="none" w:sz="0" w:space="0" w:color="auto"/>
            <w:right w:val="none" w:sz="0" w:space="0" w:color="auto"/>
          </w:divBdr>
        </w:div>
        <w:div w:id="1890727399">
          <w:marLeft w:val="640"/>
          <w:marRight w:val="0"/>
          <w:marTop w:val="0"/>
          <w:marBottom w:val="0"/>
          <w:divBdr>
            <w:top w:val="none" w:sz="0" w:space="0" w:color="auto"/>
            <w:left w:val="none" w:sz="0" w:space="0" w:color="auto"/>
            <w:bottom w:val="none" w:sz="0" w:space="0" w:color="auto"/>
            <w:right w:val="none" w:sz="0" w:space="0" w:color="auto"/>
          </w:divBdr>
        </w:div>
        <w:div w:id="2141071128">
          <w:marLeft w:val="640"/>
          <w:marRight w:val="0"/>
          <w:marTop w:val="0"/>
          <w:marBottom w:val="0"/>
          <w:divBdr>
            <w:top w:val="none" w:sz="0" w:space="0" w:color="auto"/>
            <w:left w:val="none" w:sz="0" w:space="0" w:color="auto"/>
            <w:bottom w:val="none" w:sz="0" w:space="0" w:color="auto"/>
            <w:right w:val="none" w:sz="0" w:space="0" w:color="auto"/>
          </w:divBdr>
        </w:div>
      </w:divsChild>
    </w:div>
    <w:div w:id="1747530127">
      <w:bodyDiv w:val="1"/>
      <w:marLeft w:val="0"/>
      <w:marRight w:val="0"/>
      <w:marTop w:val="0"/>
      <w:marBottom w:val="0"/>
      <w:divBdr>
        <w:top w:val="none" w:sz="0" w:space="0" w:color="auto"/>
        <w:left w:val="none" w:sz="0" w:space="0" w:color="auto"/>
        <w:bottom w:val="none" w:sz="0" w:space="0" w:color="auto"/>
        <w:right w:val="none" w:sz="0" w:space="0" w:color="auto"/>
      </w:divBdr>
    </w:div>
    <w:div w:id="1806317914">
      <w:bodyDiv w:val="1"/>
      <w:marLeft w:val="0"/>
      <w:marRight w:val="0"/>
      <w:marTop w:val="0"/>
      <w:marBottom w:val="0"/>
      <w:divBdr>
        <w:top w:val="none" w:sz="0" w:space="0" w:color="auto"/>
        <w:left w:val="none" w:sz="0" w:space="0" w:color="auto"/>
        <w:bottom w:val="none" w:sz="0" w:space="0" w:color="auto"/>
        <w:right w:val="none" w:sz="0" w:space="0" w:color="auto"/>
      </w:divBdr>
      <w:divsChild>
        <w:div w:id="158423917">
          <w:marLeft w:val="640"/>
          <w:marRight w:val="0"/>
          <w:marTop w:val="0"/>
          <w:marBottom w:val="0"/>
          <w:divBdr>
            <w:top w:val="none" w:sz="0" w:space="0" w:color="auto"/>
            <w:left w:val="none" w:sz="0" w:space="0" w:color="auto"/>
            <w:bottom w:val="none" w:sz="0" w:space="0" w:color="auto"/>
            <w:right w:val="none" w:sz="0" w:space="0" w:color="auto"/>
          </w:divBdr>
        </w:div>
        <w:div w:id="478959431">
          <w:marLeft w:val="640"/>
          <w:marRight w:val="0"/>
          <w:marTop w:val="0"/>
          <w:marBottom w:val="0"/>
          <w:divBdr>
            <w:top w:val="none" w:sz="0" w:space="0" w:color="auto"/>
            <w:left w:val="none" w:sz="0" w:space="0" w:color="auto"/>
            <w:bottom w:val="none" w:sz="0" w:space="0" w:color="auto"/>
            <w:right w:val="none" w:sz="0" w:space="0" w:color="auto"/>
          </w:divBdr>
        </w:div>
        <w:div w:id="491877775">
          <w:marLeft w:val="640"/>
          <w:marRight w:val="0"/>
          <w:marTop w:val="0"/>
          <w:marBottom w:val="0"/>
          <w:divBdr>
            <w:top w:val="none" w:sz="0" w:space="0" w:color="auto"/>
            <w:left w:val="none" w:sz="0" w:space="0" w:color="auto"/>
            <w:bottom w:val="none" w:sz="0" w:space="0" w:color="auto"/>
            <w:right w:val="none" w:sz="0" w:space="0" w:color="auto"/>
          </w:divBdr>
        </w:div>
        <w:div w:id="905073761">
          <w:marLeft w:val="640"/>
          <w:marRight w:val="0"/>
          <w:marTop w:val="0"/>
          <w:marBottom w:val="0"/>
          <w:divBdr>
            <w:top w:val="none" w:sz="0" w:space="0" w:color="auto"/>
            <w:left w:val="none" w:sz="0" w:space="0" w:color="auto"/>
            <w:bottom w:val="none" w:sz="0" w:space="0" w:color="auto"/>
            <w:right w:val="none" w:sz="0" w:space="0" w:color="auto"/>
          </w:divBdr>
        </w:div>
        <w:div w:id="1487627985">
          <w:marLeft w:val="640"/>
          <w:marRight w:val="0"/>
          <w:marTop w:val="0"/>
          <w:marBottom w:val="0"/>
          <w:divBdr>
            <w:top w:val="none" w:sz="0" w:space="0" w:color="auto"/>
            <w:left w:val="none" w:sz="0" w:space="0" w:color="auto"/>
            <w:bottom w:val="none" w:sz="0" w:space="0" w:color="auto"/>
            <w:right w:val="none" w:sz="0" w:space="0" w:color="auto"/>
          </w:divBdr>
        </w:div>
        <w:div w:id="1746999596">
          <w:marLeft w:val="640"/>
          <w:marRight w:val="0"/>
          <w:marTop w:val="0"/>
          <w:marBottom w:val="0"/>
          <w:divBdr>
            <w:top w:val="none" w:sz="0" w:space="0" w:color="auto"/>
            <w:left w:val="none" w:sz="0" w:space="0" w:color="auto"/>
            <w:bottom w:val="none" w:sz="0" w:space="0" w:color="auto"/>
            <w:right w:val="none" w:sz="0" w:space="0" w:color="auto"/>
          </w:divBdr>
        </w:div>
        <w:div w:id="1791245389">
          <w:marLeft w:val="640"/>
          <w:marRight w:val="0"/>
          <w:marTop w:val="0"/>
          <w:marBottom w:val="0"/>
          <w:divBdr>
            <w:top w:val="none" w:sz="0" w:space="0" w:color="auto"/>
            <w:left w:val="none" w:sz="0" w:space="0" w:color="auto"/>
            <w:bottom w:val="none" w:sz="0" w:space="0" w:color="auto"/>
            <w:right w:val="none" w:sz="0" w:space="0" w:color="auto"/>
          </w:divBdr>
        </w:div>
        <w:div w:id="1793328401">
          <w:marLeft w:val="640"/>
          <w:marRight w:val="0"/>
          <w:marTop w:val="0"/>
          <w:marBottom w:val="0"/>
          <w:divBdr>
            <w:top w:val="none" w:sz="0" w:space="0" w:color="auto"/>
            <w:left w:val="none" w:sz="0" w:space="0" w:color="auto"/>
            <w:bottom w:val="none" w:sz="0" w:space="0" w:color="auto"/>
            <w:right w:val="none" w:sz="0" w:space="0" w:color="auto"/>
          </w:divBdr>
        </w:div>
        <w:div w:id="1943412958">
          <w:marLeft w:val="640"/>
          <w:marRight w:val="0"/>
          <w:marTop w:val="0"/>
          <w:marBottom w:val="0"/>
          <w:divBdr>
            <w:top w:val="none" w:sz="0" w:space="0" w:color="auto"/>
            <w:left w:val="none" w:sz="0" w:space="0" w:color="auto"/>
            <w:bottom w:val="none" w:sz="0" w:space="0" w:color="auto"/>
            <w:right w:val="none" w:sz="0" w:space="0" w:color="auto"/>
          </w:divBdr>
        </w:div>
        <w:div w:id="1981110602">
          <w:marLeft w:val="640"/>
          <w:marRight w:val="0"/>
          <w:marTop w:val="0"/>
          <w:marBottom w:val="0"/>
          <w:divBdr>
            <w:top w:val="none" w:sz="0" w:space="0" w:color="auto"/>
            <w:left w:val="none" w:sz="0" w:space="0" w:color="auto"/>
            <w:bottom w:val="none" w:sz="0" w:space="0" w:color="auto"/>
            <w:right w:val="none" w:sz="0" w:space="0" w:color="auto"/>
          </w:divBdr>
        </w:div>
      </w:divsChild>
    </w:div>
    <w:div w:id="2022855177">
      <w:bodyDiv w:val="1"/>
      <w:marLeft w:val="0"/>
      <w:marRight w:val="0"/>
      <w:marTop w:val="0"/>
      <w:marBottom w:val="0"/>
      <w:divBdr>
        <w:top w:val="none" w:sz="0" w:space="0" w:color="auto"/>
        <w:left w:val="none" w:sz="0" w:space="0" w:color="auto"/>
        <w:bottom w:val="none" w:sz="0" w:space="0" w:color="auto"/>
        <w:right w:val="none" w:sz="0" w:space="0" w:color="auto"/>
      </w:divBdr>
      <w:divsChild>
        <w:div w:id="20785958">
          <w:marLeft w:val="640"/>
          <w:marRight w:val="0"/>
          <w:marTop w:val="0"/>
          <w:marBottom w:val="0"/>
          <w:divBdr>
            <w:top w:val="none" w:sz="0" w:space="0" w:color="auto"/>
            <w:left w:val="none" w:sz="0" w:space="0" w:color="auto"/>
            <w:bottom w:val="none" w:sz="0" w:space="0" w:color="auto"/>
            <w:right w:val="none" w:sz="0" w:space="0" w:color="auto"/>
          </w:divBdr>
        </w:div>
        <w:div w:id="132722481">
          <w:marLeft w:val="640"/>
          <w:marRight w:val="0"/>
          <w:marTop w:val="0"/>
          <w:marBottom w:val="0"/>
          <w:divBdr>
            <w:top w:val="none" w:sz="0" w:space="0" w:color="auto"/>
            <w:left w:val="none" w:sz="0" w:space="0" w:color="auto"/>
            <w:bottom w:val="none" w:sz="0" w:space="0" w:color="auto"/>
            <w:right w:val="none" w:sz="0" w:space="0" w:color="auto"/>
          </w:divBdr>
        </w:div>
        <w:div w:id="217208667">
          <w:marLeft w:val="640"/>
          <w:marRight w:val="0"/>
          <w:marTop w:val="0"/>
          <w:marBottom w:val="0"/>
          <w:divBdr>
            <w:top w:val="none" w:sz="0" w:space="0" w:color="auto"/>
            <w:left w:val="none" w:sz="0" w:space="0" w:color="auto"/>
            <w:bottom w:val="none" w:sz="0" w:space="0" w:color="auto"/>
            <w:right w:val="none" w:sz="0" w:space="0" w:color="auto"/>
          </w:divBdr>
        </w:div>
        <w:div w:id="558441271">
          <w:marLeft w:val="640"/>
          <w:marRight w:val="0"/>
          <w:marTop w:val="0"/>
          <w:marBottom w:val="0"/>
          <w:divBdr>
            <w:top w:val="none" w:sz="0" w:space="0" w:color="auto"/>
            <w:left w:val="none" w:sz="0" w:space="0" w:color="auto"/>
            <w:bottom w:val="none" w:sz="0" w:space="0" w:color="auto"/>
            <w:right w:val="none" w:sz="0" w:space="0" w:color="auto"/>
          </w:divBdr>
        </w:div>
        <w:div w:id="894698238">
          <w:marLeft w:val="640"/>
          <w:marRight w:val="0"/>
          <w:marTop w:val="0"/>
          <w:marBottom w:val="0"/>
          <w:divBdr>
            <w:top w:val="none" w:sz="0" w:space="0" w:color="auto"/>
            <w:left w:val="none" w:sz="0" w:space="0" w:color="auto"/>
            <w:bottom w:val="none" w:sz="0" w:space="0" w:color="auto"/>
            <w:right w:val="none" w:sz="0" w:space="0" w:color="auto"/>
          </w:divBdr>
        </w:div>
        <w:div w:id="1410808285">
          <w:marLeft w:val="640"/>
          <w:marRight w:val="0"/>
          <w:marTop w:val="0"/>
          <w:marBottom w:val="0"/>
          <w:divBdr>
            <w:top w:val="none" w:sz="0" w:space="0" w:color="auto"/>
            <w:left w:val="none" w:sz="0" w:space="0" w:color="auto"/>
            <w:bottom w:val="none" w:sz="0" w:space="0" w:color="auto"/>
            <w:right w:val="none" w:sz="0" w:space="0" w:color="auto"/>
          </w:divBdr>
        </w:div>
        <w:div w:id="1451627233">
          <w:marLeft w:val="640"/>
          <w:marRight w:val="0"/>
          <w:marTop w:val="0"/>
          <w:marBottom w:val="0"/>
          <w:divBdr>
            <w:top w:val="none" w:sz="0" w:space="0" w:color="auto"/>
            <w:left w:val="none" w:sz="0" w:space="0" w:color="auto"/>
            <w:bottom w:val="none" w:sz="0" w:space="0" w:color="auto"/>
            <w:right w:val="none" w:sz="0" w:space="0" w:color="auto"/>
          </w:divBdr>
        </w:div>
        <w:div w:id="1468428313">
          <w:marLeft w:val="640"/>
          <w:marRight w:val="0"/>
          <w:marTop w:val="0"/>
          <w:marBottom w:val="0"/>
          <w:divBdr>
            <w:top w:val="none" w:sz="0" w:space="0" w:color="auto"/>
            <w:left w:val="none" w:sz="0" w:space="0" w:color="auto"/>
            <w:bottom w:val="none" w:sz="0" w:space="0" w:color="auto"/>
            <w:right w:val="none" w:sz="0" w:space="0" w:color="auto"/>
          </w:divBdr>
        </w:div>
        <w:div w:id="1510291061">
          <w:marLeft w:val="640"/>
          <w:marRight w:val="0"/>
          <w:marTop w:val="0"/>
          <w:marBottom w:val="0"/>
          <w:divBdr>
            <w:top w:val="none" w:sz="0" w:space="0" w:color="auto"/>
            <w:left w:val="none" w:sz="0" w:space="0" w:color="auto"/>
            <w:bottom w:val="none" w:sz="0" w:space="0" w:color="auto"/>
            <w:right w:val="none" w:sz="0" w:space="0" w:color="auto"/>
          </w:divBdr>
        </w:div>
        <w:div w:id="1897164418">
          <w:marLeft w:val="640"/>
          <w:marRight w:val="0"/>
          <w:marTop w:val="0"/>
          <w:marBottom w:val="0"/>
          <w:divBdr>
            <w:top w:val="none" w:sz="0" w:space="0" w:color="auto"/>
            <w:left w:val="none" w:sz="0" w:space="0" w:color="auto"/>
            <w:bottom w:val="none" w:sz="0" w:space="0" w:color="auto"/>
            <w:right w:val="none" w:sz="0" w:space="0" w:color="auto"/>
          </w:divBdr>
        </w:div>
        <w:div w:id="2032534886">
          <w:marLeft w:val="640"/>
          <w:marRight w:val="0"/>
          <w:marTop w:val="0"/>
          <w:marBottom w:val="0"/>
          <w:divBdr>
            <w:top w:val="none" w:sz="0" w:space="0" w:color="auto"/>
            <w:left w:val="none" w:sz="0" w:space="0" w:color="auto"/>
            <w:bottom w:val="none" w:sz="0" w:space="0" w:color="auto"/>
            <w:right w:val="none" w:sz="0" w:space="0" w:color="auto"/>
          </w:divBdr>
        </w:div>
      </w:divsChild>
    </w:div>
    <w:div w:id="2074308644">
      <w:bodyDiv w:val="1"/>
      <w:marLeft w:val="0"/>
      <w:marRight w:val="0"/>
      <w:marTop w:val="0"/>
      <w:marBottom w:val="0"/>
      <w:divBdr>
        <w:top w:val="none" w:sz="0" w:space="0" w:color="auto"/>
        <w:left w:val="none" w:sz="0" w:space="0" w:color="auto"/>
        <w:bottom w:val="none" w:sz="0" w:space="0" w:color="auto"/>
        <w:right w:val="none" w:sz="0" w:space="0" w:color="auto"/>
      </w:divBdr>
      <w:divsChild>
        <w:div w:id="385615583">
          <w:marLeft w:val="640"/>
          <w:marRight w:val="0"/>
          <w:marTop w:val="0"/>
          <w:marBottom w:val="0"/>
          <w:divBdr>
            <w:top w:val="none" w:sz="0" w:space="0" w:color="auto"/>
            <w:left w:val="none" w:sz="0" w:space="0" w:color="auto"/>
            <w:bottom w:val="none" w:sz="0" w:space="0" w:color="auto"/>
            <w:right w:val="none" w:sz="0" w:space="0" w:color="auto"/>
          </w:divBdr>
        </w:div>
        <w:div w:id="564536087">
          <w:marLeft w:val="640"/>
          <w:marRight w:val="0"/>
          <w:marTop w:val="0"/>
          <w:marBottom w:val="0"/>
          <w:divBdr>
            <w:top w:val="none" w:sz="0" w:space="0" w:color="auto"/>
            <w:left w:val="none" w:sz="0" w:space="0" w:color="auto"/>
            <w:bottom w:val="none" w:sz="0" w:space="0" w:color="auto"/>
            <w:right w:val="none" w:sz="0" w:space="0" w:color="auto"/>
          </w:divBdr>
        </w:div>
        <w:div w:id="703477719">
          <w:marLeft w:val="640"/>
          <w:marRight w:val="0"/>
          <w:marTop w:val="0"/>
          <w:marBottom w:val="0"/>
          <w:divBdr>
            <w:top w:val="none" w:sz="0" w:space="0" w:color="auto"/>
            <w:left w:val="none" w:sz="0" w:space="0" w:color="auto"/>
            <w:bottom w:val="none" w:sz="0" w:space="0" w:color="auto"/>
            <w:right w:val="none" w:sz="0" w:space="0" w:color="auto"/>
          </w:divBdr>
        </w:div>
        <w:div w:id="1105226129">
          <w:marLeft w:val="640"/>
          <w:marRight w:val="0"/>
          <w:marTop w:val="0"/>
          <w:marBottom w:val="0"/>
          <w:divBdr>
            <w:top w:val="none" w:sz="0" w:space="0" w:color="auto"/>
            <w:left w:val="none" w:sz="0" w:space="0" w:color="auto"/>
            <w:bottom w:val="none" w:sz="0" w:space="0" w:color="auto"/>
            <w:right w:val="none" w:sz="0" w:space="0" w:color="auto"/>
          </w:divBdr>
        </w:div>
        <w:div w:id="1222450478">
          <w:marLeft w:val="640"/>
          <w:marRight w:val="0"/>
          <w:marTop w:val="0"/>
          <w:marBottom w:val="0"/>
          <w:divBdr>
            <w:top w:val="none" w:sz="0" w:space="0" w:color="auto"/>
            <w:left w:val="none" w:sz="0" w:space="0" w:color="auto"/>
            <w:bottom w:val="none" w:sz="0" w:space="0" w:color="auto"/>
            <w:right w:val="none" w:sz="0" w:space="0" w:color="auto"/>
          </w:divBdr>
        </w:div>
        <w:div w:id="1227573983">
          <w:marLeft w:val="640"/>
          <w:marRight w:val="0"/>
          <w:marTop w:val="0"/>
          <w:marBottom w:val="0"/>
          <w:divBdr>
            <w:top w:val="none" w:sz="0" w:space="0" w:color="auto"/>
            <w:left w:val="none" w:sz="0" w:space="0" w:color="auto"/>
            <w:bottom w:val="none" w:sz="0" w:space="0" w:color="auto"/>
            <w:right w:val="none" w:sz="0" w:space="0" w:color="auto"/>
          </w:divBdr>
        </w:div>
        <w:div w:id="1243955527">
          <w:marLeft w:val="640"/>
          <w:marRight w:val="0"/>
          <w:marTop w:val="0"/>
          <w:marBottom w:val="0"/>
          <w:divBdr>
            <w:top w:val="none" w:sz="0" w:space="0" w:color="auto"/>
            <w:left w:val="none" w:sz="0" w:space="0" w:color="auto"/>
            <w:bottom w:val="none" w:sz="0" w:space="0" w:color="auto"/>
            <w:right w:val="none" w:sz="0" w:space="0" w:color="auto"/>
          </w:divBdr>
        </w:div>
        <w:div w:id="1636180352">
          <w:marLeft w:val="640"/>
          <w:marRight w:val="0"/>
          <w:marTop w:val="0"/>
          <w:marBottom w:val="0"/>
          <w:divBdr>
            <w:top w:val="none" w:sz="0" w:space="0" w:color="auto"/>
            <w:left w:val="none" w:sz="0" w:space="0" w:color="auto"/>
            <w:bottom w:val="none" w:sz="0" w:space="0" w:color="auto"/>
            <w:right w:val="none" w:sz="0" w:space="0" w:color="auto"/>
          </w:divBdr>
        </w:div>
        <w:div w:id="1712881520">
          <w:marLeft w:val="640"/>
          <w:marRight w:val="0"/>
          <w:marTop w:val="0"/>
          <w:marBottom w:val="0"/>
          <w:divBdr>
            <w:top w:val="none" w:sz="0" w:space="0" w:color="auto"/>
            <w:left w:val="none" w:sz="0" w:space="0" w:color="auto"/>
            <w:bottom w:val="none" w:sz="0" w:space="0" w:color="auto"/>
            <w:right w:val="none" w:sz="0" w:space="0" w:color="auto"/>
          </w:divBdr>
        </w:div>
        <w:div w:id="201545638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ownloads\4134-10603-1-SM.pdf" TargetMode="External"/><Relationship Id="rId18" Type="http://schemas.openxmlformats.org/officeDocument/2006/relationships/image" Target="media/image7.png"/><Relationship Id="rId26" Type="http://schemas.openxmlformats.org/officeDocument/2006/relationships/image" Target="media/image10.jpeg"/><Relationship Id="rId39" Type="http://schemas.openxmlformats.org/officeDocument/2006/relationships/glossaryDocument" Target="glossary/document.xml"/><Relationship Id="rId21" Type="http://schemas.openxmlformats.org/officeDocument/2006/relationships/hyperlink" Target="https://jurnal.mdp.ac.id/index.php/msc/article/view/4320/1292"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file:///C:\Users\hp\Downloads\4134-10603-1-SM.pdf" TargetMode="External"/><Relationship Id="rId17" Type="http://schemas.openxmlformats.org/officeDocument/2006/relationships/image" Target="media/image6.png"/><Relationship Id="rId25" Type="http://schemas.openxmlformats.org/officeDocument/2006/relationships/image" Target="media/image9.jpg"/><Relationship Id="rId33" Type="http://schemas.openxmlformats.org/officeDocument/2006/relationships/hyperlink" Target="file:///C:/Users/harta/Downloads/6971-17901-1-PB%20(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file:///C:/Users/gusti/Downloads/434-Article%20Text-1303-1-10-20201010.pdf" TargetMode="External"/><Relationship Id="rId29" Type="http://schemas.openxmlformats.org/officeDocument/2006/relationships/hyperlink" Target="file:///C:\Users\hp\Downloads\2391-Article%20Text-9946-1-10-2023061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KULIAH\Mengenal_Artificial_Intelligence_Machine.pdf" TargetMode="External"/><Relationship Id="rId24" Type="http://schemas.openxmlformats.org/officeDocument/2006/relationships/hyperlink" Target="file:///C:\Users\harta\Downloads\15213-Article%20Text-51089-1-10-20211202.pdf" TargetMode="External"/><Relationship Id="rId32" Type="http://schemas.openxmlformats.org/officeDocument/2006/relationships/hyperlink" Target="file:///C:/Users/harta/Downloads/9-Article%20Text-20-1-10-20190416.pdf"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file:///C:\Users\harta\AppData\Local\Microsoft\Windows\INetCache\IE\EYBFVTJZ\14320-27641-1-SM%5b1%5d.pdf" TargetMode="External"/><Relationship Id="rId28" Type="http://schemas.openxmlformats.org/officeDocument/2006/relationships/hyperlink" Target="file:///C:\KULIAH\JUS_Bangor_May2009.pdf" TargetMode="External"/><Relationship Id="rId36"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file:///C:/Users/harta/Downloads/5189.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file:///C:/Users/harta/Downloads/15213-Article%20Text-51089-1-10-20211202.pdf" TargetMode="External"/><Relationship Id="rId27" Type="http://schemas.openxmlformats.org/officeDocument/2006/relationships/image" Target="media/image11.png"/><Relationship Id="rId30" Type="http://schemas.openxmlformats.org/officeDocument/2006/relationships/hyperlink" Target="https://www.researchgate.net/profile/Syamsul-Rizal-7/publication/350794389_Deteksi_Parasit_Plasmodium_pada_Citra_Mikroskopis_Hapusan_Darah_dengan_Metode_Deep_Learning/links/60bf144c458515218f9f3ab3/Deteksi-Parasit-Plasmodium-pada-Citra-Mikroskopis-Hapusan-Darah-dengan-Metode-Deep-Learning.pdf" TargetMode="External"/><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8EF776D-3E41-4266-A680-1BCEB8E0FA61}"/>
      </w:docPartPr>
      <w:docPartBody>
        <w:p w:rsidR="005E6AC0" w:rsidRDefault="00867F98">
          <w:r w:rsidRPr="0080411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F98"/>
    <w:rsid w:val="00017473"/>
    <w:rsid w:val="000D22C5"/>
    <w:rsid w:val="000E3DBB"/>
    <w:rsid w:val="001804A9"/>
    <w:rsid w:val="003258AB"/>
    <w:rsid w:val="00486809"/>
    <w:rsid w:val="004F3689"/>
    <w:rsid w:val="005E6AC0"/>
    <w:rsid w:val="00864BBC"/>
    <w:rsid w:val="00867F98"/>
    <w:rsid w:val="00912D99"/>
    <w:rsid w:val="00B06D5C"/>
    <w:rsid w:val="00B82BD4"/>
    <w:rsid w:val="00BB013E"/>
    <w:rsid w:val="00C54C32"/>
    <w:rsid w:val="00F433D8"/>
    <w:rsid w:val="00FB78F6"/>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8207D8-33FB-4468-9DEC-12A6E6CF7FCF}">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0a645830-1e73-4d43-b99c-05fa16cef5ab&quot;,&quot;properties&quot;:{&quot;noteIndex&quot;:0},&quot;isEdited&quot;:false,&quot;manualOverride&quot;:{&quot;isManuallyOverridden&quot;:false,&quot;citeprocText&quot;:&quot;[1]–[4]&quot;,&quot;manualOverrideText&quot;:&quot;&quot;},&quot;citationTag&quot;:&quot;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&quot;,&quot;citationItems&quot;:[{&quot;id&quot;:&quot;a7d7346f-d8c6-3199-826f-64c2a169a1a6&quot;,&quot;itemData&quot;:{&quot;type&quot;:&quot;article-journal&quot;,&quot;id&quot;:&quot;a7d7346f-d8c6-3199-826f-64c2a169a1a6&quot;,&quot;title&quot;:&quot;Estimating the prevalence of dementia in elderly people: a comparison of the Canadian Study of Health and Aging and National Population Health Survey approaches&quot;,&quot;author&quot;:[{&quot;family&quot;:&quot;Thomas&quot;,&quot;given&quot;:&quot;Vince Salazar&quot;,&quot;parse-names&quot;:false,&quot;dropping-particle&quot;:&quot;&quot;,&quot;non-dropping-particle&quot;:&quot;&quot;},{&quot;family&quot;:&quot;Darvesh&quot;,&quot;given&quot;:&quot;Sultan&quot;,&quot;parse-names&quot;:false,&quot;dropping-particle&quot;:&quot;&quot;,&quot;non-dropping-particle&quot;:&quot;&quot;},{&quot;family&quot;:&quot;MacKnight&quot;,&quot;given&quot;:&quot;Chris&quot;,&quot;parse-names&quot;:false,&quot;dropping-particle&quot;:&quot;&quot;,&quot;non-dropping-particle&quot;:&quot;&quot;},{&quot;family&quot;:&quot;Rockwood&quot;,&quot;given&quot;:&quot;Kenneth&quot;,&quot;parse-names&quot;:false,&quot;dropping-particle&quot;:&quot;&quot;,&quot;non-dropping-particle&quot;:&quot;&quot;}],&quot;container-title&quot;:&quot;International psychogeriatrics&quot;,&quot;container-title-short&quot;:&quot;Int Psychogeriatr&quot;,&quot;accessed&quot;:{&quot;date-parts&quot;:[[2022,12,30]]},&quot;DOI&quot;:&quot;10.1017/S1041610202008116&quot;,&quot;ISSN&quot;:&quot;1041-6102&quot;,&quot;PMID&quot;:&quot;11892964&quot;,&quot;URL&quot;:&quot;https://pubmed.ncbi.nlm.nih.gov/11892964/&quot;,&quot;issued&quot;:{&quot;date-parts&quot;:[[2001]]},&quot;page&quot;:&quot;169-175&quot;,&quot;abstract&quot;:&quot;The Canadian Study of Health and Aging (CSHA) and the National Population Health Survey (NPHS) collected data on the prevalence of dementia in differing fashions. The CSHA used a two-stage method with objective testing and expert judgment, and the NPHS used self-report and proxy data. The present report compares estimates of prevalence and the methodology for ascertainment in the two surveys. The more detailed approach of the CSHA offers the more valid means of estimating prevalence and providing data on subtypes, and can be used in natural history studies. The NPHS measures, including a self/proxy report of diagnosed dementia and a derived cognitive measure, are not sufficiently valid for useful inferences to be made. However, the NPHS method can be improved through supplementation with data on functional disability, providing age group-specific point estimates closer to the CSHA's estimates of cognitive impairment and dementia from the community sample. Future waves of the NPHS may wish to include objective cognitive function measures as a cost-efficient and more accurate method of estimating the prevalence of the dementia syndrome without attempting to estimate the prevalence of particular causes of that syndrome.&quot;,&quot;publisher&quot;:&quot;Int Psychogeriatr&quot;,&quot;issue&quot;:&quot;SUPPL. 1&quot;,&quot;volume&quot;:&quot;13 Supp 1&quot;},&quot;isTemporary&quot;:false},{&quot;id&quot;:&quot;39e8ee50-72c6-381d-9bec-96b3f69f3180&quot;,&quot;itemData&quot;:{&quot;type&quot;:&quot;article-journal&quot;,&quot;id&quot;:&quot;39e8ee50-72c6-381d-9bec-96b3f69f3180&quot;,&quot;title&quot;:&quot;Smart health monitoring systems: an overview of design and modeling&quot;,&quot;author&quot;:[{&quot;family&quot;:&quot;Baig&quot;,&quot;given&quot;:&quot;Mirza Mansoor&quot;,&quot;parse-names&quot;:false,&quot;dropping-particle&quot;:&quot;&quot;,&quot;non-dropping-particle&quot;:&quot;&quot;},{&quot;family&quot;:&quot;Gholamhosseini&quot;,&quot;given&quot;:&quot;Hamid&quot;,&quot;parse-names&quot;:false,&quot;dropping-particle&quot;:&quot;&quot;,&quot;non-dropping-particle&quot;:&quot;&quot;}],&quot;container-title&quot;:&quot;Journal of medical systems&quot;,&quot;container-title-short&quot;:&quot;J Med Syst&quot;,&quot;accessed&quot;:{&quot;date-parts&quot;:[[2022,12,30]]},&quot;DOI&quot;:&quot;10.1007/S10916-012-9898-Z&quot;,&quot;ISSN&quot;:&quot;1573-689X&quot;,&quot;PMID&quot;:&quot;23321968&quot;,&quot;URL&quot;:&quot;https://pubmed.ncbi.nlm.nih.gov/23321968/&quot;,&quot;issued&quot;:{&quot;date-parts&quot;:[[2013,4]]},&quot;abstract&quot;:&quot;Health monitoring systems have rapidly evolved during the past two decades and have the potential to change the way health care is currently delivered. Although smart health monitoring systems automate patient monitoring tasks and, thereby improve the patient workflow management, their efficiency in clinical settings is still debatable. This paper presents a review of smart health monitoring systems and an overview of their design and modeling. Furthermore, a critical analysis of the efficiency, clinical acceptability, strategies and recommendations on improving current health monitoring systems will be presented. The main aim is to review current state of the art monitoring systems and to perform extensive and an in-depth analysis of the findings in the area of smart health monitoring systems. In order to achieve this, over fifty different monitoring systems have been selected, categorized, classified and compared. Finally, major advances in the system design level have been discussed, current issues facing health care providers, as well as the potential challenges to health monitoring field will be identified and compared to other similar systems. © 2013 Springer Science+Business Media New York.&quot;,&quot;publisher&quot;:&quot;J Med Syst&quot;,&quot;issue&quot;:&quot;2&quot;,&quot;volume&quot;:&quot;37&quot;},&quot;isTemporary&quot;:false},{&quot;id&quot;:&quot;0dab6c95-829f-34d7-b6e7-ba0dfc187473&quot;,&quot;itemData&quot;:{&quot;type&quot;:&quot;article-journal&quot;,&quot;id&quot;:&quot;0dab6c95-829f-34d7-b6e7-ba0dfc187473&quot;,&quot;title&quot;:&quot;A survey on the roles of communication technologies in IoT-Based personalized healthcare applications&quot;,&quot;author&quot;:[{&quot;family&quot;:&quot;Alam&quot;,&quot;given&quot;:&quot;Muhammad Mahtab&quot;,&quot;parse-names&quot;:false,&quot;dropping-particle&quot;:&quot;&quot;,&quot;non-dropping-particle&quot;:&quot;&quot;},{&quot;family&quot;:&quot;Malik&quot;,&quot;given&quot;:&quot;Hassan&quot;,&quot;parse-names&quot;:false,&quot;dropping-particle&quot;:&quot;&quot;,&quot;non-dropping-particle&quot;:&quot;&quot;},{&quot;family&quot;:&quot;Khan&quot;,&quot;given&quot;:&quot;Muhidul Islam&quot;,&quot;parse-names&quot;:false,&quot;dropping-particle&quot;:&quot;&quot;,&quot;non-dropping-particle&quot;:&quot;&quot;},{&quot;family&quot;:&quot;Pardy&quot;,&quot;given&quot;:&quot;Tamas&quot;,&quot;parse-names&quot;:false,&quot;dropping-particle&quot;:&quot;&quot;,&quot;non-dropping-particle&quot;:&quot;&quot;},{&quot;family&quot;:&quot;Kuusik&quot;,&quot;given&quot;:&quot;Alar&quot;,&quot;parse-names&quot;:false,&quot;dropping-particle&quot;:&quot;&quot;,&quot;non-dropping-particle&quot;:&quot;&quot;},{&quot;family&quot;:&quot;Moullec&quot;,&quot;given&quot;:&quot;Yannick&quot;,&quot;parse-names&quot;:false,&quot;dropping-particle&quot;:&quot;&quot;,&quot;non-dropping-particle&quot;:&quot;le&quot;}],&quot;container-title&quot;:&quot;IEEE Access&quot;,&quot;accessed&quot;:{&quot;date-parts&quot;:[[2022,12,30]]},&quot;DOI&quot;:&quot;10.1109/ACCESS.2018.2853148&quot;,&quot;ISSN&quot;:&quot;21693536&quot;,&quot;issued&quot;:{&quot;date-parts&quot;:[[2018,7,4]]},&quot;page&quot;:&quot;36611-36631&quot;,&quot;abstract&quot;:&quot;The vision of the Internet of Things (IoT) is to enable systems across the globe to share data using advanced communication technologies. With the recent technological advancements, IoT-based solutions are no longer a challenging vision. IoT will offer numerous and potentially revolutionary benefits to today's digital world. Future personalized and connected healthcare is one of the promising areas to see the benefits of IoT. This paper surveys emerging healthcare applications, including detailed technical aspects required for the realization of a complete end-to-end solution for each application. The survey explores the key application-specific requirements from the perspective of communication technologies. Furthermore, a detailed exploration from the existing to the emerging technologies and standards that would enable such applications is presented, highlighting the critical consideration of short-range and long-range communications. Finally, the survey highlights important open research challenges and issues specifically related to IoT-based future healthcare systems.&quot;,&quot;publisher&quot;:&quot;Institute of Electrical and Electronics Engineers Inc.&quot;,&quot;volume&quot;:&quot;6&quot;,&quot;container-title-short&quot;:&quot;&quot;},&quot;isTemporary&quot;:false},{&quot;id&quot;:&quot;830bcb52-4497-39fa-8f21-f1df12370106&quot;,&quot;itemData&quot;:{&quot;type&quot;:&quot;article-journal&quot;,&quot;id&quot;:&quot;830bcb52-4497-39fa-8f21-f1df12370106&quot;,&quot;title&quot;:&quot;A continuous biomedical signal acquisition system based on compressed sensing in body sensor networks&quot;,&quot;author&quot;:[{&quot;family&quot;:&quot;Li&quot;,&quot;given&quot;:&quot;Shancang&quot;,&quot;parse-names&quot;:false,&quot;dropping-particle&quot;:&quot;&quot;,&quot;non-dropping-particle&quot;:&quot;&quot;},{&quot;family&quot;:&quot;Xu&quot;,&quot;given&quot;:&quot;Li&quot;,&quot;parse-names&quot;:false,&quot;dropping-particle&quot;:&quot;da&quot;,&quot;non-dropping-particle&quot;:&quot;&quot;},{&quot;family&quot;:&quot;Wang&quot;,&quot;given&quot;:&quot;Xinheng&quot;,&quot;parse-names&quot;:false,&quot;dropping-particle&quot;:&quot;&quot;,&quot;non-dropping-particle&quot;:&quot;&quot;}],&quot;container-title&quot;:&quot;IEEE Transactions on Industrial Informatics&quot;,&quot;container-title-short&quot;:&quot;IEEE Trans Industr Inform&quot;,&quot;accessed&quot;:{&quot;date-parts&quot;:[[2022,12,30]]},&quot;DOI&quot;:&quot;10.1109/TII.2013.2245334&quot;,&quot;ISSN&quot;:&quot;15513203&quot;,&quot;issued&quot;:{&quot;date-parts&quot;:[[2013]]},&quot;page&quot;:&quot;1764-1771&quot;,&quot;abstract&quot;:&quot;The emerging compressed sensing (CS) holds considerable promise for continuously acquiring biomedical signals in body sensor networks (BSNs), which enables nodes to employ a much lower sampling rate than Nyquist while still able to accurately reconstruct signals. CS-based BSNs are expected to significantly enhance the quality of healthcare and improve the ability of prevention, early diagnosis, and treatment of chronic diseases. However, existing BSNs are still unable to support long-term monitoring in healthcare, as well as providing an energy-efficient low communication burden and inexpensive scheme. Capitalizing on the sparsity of biomedical signals in transfer domains, this paper develops a continuous biomedical signal acquisition system, which explores a sparsification model to find the sparse representation of biomedical signals. The sparsified measurements of signals are wirelessly transmitted to a fusion center through BSNs. Meanwhile, a weighted group sparse reconstruction algorithm is proposed to accurately reconstruct the signals at the fusion center. Simulation results show that, on random sampling over BSN, the proposed group sparse algorithm shows good efficiency, strong stability, and robustness. © 2005-2012 IEEE.&quot;,&quot;issue&quot;:&quot;3&quot;,&quot;volume&quot;:&quot;9&quot;},&quot;isTemporary&quot;:false}]},{&quot;citationID&quot;:&quot;MENDELEY_CITATION_fd0c7702-d89d-44ca-8d8f-f66dc2ae662f&quot;,&quot;properties&quot;:{&quot;noteIndex&quot;:0},&quot;isEdited&quot;:false,&quot;manualOverride&quot;:{&quot;isManuallyOverridden&quot;:false,&quot;citeprocText&quot;:&quot;[5]–[7]&quot;,&quot;manualOverrideText&quot;:&quot;&quot;},&quot;citationTag&quot;:&quot;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&quot;,&quot;citationItems&quot;:[{&quot;id&quot;:&quot;bfe05783-90b8-3eef-98aa-16324fd2f355&quot;,&quot;itemData&quot;:{&quot;type&quot;:&quot;article-journal&quot;,&quot;id&quot;:&quot;bfe05783-90b8-3eef-98aa-16324fd2f355&quot;,&quot;title&quot;:&quot;A survey on ambient-assisted living tools for older adults&quot;,&quot;author&quot;:[{&quot;family&quot;:&quot;Rashidi&quot;,&quot;given&quot;:&quot;Parisa&quot;,&quot;parse-names&quot;:false,&quot;dropping-particle&quot;:&quot;&quot;,&quot;non-dropping-particle&quot;:&quot;&quot;},{&quot;family&quot;:&quot;Mihailidis&quot;,&quot;given&quot;:&quot;Alex&quot;,&quot;parse-names&quot;:false,&quot;dropping-particle&quot;:&quot;&quot;,&quot;non-dropping-particle&quot;:&quot;&quot;}],&quot;container-title&quot;:&quot;IEEE journal of biomedical and health informatics&quot;,&quot;container-title-short&quot;:&quot;IEEE J Biomed Health Inform&quot;,&quot;accessed&quot;:{&quot;date-parts&quot;:[[2022,12,30]]},&quot;DOI&quot;:&quot;10.1109/JBHI.2012.2234129&quot;,&quot;ISSN&quot;:&quot;2168-2208&quot;,&quot;PMID&quot;:&quot;24592460&quot;,&quot;URL&quot;:&quot;https://pubmed.ncbi.nlm.nih.gov/24592460/&quot;,&quot;issued&quot;:{&quot;date-parts&quot;:[[2013]]},&quot;page&quot;:&quot;579-590&quot;,&quot;abstract&quot;:&quot;In recent years, we have witnessed a rapid surge in assisted living technologies due to a rapidly aging society. The aging population, the increasing cost of formal health care, the caregiver burden, and the importance that the individuals place on living independently, all motivate development of innovative-assisted living technologies for safe and independent aging. In this survey, we will summarize the emergence of 'ambient-assisted living\&quot; (AAL) tools for older adults based on ambient intelligence paradigm. We will summarize the state-of-the-art AAL technologies, tools, and techniques, and we will look at current and future challenges. © 2013 IEEE.&quot;,&quot;publisher&quot;:&quot;IEEE J Biomed Health Inform&quot;,&quot;issue&quot;:&quot;3&quot;,&quot;volume&quot;:&quot;17&quot;},&quot;isTemporary&quot;:false},{&quot;id&quot;:&quot;078a8dfd-4451-340c-8f61-68024d999db0&quot;,&quot;itemData&quot;:{&quot;type&quot;:&quot;article-journal&quot;,&quot;id&quot;:&quot;078a8dfd-4451-340c-8f61-68024d999db0&quot;,&quot;title&quot;:&quot;Integration of smart home technologies in a health monitoring system for the elderly&quot;,&quot;author&quot;:[{&quot;family&quot;:&quot;Arcelus&quot;,&quot;given&quot;:&quot;Amaya&quot;,&quot;parse-names&quot;:false,&quot;dropping-particle&quot;:&quot;&quot;,&quot;non-dropping-particle&quot;:&quot;&quot;},{&quot;family&quot;:&quot;Goubran&quot;,&quot;given&quot;:&quot;Rafik&quot;,&quot;parse-names&quot;:false,&quot;dropping-particle&quot;:&quot;&quot;,&quot;non-dropping-particle&quot;:&quot;&quot;},{&quot;family&quot;:&quot;Jones&quot;,&quot;given&quot;:&quot;Megan Howell&quot;,&quot;parse-names&quot;:false,&quot;dropping-particle&quot;:&quot;&quot;,&quot;non-dropping-particle&quot;:&quot;&quot;},{&quot;family&quot;:&quot;Knoefel&quot;,&quot;given&quot;:&quot;Frank&quot;,&quot;parse-names&quot;:false,&quot;dropping-particle&quot;:&quot;&quot;,&quot;non-dropping-particle&quot;:&quot;&quot;}],&quot;container-title&quot;:&quot;Proceedings - 21st International Conference on Advanced Information Networking and Applications Workshops/Symposia, AINAW'07&quot;,&quot;accessed&quot;:{&quot;date-parts&quot;:[[2022,12,30]]},&quot;DOI&quot;:&quot;10.1109/AINAW.2007.209&quot;,&quot;ISBN&quot;:&quot;0769528473&quot;,&quot;issued&quot;:{&quot;date-parts&quot;:[[2007]]},&quot;page&quot;:&quot;820-825&quot;,&quot;abstract&quot;:&quo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 © 2007 IEEE.&quot;,&quot;volume&quot;:&quot;1&quot;,&quot;container-title-short&quot;:&quot;&quot;},&quot;isTemporary&quot;:false},{&quot;id&quot;:&quot;131c7f76-629f-3b3a-be98-10c8a78ef110&quot;,&quot;itemData&quot;:{&quot;type&quot;:&quot;article-journal&quot;,&quot;id&quot;:&quot;131c7f76-629f-3b3a-be98-10c8a78ef110&quot;,&quot;title&quot;:&quot;A survey on wearable sensor-based systems for health monitoring and prognosis&quot;,&quot;author&quot;:[{&quot;family&quot;:&quot;Pantelopoulos&quot;,&quot;given&quot;:&quot;Alexandros&quot;,&quot;parse-names&quot;:false,&quot;dropping-particle&quot;:&quot;&quot;,&quot;non-dropping-particle&quot;:&quot;&quot;},{&quot;family&quot;:&quot;Bourbakis&quot;,&quot;given&quot;:&quot;Nikolaos G.&quot;,&quot;parse-names&quot;:false,&quot;dropping-particle&quot;:&quot;&quot;,&quot;non-dropping-particle&quot;:&quot;&quot;}],&quot;container-title&quot;:&quot;IEEE Transactions on Systems, Man and Cybernetics Part C: Applications and Reviews&quot;,&quot;accessed&quot;:{&quot;date-parts&quot;:[[2022,12,30]]},&quot;DOI&quot;:&quot;10.1109/TSMCC.2009.2032660&quot;,&quot;ISSN&quot;:&quot;10946977&quot;,&quot;issued&quot;:{&quot;date-parts&quot;:[[2010]]},&quot;page&quot;:&quot;1-12&quot;,&quot;abstract&quot;:&quot;The design and development of wearable biosensor systems for health monitoring has garnered lots of attention in the scientific community and the industry during the last years. Mainly motivated by increasing healthcare costs and propelled by recent technological advances in miniature biosensing devices, smart textiles, microelectronics, and wireless communications, the continuous advance of wearable sensor-based systems will potentially transform the future of healthcare by enabling proactive personal health management and ubiquitous monitoring of a patient's health condition.These systems can comprise various types of small physiological sensors, transmission modules and processing capabilities, and can thus facilitate low-cost wearable unobtrusive solutions for continuous all-day and any-place health, mental and activity status monitoring. This paper attempts to comprehensively review the current research and development on wearable biosensor systems for health monitoring. A variety of system implementations are compared in an approach to identify the technological shortcomings of the current state-of-the-art in wearable biosensor solutions. An emphasis is given to multiparameter physiological sensing system designs, providing reliable vital signs measurements and incorporating real-time decision support for early detection of symptoms or context awareness. In order to evaluate the maturity level of the top current achievements in wearable health-monitoring systems, a set of significant features, that best describe the functionality and the characteristics of the systems, has been selected to derive a thorough study. The aim of this survey is not to criticize, but to serve as a reference for researchers and developers in this scientific area and to provide direction for future research improvements.&quot;,&quot;issue&quot;:&quot;1&quot;,&quot;volume&quot;:&quot;40&quot;,&quot;container-title-short&quot;:&quot;&quot;},&quot;isTemporary&quot;:false}]},{&quot;citationID&quot;:&quot;MENDELEY_CITATION_22152cfa-b071-4460-96ab-ddb4e40e7626&quot;,&quot;properties&quot;:{&quot;noteIndex&quot;:0},&quot;isEdited&quot;:false,&quot;manualOverride&quot;:{&quot;isManuallyOverridden&quot;:false,&quot;citeprocText&quot;:&quot;[8], [9]&quot;,&quot;manualOverrideText&quot;:&quot;&quot;},&quot;citationTag&quot;:&quot;MENDELEY_CITATION_v3_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&quot;,&quot;citationItems&quot;:[{&quot;id&quot;:&quot;32eb861d-741c-3e85-b187-b1f1a81f2e42&quot;,&quot;itemData&quot;:{&quot;type&quot;:&quot;article-journal&quot;,&quot;id&quot;:&quot;32eb861d-741c-3e85-b187-b1f1a81f2e42&quot;,&quot;title&quot;:&quot;SweynTooth: Unleashing Mayhem over Bluetooth Low Energy&quot;,&quot;author&quot;:[{&quot;family&quot;:&quot;Garbelini&quot;,&quot;given&quot;:&quot;Matheus E&quot;,&quot;parse-names&quot;:false,&quot;dropping-particle&quot;:&quot;&quot;,&quot;non-dropping-particle&quot;:&quot;&quot;},{&quot;family&quot;:&quot;Sumei&quot;,&quot;given&quot;:&quot;Sun&quot;,&quot;parse-names&quot;:false,&quot;dropping-particle&quot;:&quot;&quot;,&quot;non-dropping-particle&quot;:&quot;&quot;},{&quot;family&quot;:&quot;Kurniawan&quot;,&quot;given&quot;:&quot;Ernest&quot;,&quot;parse-names&quot;:false,&quot;dropping-particle&quot;:&quot;&quot;,&quot;non-dropping-particle&quot;:&quot;&quot;},{&quot;family&quot;:&quot;Star&quot;,&quot;given&quot;:&quot;A *&quot;,&quot;parse-names&quot;:false,&quot;dropping-particle&quot;:&quot;&quot;,&quot;non-dropping-particle&quot;:&quot;&quot;},{&quot;family&quot;:&quot;Wang&quot;,&quot;given&quot;:&quot;Chundong&quot;,&quot;parse-names&quot;:false,&quot;dropping-particle&quot;:&quot;&quot;,&quot;non-dropping-particle&quot;:&quot;&quot;},{&quot;family&quot;:&quot;Chattopadhyay&quot;,&quot;given&quot;:&quot;Sudipta&quot;,&quot;parse-names&quot;:false,&quot;dropping-particle&quot;:&quot;&quot;,&quot;non-dropping-particle&quot;:&quot;&quot;},{&quot;family&quot;:&quot;Sun&quot;,&quot;given&quot;:&quot;Sutd Sumei&quot;,&quot;parse-names&quot;:false,&quot;dropping-particle&quot;:&quot;&quot;,&quot;non-dropping-particle&quot;:&quot;&quot;}],&quot;accessed&quot;:{&quot;date-parts&quot;:[[2022,5,31]]},&quot;ISBN&quot;:&quot;9781939133144&quot;,&quot;URL&quot;:&quot;https://www.usenix.org/conference/atc20/presentation/garbelini&quot;,&quot;abstract&quot;:&quot;The Bluetooth Low Energy (BLE) is a promising short-range communication technology for Internet-of-Things (IoT) with reduced energy consumption. Vendors implement BLE protocols in their manufactured devices compliant to Bluetooth Core Specification. Recently, several vulnerabilities were discovered in the BLE protocol implementations of a few specific products via a manual approach. Considering the diversity and usage of BLE devices as well as the complexity of BLE protocols , we have developed a systematic and comprehensive testing framework, which, as an automated and general-purpose approach, can effectively fuzz any BLE protocol implementation. Our framework runs in a central device and tests a BLE device when the latter gets connected to the central as a peripheral. Our framework incorporates a state machine model of the suite of BLE protocols and monitors the periph-eral's state through its responses. With the state machine and current state of the central, our framework either sends mal-formed packets or normal packets at a wrong time, or both, to the peripheral and awaits an expected response. Anomalous behaviours of the peripheral, e.g., a non-compliant response or unresponsiveness, indicate potential vulnerabilities in its BLE protocol implementation. To maximally expose such anomalies for a BLE device, our framework employs an optimization function to direct the fuzzing process. As of today, we have tested 12 devices from eight vendors and four IoT products, with a total of 11 new vulnerabilities discovered and 13 new Common Vulnerability Exposure (CVE) IDs assigned. We call such a bunch of vulnerabilities as SWEYNTOOTH, which highlights the efficacy of our framework.&quot;,&quot;container-title-short&quot;:&quot;&quot;},&quot;isTemporary&quot;:false},{&quot;id&quot;:&quot;a203e451-5762-362e-bee6-68e71eac7ada&quot;,&quot;itemData&quot;:{&quot;type&quot;:&quot;article-journal&quot;,&quot;id&quot;:&quot;a203e451-5762-362e-bee6-68e71eac7ada&quot;,&quot;title&quot;:&quot;Survey on Wireless Technology Trade-Offs for the Industrial Internet of Things&quot;,&quot;author&quot;:[{&quot;family&quot;:&quot;Seferagi´c&quot;,&quot;given&quot;:&quot;Amina Seferagi´c&quot;,&quot;parse-names&quot;:false,&quot;dropping-particle&quot;:&quot;&quot;,&quot;non-dropping-particle&quot;:&quot;&quot;},{&quot;family&quot;:&quot;Famaey&quot;,&quot;given&quot;:&quot;Jeroen&quot;,&quot;parse-names&quot;:false,&quot;dropping-particle&quot;:&quot;&quot;,&quot;non-dropping-particle&quot;:&quot;&quot;},{&quot;family&quot;:&quot;Poorter&quot;,&quot;given&quot;:&quot;Eli&quot;,&quot;parse-names&quot;:false,&quot;dropping-particle&quot;:&quot;&quot;,&quot;non-dropping-particle&quot;:&quot;de&quot;},{&quot;family&quot;:&quot;Hoebeke&quot;,&quot;given&quot;:&quot;Jeroen&quot;,&quot;parse-names&quot;:false,&quot;dropping-particle&quot;:&quot;&quot;,&quot;non-dropping-particle&quot;:&quot;&quot;},{&quot;family&quot;:&quot;Depoorter@ugent&quot;,&quot;given&quot;:&quot;Eli&quot;,&quot;parse-names&quot;:false,&quot;dropping-particle&quot;:&quot;&quot;,&quot;non-dropping-particle&quot;:&quot;&quot;},{&quot;family&quot;:&quot;Be&quot;,&quot;given&quot;:&quot;E D P&quot;,&quot;parse-names&quot;:false,&quot;dropping-particle&quot;:&quot;&quot;,&quot;non-dropping-particle&quot;:&quot;&quot;},{&quot;family&quot;:&quot;Hoebeke@ugent&quot;,&quot;given&quot;:&quot;Jeroen&quot;,&quot;parse-names&quot;:false,&quot;dropping-particle&quot;:&quot;&quot;,&quot;non-dropping-particle&quot;:&quot;&quot;},{&quot;family&quot;:&quot;Be&quot;,&quot;given&quot;:&quot;J H&quot;,&quot;parse-names&quot;:false,&quot;dropping-particle&quot;:&quot;&quot;,&quot;non-dropping-particle&quot;:&quot;&quot;}],&quot;container-title&quot;:&quot;Sensors 2020, Vol. 20, Page 488&quot;,&quot;accessed&quot;:{&quot;date-parts&quot;:[[2022,5,31]]},&quot;DOI&quot;:&quot;10.3390/S20020488&quot;,&quot;ISSN&quot;:&quot;1424-8220&quot;,&quot;PMID&quot;:&quot;31952214&quot;,&quot;URL&quot;:&quot;https://www.mdpi.com/1424-8220/20/2/488/htm&quot;,&quot;issued&quot;:{&quot;date-parts&quot;:[[2020,1,15]]},&quot;page&quot;:&quot;488&quot;,&quot;abstract&quot;:&quot;Aside from vast deployment cost reduction, Industrial Wireless Sensor and Actuator Networks (IWSAN) introduce a new level of industrial connectivity. Wireless connection of sensors and actuators in industrial environments not only enables wireless monitoring and actuation, it also enables coordination of production stages, connecting mobile robots and autonomous transport vehicles, as well as localization and tracking of assets. All these opportunities already inspired the development of many wireless technologies in an effort to fully enable Industry 4.0. However, different technologies significantly differ in performance and capabilities, none being capable of supporting all industrial use cases. When designing a network solution, one must be aware of the capabilities and the trade-offs that prospective technologies have. This paper evaluates the technologies potentially suitable for IWSAN solutions covering an entire industrial site with limited infrastructure cost and discusses their trade-offs in an effort to provide information for choosing the most suitable technology for the use case of interest. The comparative discussion presented in this paper aims to enable engineers to choose the most suitable wireless technology for their specific IWSAN deployment.&quot;,&quot;publisher&quot;:&quot;Multidisciplinary Digital Publishing Institute&quot;,&quot;issue&quot;:&quot;2&quot;,&quot;volume&quot;:&quot;20&quot;,&quot;container-title-short&quot;:&quot;&quot;},&quot;isTemporary&quot;:false}]},{&quot;citationID&quot;:&quot;MENDELEY_CITATION_290aa05a-23d1-4709-a754-1f3f50acde0b&quot;,&quot;properties&quot;:{&quot;noteIndex&quot;:0},&quot;isEdited&quot;:false,&quot;manualOverride&quot;:{&quot;isManuallyOverridden&quot;:false,&quot;citeprocText&quot;:&quot;[10]&quot;,&quot;manualOverrideText&quot;:&quot;&quot;},&quot;citationTag&quot;:&quot;MENDELEY_CITATION_v3_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&quot;,&quot;citationItems&quot;:[{&quot;id&quot;:&quot;40c90ba7-57b0-35bb-a54c-9f7204b826c5&quot;,&quot;itemData&quot;:{&quot;type&quot;:&quot;article-journal&quot;,&quot;id&quot;:&quot;40c90ba7-57b0-35bb-a54c-9f7204b826c5&quot;,&quot;title&quot;:&quot;Estimating the Prevalence of Dementia in Elderly People: A Comparison of the Canadian Study of Health and Aging and National Population Health Survey Approaches&quot;,&quot;author&quot;:[{&quot;family&quot;:&quot;Thomas&quot;,&quot;given&quot;:&quot;Vince Salazar&quot;,&quot;parse-names&quot;:false,&quot;dropping-particle&quot;:&quot;&quot;,&quot;non-dropping-particle&quot;:&quot;&quot;},{&quot;family&quot;:&quot;Darvesh&quot;,&quot;given&quot;:&quot;Sultan&quot;,&quot;parse-names&quot;:false,&quot;dropping-particle&quot;:&quot;&quot;,&quot;non-dropping-particle&quot;:&quot;&quot;},{&quot;family&quot;:&quot;MacKnight&quot;,&quot;given&quot;:&quot;Chris&quot;,&quot;parse-names&quot;:false,&quot;dropping-particle&quot;:&quot;&quot;,&quot;non-dropping-particle&quot;:&quot;&quot;},{&quot;family&quot;:&quot;Rockwood&quot;,&quot;given&quot;:&quot;Kenneth&quot;,&quot;parse-names&quot;:false,&quot;dropping-particle&quot;:&quot;&quot;,&quot;non-dropping-particle&quot;:&quot;&quot;}],&quot;container-title&quot;:&quot;International Psychogeriatrics&quot;,&quot;container-title-short&quot;:&quot;Int Psychogeriatr&quot;,&quot;accessed&quot;:{&quot;date-parts&quot;:[[2022,5,30]]},&quot;DOI&quot;:&quot;10.1017/S1041610202008116&quot;,&quot;ISSN&quot;:&quot;1741-203X&quot;,&quot;PMID&quot;:&quot;11892964&quot;,&quot;URL&quot;:&quot;https://www.cambridge.org/core/journals/international-psychogeriatrics/article/abs/estimating-the-prevalence-of-dementia-in-elderly-people-a-comparison-of-the-canadian-study-of-health-and-aging-and-national-population-health-survey-approaches/BFC5477D965B1BA0B3E840C85DA328B9&quot;,&quot;issued&quot;:{&quot;date-parts&quot;:[[2001]]},&quot;page&quot;:&quot;169-175&quot;,&quot;abstract&quot;:&quot;The Canadian Study of Health and Aging (CSHA) and the National Population Health Survey (NPHS) collected data on the prevalence of dementia in differing fashions. The CSHA used a two-stage method with objective testing and expert judgment, and the NPHS used self-report and proxy data. The present report compares estimates of prevalence and the methodology for ascertainment in the two surveys. The more detailed approach of the CSHA offers the more valid means of estimating prevalence and providing data on subtypes, and can be used in natural history studies. The NPHS measures, including a self/proxy report of diagnosed dementia and a derived cognitive measure, are not sufficiently valid for useful inferences to be made. However, the NPHS method can be improved through supplementation with data on functional disability, providing age group-specific point estimates closer to the CSHA's estimates of cognitive impairment and dementia from the community sample. Future waves of the NPHS may wish to include objective cognitive function measures as a cost-efficient and more accurate method of estimating the prevalence of the dementia syndrome without attempting to estimate the prevalence of particular causes of that syndrome.&quot;,&quot;publisher&quot;:&quot;Cambridge University Press&quot;,&quot;issue&quot;:&quot;S1&quot;,&quot;volume&quot;:&quot;13&quot;},&quot;isTemporary&quot;:false}]},{&quot;citationID&quot;:&quot;MENDELEY_CITATION_58050b9b-cfd0-4717-b569-f5d5974285c3&quot;,&quot;properties&quot;:{&quot;noteIndex&quot;:0},&quot;isEdited&quot;:false,&quot;manualOverride&quot;:{&quot;isManuallyOverridden&quot;:false,&quot;citeprocText&quot;:&quot;[5]&quot;,&quot;manualOverrideText&quot;:&quot;&quot;},&quot;citationTag&quot;:&quot;MENDELEY_CITATION_v3_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&quot;,&quot;citationItems&quot;:[{&quot;id&quot;:&quot;bfe05783-90b8-3eef-98aa-16324fd2f355&quot;,&quot;itemData&quot;:{&quot;type&quot;:&quot;article-journal&quot;,&quot;id&quot;:&quot;bfe05783-90b8-3eef-98aa-16324fd2f355&quot;,&quot;title&quot;:&quot;A survey on ambient-assisted living tools for older adults&quot;,&quot;author&quot;:[{&quot;family&quot;:&quot;Rashidi&quot;,&quot;given&quot;:&quot;Parisa&quot;,&quot;parse-names&quot;:false,&quot;dropping-particle&quot;:&quot;&quot;,&quot;non-dropping-particle&quot;:&quot;&quot;},{&quot;family&quot;:&quot;Mihailidis&quot;,&quot;given&quot;:&quot;Alex&quot;,&quot;parse-names&quot;:false,&quot;dropping-particle&quot;:&quot;&quot;,&quot;non-dropping-particle&quot;:&quot;&quot;}],&quot;container-title&quot;:&quot;IEEE journal of biomedical and health informatics&quot;,&quot;container-title-short&quot;:&quot;IEEE J Biomed Health Inform&quot;,&quot;accessed&quot;:{&quot;date-parts&quot;:[[2022,12,30]]},&quot;DOI&quot;:&quot;10.1109/JBHI.2012.2234129&quot;,&quot;ISSN&quot;:&quot;2168-2208&quot;,&quot;PMID&quot;:&quot;24592460&quot;,&quot;URL&quot;:&quot;https://pubmed.ncbi.nlm.nih.gov/24592460/&quot;,&quot;issued&quot;:{&quot;date-parts&quot;:[[2013]]},&quot;page&quot;:&quot;579-590&quot;,&quot;abstract&quot;:&quot;In recent years, we have witnessed a rapid surge in assisted living technologies due to a rapidly aging society. The aging population, the increasing cost of formal health care, the caregiver burden, and the importance that the individuals place on living independently, all motivate development of innovative-assisted living technologies for safe and independent aging. In this survey, we will summarize the emergence of 'ambient-assisted living\&quot; (AAL) tools for older adults based on ambient intelligence paradigm. We will summarize the state-of-the-art AAL technologies, tools, and techniques, and we will look at current and future challenges. © 2013 IEEE.&quot;,&quot;publisher&quot;:&quot;IEEE J Biomed Health Inform&quot;,&quot;issue&quot;:&quot;3&quot;,&quot;volume&quot;:&quot;17&quot;},&quot;isTemporary&quot;:false}]},{&quot;citationID&quot;:&quot;MENDELEY_CITATION_d3409242-6b58-48df-a321-c95d0afbe3d9&quot;,&quot;properties&quot;:{&quot;noteIndex&quot;:0},&quot;isEdited&quot;:false,&quot;manualOverride&quot;:{&quot;isManuallyOverridden&quot;:false,&quot;citeprocText&quot;:&quot;[11]&quot;,&quot;manualOverrideText&quot;:&quot;&quot;},&quot;citationTag&quot;:&quot;MENDELEY_CITATION_v3_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&quot;,&quot;citationItems&quot;:[{&quot;id&quot;:&quot;1d68ef9f-de2b-3051-bcbd-1e58741be324&quot;,&quot;itemData&quot;:{&quot;type&quot;:&quot;article-journal&quot;,&quot;id&quot;:&quot;1d68ef9f-de2b-3051-bcbd-1e58741be324&quot;,&quot;title&quot;:&quot;Wearable Sensors for Remote Health Monitoring&quot;,&quot;author&quot;:[{&quot;family&quot;:&quot;Majumder&quot;,&quot;given&quot;:&quot;Sumit&quot;,&quot;parse-names&quot;:false,&quot;dropping-particle&quot;:&quot;&quot;,&quot;non-dropping-particle&quot;:&quot;&quot;},{&quot;family&quot;:&quot;Mondal&quot;,&quot;given&quot;:&quot;Tapas&quot;,&quot;parse-names&quot;:false,&quot;dropping-particle&quot;:&quot;&quot;,&quot;non-dropping-particle&quot;:&quot;&quot;},{&quot;family&quot;:&quot;Deen&quot;,&quot;given&quot;:&quot;M. Jamal&quot;,&quot;parse-names&quot;:false,&quot;dropping-particle&quot;:&quot;&quot;,&quot;non-dropping-particle&quot;:&quot;&quot;}],&quot;container-title&quot;:&quot;Sensors (Basel, Switzerland)&quot;,&quot;container-title-short&quot;:&quot;Sensors (Basel)&quot;,&quot;accessed&quot;:{&quot;date-parts&quot;:[[2022,12,30]]},&quot;DOI&quot;:&quot;10.3390/S17010130&quot;,&quot;ISSN&quot;:&quot;1424-8220&quot;,&quot;PMID&quot;:&quot;28085085&quot;,&quot;URL&quot;:&quot;https://pubmed.ncbi.nlm.nih.gov/28085085/&quot;,&quot;issued&quot;:{&quot;date-parts&quot;:[[2017,1,12]]},&quot;abstract&quot;:&quot;Life expectancy in most countries has been increasing continually over the several few decades thanks to significant improvements in medicine, public health, as well as personal and environmental hygiene. However, increased life expectancy combined with falling birth rates are expected to engender a large aging demographic in the near future that would impose significant burdens on the socio-economic structure of these countries. Therefore, it is essential to develop cost-effective, easy-to-use systems for the sake of elderly healthcare and well-being. Remote health monitoring, based on non-invasive and wearable sensors, actuators and modern communication and information technologies offers an efficient and cost-effective solution that allows the elderly to continue to live in their comfortable home environment instead of expensive healthcare facilities. These systems will also allow healthcare personnel to monitor important physiological signs of their patients in real time, assess health conditions and provide feedback from distant facilities. In this paper, we have presented and compared several low-cost and non-invasive health and activity monitoring systems that were reported in recent years. A survey on textile-based sensors that can potentially be used in wearable systems is also presented. Finally, compatibility of several communication technologies as well as future perspectives and research challenges in remote monitoring systems will be discussed.&quot;,&quot;publisher&quot;:&quot;Sensors (Basel)&quot;,&quot;issue&quot;:&quot;1&quot;,&quot;volume&quot;:&quot;17&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56455A-302E-444B-A53E-D9298004C5A6}">
  <ds:schemaRefs>
    <ds:schemaRef ds:uri="http://schemas.openxmlformats.org/officeDocument/2006/bibliography"/>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Normal.dotm</Template>
  <TotalTime>3512</TotalTime>
  <Pages>67</Pages>
  <Words>13247</Words>
  <Characters>75514</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VINSENSIUS SIGIT WIDHI PRABOWO</dc:creator>
  <cp:keywords/>
  <dc:description/>
  <cp:lastModifiedBy>I GUSTI NGURAH REJSKI ARIANTARA PUTRA</cp:lastModifiedBy>
  <cp:revision>822</cp:revision>
  <dcterms:created xsi:type="dcterms:W3CDTF">2023-07-15T14:54:00Z</dcterms:created>
  <dcterms:modified xsi:type="dcterms:W3CDTF">2023-08-06T03:30:00Z</dcterms:modified>
</cp:coreProperties>
</file>